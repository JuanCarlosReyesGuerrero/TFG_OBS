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4D5FD6" w14:textId="77777777" w:rsidR="00453FA0" w:rsidRDefault="00453FA0" w:rsidP="00DB125D">
      <w:pPr>
        <w:jc w:val="center"/>
        <w:rPr>
          <w:ins w:id="0" w:author="Juan Carlos Reyes Guerrero" w:date="2017-03-08T20:17:00Z"/>
          <w:b/>
          <w:sz w:val="30"/>
          <w:szCs w:val="30"/>
        </w:rPr>
      </w:pPr>
    </w:p>
    <w:p w14:paraId="5B05B526" w14:textId="77777777" w:rsidR="00453FA0" w:rsidRDefault="00453FA0" w:rsidP="00DB125D">
      <w:pPr>
        <w:jc w:val="center"/>
        <w:rPr>
          <w:ins w:id="1" w:author="Juan Carlos Reyes Guerrero" w:date="2017-03-08T20:17:00Z"/>
          <w:b/>
          <w:sz w:val="30"/>
          <w:szCs w:val="30"/>
        </w:rPr>
      </w:pPr>
    </w:p>
    <w:p w14:paraId="6ADF64C4" w14:textId="77777777" w:rsidR="00453FA0" w:rsidRDefault="00453FA0" w:rsidP="00DB125D">
      <w:pPr>
        <w:jc w:val="center"/>
        <w:rPr>
          <w:ins w:id="2" w:author="Juan Carlos Reyes Guerrero" w:date="2017-03-08T20:17:00Z"/>
          <w:b/>
          <w:sz w:val="30"/>
          <w:szCs w:val="30"/>
        </w:rPr>
      </w:pPr>
    </w:p>
    <w:p w14:paraId="33AC875C" w14:textId="77777777" w:rsidR="00453FA0" w:rsidRDefault="00453FA0" w:rsidP="00DB125D">
      <w:pPr>
        <w:jc w:val="center"/>
        <w:rPr>
          <w:ins w:id="3" w:author="Juan Carlos Reyes Guerrero" w:date="2017-03-08T20:17:00Z"/>
          <w:b/>
          <w:sz w:val="30"/>
          <w:szCs w:val="30"/>
        </w:rPr>
      </w:pPr>
    </w:p>
    <w:p w14:paraId="5FBE4A65" w14:textId="7CD1A664" w:rsidR="00DB125D" w:rsidRDefault="00DB125D" w:rsidP="00DB125D">
      <w:pPr>
        <w:jc w:val="center"/>
        <w:rPr>
          <w:ins w:id="4" w:author="Juan Carlos Reyes Guerrero" w:date="2017-03-08T20:17:00Z"/>
          <w:b/>
          <w:sz w:val="30"/>
          <w:szCs w:val="30"/>
        </w:rPr>
      </w:pPr>
      <w:r w:rsidRPr="003A15EF">
        <w:rPr>
          <w:b/>
          <w:sz w:val="30"/>
          <w:szCs w:val="30"/>
        </w:rPr>
        <w:t>TRABAJO FINAL DE MÁSTER</w:t>
      </w:r>
    </w:p>
    <w:p w14:paraId="11E93F98" w14:textId="3C396809" w:rsidR="00453FA0" w:rsidRDefault="00453FA0" w:rsidP="00DB125D">
      <w:pPr>
        <w:jc w:val="center"/>
        <w:rPr>
          <w:ins w:id="5" w:author="Juan Carlos Reyes Guerrero" w:date="2017-03-08T20:17:00Z"/>
          <w:b/>
          <w:sz w:val="30"/>
          <w:szCs w:val="30"/>
        </w:rPr>
      </w:pPr>
    </w:p>
    <w:p w14:paraId="0158F57E" w14:textId="77777777" w:rsidR="00453FA0" w:rsidRPr="003A15EF" w:rsidRDefault="00453FA0" w:rsidP="00DB125D">
      <w:pPr>
        <w:jc w:val="center"/>
        <w:rPr>
          <w:b/>
          <w:sz w:val="30"/>
          <w:szCs w:val="30"/>
        </w:rPr>
      </w:pPr>
    </w:p>
    <w:p w14:paraId="2238E31A" w14:textId="77777777" w:rsidR="00DB125D" w:rsidRPr="003A15EF" w:rsidRDefault="00DB125D" w:rsidP="00DB125D">
      <w:pPr>
        <w:jc w:val="center"/>
        <w:rPr>
          <w:b/>
          <w:sz w:val="28"/>
          <w:szCs w:val="28"/>
        </w:rPr>
      </w:pPr>
    </w:p>
    <w:p w14:paraId="7B6D3130" w14:textId="77777777" w:rsidR="00DB125D" w:rsidRPr="003A15EF" w:rsidRDefault="00DB125D" w:rsidP="00DB125D">
      <w:pPr>
        <w:jc w:val="center"/>
        <w:rPr>
          <w:b/>
          <w:sz w:val="26"/>
          <w:szCs w:val="26"/>
        </w:rPr>
      </w:pPr>
      <w:r w:rsidRPr="003A15EF">
        <w:rPr>
          <w:b/>
          <w:sz w:val="26"/>
          <w:szCs w:val="26"/>
        </w:rPr>
        <w:t>DISEÑO, CONSTRUCCIÓN E IMPLEMENTACIÓN DE SISTEMA DE INFORMACIÓN PARA DETECTAR FRAUDE EN REDES ELÉCTRICAS DE MEDIA Y BAJA TENSIÓN.</w:t>
      </w:r>
    </w:p>
    <w:p w14:paraId="2704E8FD" w14:textId="77777777" w:rsidR="00DB125D" w:rsidRDefault="00DB125D" w:rsidP="00DB125D">
      <w:pPr>
        <w:jc w:val="center"/>
        <w:rPr>
          <w:b/>
        </w:rPr>
      </w:pPr>
    </w:p>
    <w:p w14:paraId="026AF0C7" w14:textId="77777777" w:rsidR="00DB125D" w:rsidRDefault="00DB125D" w:rsidP="00DB125D">
      <w:pPr>
        <w:jc w:val="center"/>
        <w:rPr>
          <w:b/>
        </w:rPr>
      </w:pPr>
    </w:p>
    <w:p w14:paraId="5BA3C4FA" w14:textId="77777777" w:rsidR="00DB125D" w:rsidRDefault="00DB125D" w:rsidP="00DB125D">
      <w:pPr>
        <w:jc w:val="center"/>
        <w:rPr>
          <w:b/>
        </w:rPr>
      </w:pPr>
    </w:p>
    <w:p w14:paraId="34C89DFD" w14:textId="77777777" w:rsidR="00DB125D" w:rsidRDefault="00DB125D" w:rsidP="00DB125D">
      <w:pPr>
        <w:jc w:val="center"/>
        <w:rPr>
          <w:b/>
        </w:rPr>
      </w:pPr>
    </w:p>
    <w:p w14:paraId="0F61C45C" w14:textId="77777777" w:rsidR="00DB125D" w:rsidRDefault="00DB125D" w:rsidP="00DB125D">
      <w:pPr>
        <w:jc w:val="center"/>
        <w:rPr>
          <w:b/>
        </w:rPr>
      </w:pPr>
    </w:p>
    <w:p w14:paraId="34B6C1E8" w14:textId="4CCE9C8B" w:rsidR="00DB125D" w:rsidDel="00453FA0" w:rsidRDefault="00DB125D" w:rsidP="00DB125D">
      <w:pPr>
        <w:jc w:val="center"/>
        <w:rPr>
          <w:del w:id="6" w:author="Juan Carlos Reyes Guerrero" w:date="2017-03-08T20:17:00Z"/>
          <w:b/>
        </w:rPr>
      </w:pPr>
    </w:p>
    <w:p w14:paraId="6239BBDE" w14:textId="2D585C10" w:rsidR="00DB125D" w:rsidDel="00453FA0" w:rsidRDefault="00DB125D" w:rsidP="00DB125D">
      <w:pPr>
        <w:jc w:val="center"/>
        <w:rPr>
          <w:del w:id="7" w:author="Juan Carlos Reyes Guerrero" w:date="2017-03-08T20:17:00Z"/>
          <w:b/>
        </w:rPr>
      </w:pPr>
    </w:p>
    <w:p w14:paraId="5BE924A4" w14:textId="31D08F68" w:rsidR="00DB125D" w:rsidDel="00453FA0" w:rsidRDefault="00DB125D" w:rsidP="00DB125D">
      <w:pPr>
        <w:jc w:val="center"/>
        <w:rPr>
          <w:del w:id="8" w:author="Juan Carlos Reyes Guerrero" w:date="2017-03-08T20:17:00Z"/>
          <w:b/>
        </w:rPr>
      </w:pPr>
    </w:p>
    <w:p w14:paraId="1A2F7E1F" w14:textId="291A4819" w:rsidR="00DB125D" w:rsidDel="00453FA0" w:rsidRDefault="00DB125D" w:rsidP="00DB125D">
      <w:pPr>
        <w:jc w:val="center"/>
        <w:rPr>
          <w:del w:id="9" w:author="Juan Carlos Reyes Guerrero" w:date="2017-03-08T20:17:00Z"/>
          <w:b/>
        </w:rPr>
      </w:pPr>
    </w:p>
    <w:p w14:paraId="2B063D3C" w14:textId="704CAD36" w:rsidR="00DB125D" w:rsidDel="00453FA0" w:rsidRDefault="00DB125D" w:rsidP="00DB125D">
      <w:pPr>
        <w:jc w:val="center"/>
        <w:rPr>
          <w:del w:id="10" w:author="Juan Carlos Reyes Guerrero" w:date="2017-03-08T20:17:00Z"/>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Hernán Ricardo Martín Martín</w:t>
      </w:r>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420222" w:rsidRDefault="00DB125D" w:rsidP="00DB125D">
      <w:pPr>
        <w:jc w:val="center"/>
        <w:rPr>
          <w:b/>
          <w:sz w:val="26"/>
          <w:szCs w:val="26"/>
          <w:lang w:val="en-US"/>
        </w:rPr>
      </w:pPr>
      <w:r w:rsidRPr="00420222">
        <w:rPr>
          <w:sz w:val="26"/>
          <w:szCs w:val="26"/>
          <w:lang w:val="en-US"/>
        </w:rPr>
        <w:t>Diego Armando Lamprea Molina</w:t>
      </w:r>
    </w:p>
    <w:p w14:paraId="1E4300AB" w14:textId="77777777" w:rsidR="00DB125D" w:rsidRPr="00420222" w:rsidRDefault="00DB125D" w:rsidP="00DB125D">
      <w:pPr>
        <w:jc w:val="center"/>
        <w:rPr>
          <w:b/>
          <w:lang w:val="en-US"/>
        </w:rPr>
      </w:pPr>
    </w:p>
    <w:p w14:paraId="0B7D5074" w14:textId="77777777" w:rsidR="00DB125D" w:rsidRPr="00420222" w:rsidRDefault="00DB125D" w:rsidP="00DB125D">
      <w:pPr>
        <w:jc w:val="center"/>
        <w:rPr>
          <w:b/>
          <w:lang w:val="en-US"/>
        </w:rPr>
      </w:pPr>
    </w:p>
    <w:p w14:paraId="61842BAF" w14:textId="77777777" w:rsidR="00DB125D" w:rsidRPr="00420222" w:rsidRDefault="00DB125D" w:rsidP="00DB125D">
      <w:pPr>
        <w:jc w:val="center"/>
        <w:rPr>
          <w:b/>
          <w:lang w:val="en-US"/>
        </w:rPr>
      </w:pPr>
    </w:p>
    <w:p w14:paraId="268CC599" w14:textId="77777777" w:rsidR="00DB125D" w:rsidRPr="00420222" w:rsidRDefault="00DB125D" w:rsidP="00DB125D">
      <w:pPr>
        <w:jc w:val="center"/>
        <w:rPr>
          <w:b/>
          <w:lang w:val="en-US"/>
        </w:rPr>
      </w:pPr>
    </w:p>
    <w:p w14:paraId="01853D14" w14:textId="77777777" w:rsidR="00DB125D" w:rsidRPr="00420222" w:rsidRDefault="00DB125D" w:rsidP="00DB125D">
      <w:pPr>
        <w:jc w:val="center"/>
        <w:rPr>
          <w:b/>
          <w:lang w:val="en-US"/>
        </w:rPr>
      </w:pPr>
    </w:p>
    <w:p w14:paraId="6F84C81C" w14:textId="77777777" w:rsidR="00DB125D" w:rsidRPr="00420222" w:rsidRDefault="00DB125D" w:rsidP="00DB125D">
      <w:pPr>
        <w:jc w:val="center"/>
        <w:rPr>
          <w:b/>
          <w:lang w:val="en-US"/>
        </w:rPr>
      </w:pPr>
    </w:p>
    <w:p w14:paraId="53FDBB94" w14:textId="77777777" w:rsidR="00DB125D" w:rsidRPr="00420222" w:rsidRDefault="00DB125D" w:rsidP="00DB125D">
      <w:pPr>
        <w:jc w:val="center"/>
        <w:rPr>
          <w:b/>
          <w:lang w:val="en-US"/>
        </w:rPr>
      </w:pPr>
    </w:p>
    <w:p w14:paraId="4812073D" w14:textId="77777777" w:rsidR="00DB125D" w:rsidRPr="00420222" w:rsidRDefault="00DB125D" w:rsidP="00DB125D">
      <w:pPr>
        <w:jc w:val="center"/>
        <w:rPr>
          <w:b/>
          <w:lang w:val="en-US"/>
        </w:rPr>
      </w:pPr>
    </w:p>
    <w:p w14:paraId="76AC8D44" w14:textId="77777777" w:rsidR="00DB125D" w:rsidRPr="00420222" w:rsidRDefault="00DB125D" w:rsidP="00DB125D">
      <w:pPr>
        <w:jc w:val="center"/>
        <w:rPr>
          <w:b/>
          <w:lang w:val="en-US"/>
        </w:rPr>
      </w:pPr>
    </w:p>
    <w:p w14:paraId="54B46F4D" w14:textId="77777777" w:rsidR="00DB125D" w:rsidRPr="00420222" w:rsidRDefault="00DB125D" w:rsidP="00DB125D">
      <w:pPr>
        <w:jc w:val="center"/>
        <w:rPr>
          <w:b/>
          <w:lang w:val="en-US"/>
        </w:rPr>
      </w:pPr>
    </w:p>
    <w:p w14:paraId="291EB1B8" w14:textId="77777777" w:rsidR="00DB125D" w:rsidRPr="00420222" w:rsidRDefault="00DB125D" w:rsidP="00DB125D">
      <w:pPr>
        <w:jc w:val="center"/>
        <w:rPr>
          <w:b/>
          <w:lang w:val="en-US"/>
        </w:rPr>
      </w:pPr>
    </w:p>
    <w:p w14:paraId="1994A408" w14:textId="77777777" w:rsidR="00DB125D" w:rsidRPr="00420222" w:rsidRDefault="00DB125D" w:rsidP="00DB125D">
      <w:pPr>
        <w:jc w:val="center"/>
        <w:rPr>
          <w:b/>
          <w:lang w:val="en-US"/>
        </w:rPr>
      </w:pPr>
    </w:p>
    <w:p w14:paraId="7665859E" w14:textId="1F4F78F6" w:rsidR="00DB125D" w:rsidRPr="00420222" w:rsidDel="00453FA0" w:rsidRDefault="00DB125D" w:rsidP="00DB125D">
      <w:pPr>
        <w:jc w:val="center"/>
        <w:rPr>
          <w:del w:id="11" w:author="Juan Carlos Reyes Guerrero" w:date="2017-03-08T20:20:00Z"/>
          <w:b/>
          <w:lang w:val="en-US"/>
        </w:rPr>
      </w:pPr>
    </w:p>
    <w:p w14:paraId="2FC3FFE0" w14:textId="77777777" w:rsidR="00DB125D" w:rsidRPr="00420222" w:rsidRDefault="00DB125D" w:rsidP="00DB125D">
      <w:pPr>
        <w:jc w:val="center"/>
        <w:rPr>
          <w:b/>
          <w:lang w:val="en-US"/>
        </w:rPr>
      </w:pPr>
      <w:bookmarkStart w:id="12" w:name="_GoBack"/>
      <w:bookmarkEnd w:id="12"/>
    </w:p>
    <w:p w14:paraId="0D3C096C" w14:textId="77777777" w:rsidR="00DB125D" w:rsidRPr="0095794E" w:rsidRDefault="00DB125D" w:rsidP="00DB125D">
      <w:pPr>
        <w:jc w:val="center"/>
        <w:rPr>
          <w:b/>
          <w:sz w:val="26"/>
          <w:szCs w:val="26"/>
          <w:lang w:val="en-US"/>
        </w:rPr>
      </w:pPr>
      <w:r w:rsidRPr="0095794E">
        <w:rPr>
          <w:b/>
          <w:sz w:val="26"/>
          <w:szCs w:val="26"/>
          <w:lang w:val="en-US"/>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7BB56DB2" w14:textId="77777777" w:rsidR="00DB125D" w:rsidRDefault="00DB125D" w:rsidP="00DB125D">
      <w:pPr>
        <w:jc w:val="center"/>
        <w:rPr>
          <w:b/>
          <w:sz w:val="26"/>
          <w:szCs w:val="26"/>
        </w:rPr>
      </w:pPr>
    </w:p>
    <w:p w14:paraId="7A3E32FB" w14:textId="77777777" w:rsidR="00DB125D" w:rsidRDefault="00DB125D" w:rsidP="00DB125D">
      <w:pPr>
        <w:jc w:val="center"/>
        <w:rPr>
          <w:b/>
          <w:sz w:val="26"/>
          <w:szCs w:val="26"/>
        </w:rPr>
      </w:pPr>
      <w:r>
        <w:rPr>
          <w:b/>
          <w:sz w:val="26"/>
          <w:szCs w:val="26"/>
        </w:rPr>
        <w:t>TABLA DE CONTENIDO</w:t>
      </w:r>
    </w:p>
    <w:p w14:paraId="3F36C7FC" w14:textId="77777777" w:rsidR="00B27A1A" w:rsidRDefault="00B27A1A" w:rsidP="00DB125D">
      <w:pPr>
        <w:jc w:val="center"/>
        <w:rPr>
          <w:b/>
          <w:sz w:val="26"/>
          <w:szCs w:val="26"/>
        </w:rPr>
      </w:pPr>
    </w:p>
    <w:p w14:paraId="33A2F1AE" w14:textId="4A4D8588" w:rsidR="00B27A1A" w:rsidRDefault="00DB125D">
      <w:pPr>
        <w:pStyle w:val="TDC1"/>
        <w:tabs>
          <w:tab w:val="left" w:pos="480"/>
          <w:tab w:val="right" w:leader="dot" w:pos="8828"/>
        </w:tabs>
        <w:rPr>
          <w:rFonts w:asciiTheme="minorHAnsi" w:eastAsiaTheme="minorEastAsia" w:hAnsiTheme="minorHAnsi"/>
          <w:noProof/>
          <w:sz w:val="22"/>
          <w:szCs w:val="22"/>
          <w:lang w:val="es-CO" w:eastAsia="es-CO"/>
        </w:rPr>
      </w:pPr>
      <w:r>
        <w:rPr>
          <w:b/>
          <w:sz w:val="26"/>
          <w:szCs w:val="26"/>
        </w:rPr>
        <w:fldChar w:fldCharType="begin"/>
      </w:r>
      <w:r>
        <w:rPr>
          <w:b/>
          <w:sz w:val="26"/>
          <w:szCs w:val="26"/>
        </w:rPr>
        <w:instrText xml:space="preserve"> TOC \o "1-3" </w:instrText>
      </w:r>
      <w:r>
        <w:rPr>
          <w:b/>
          <w:sz w:val="26"/>
          <w:szCs w:val="26"/>
        </w:rPr>
        <w:fldChar w:fldCharType="separate"/>
      </w:r>
      <w:r w:rsidR="00B27A1A">
        <w:rPr>
          <w:noProof/>
        </w:rPr>
        <w:t>1.</w:t>
      </w:r>
      <w:r w:rsidR="00B27A1A">
        <w:rPr>
          <w:rFonts w:asciiTheme="minorHAnsi" w:eastAsiaTheme="minorEastAsia" w:hAnsiTheme="minorHAnsi"/>
          <w:noProof/>
          <w:sz w:val="22"/>
          <w:szCs w:val="22"/>
          <w:lang w:val="es-CO" w:eastAsia="es-CO"/>
        </w:rPr>
        <w:tab/>
      </w:r>
      <w:r w:rsidR="00B27A1A">
        <w:rPr>
          <w:noProof/>
        </w:rPr>
        <w:t>INTRODUCCIÓN AL PROYECTO</w:t>
      </w:r>
      <w:r w:rsidR="00B27A1A">
        <w:rPr>
          <w:noProof/>
        </w:rPr>
        <w:tab/>
      </w:r>
      <w:r w:rsidR="00B27A1A">
        <w:rPr>
          <w:noProof/>
        </w:rPr>
        <w:fldChar w:fldCharType="begin"/>
      </w:r>
      <w:r w:rsidR="00B27A1A">
        <w:rPr>
          <w:noProof/>
        </w:rPr>
        <w:instrText xml:space="preserve"> PAGEREF _Toc476693579 \h </w:instrText>
      </w:r>
      <w:r w:rsidR="00B27A1A">
        <w:rPr>
          <w:noProof/>
        </w:rPr>
      </w:r>
      <w:r w:rsidR="00B27A1A">
        <w:rPr>
          <w:noProof/>
        </w:rPr>
        <w:fldChar w:fldCharType="separate"/>
      </w:r>
      <w:r w:rsidR="00B27A1A">
        <w:rPr>
          <w:noProof/>
        </w:rPr>
        <w:t>5</w:t>
      </w:r>
      <w:r w:rsidR="00B27A1A">
        <w:rPr>
          <w:noProof/>
        </w:rPr>
        <w:fldChar w:fldCharType="end"/>
      </w:r>
    </w:p>
    <w:p w14:paraId="0D1E5F9B"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rPr>
        <w:t>2.</w:t>
      </w:r>
      <w:r>
        <w:rPr>
          <w:rFonts w:asciiTheme="minorHAnsi" w:eastAsiaTheme="minorEastAsia" w:hAnsiTheme="minorHAnsi"/>
          <w:noProof/>
          <w:sz w:val="22"/>
          <w:szCs w:val="22"/>
          <w:lang w:val="es-CO" w:eastAsia="es-CO"/>
        </w:rPr>
        <w:tab/>
      </w:r>
      <w:r>
        <w:rPr>
          <w:noProof/>
        </w:rPr>
        <w:t>MARCO LÓGICO</w:t>
      </w:r>
      <w:r>
        <w:rPr>
          <w:noProof/>
        </w:rPr>
        <w:tab/>
      </w:r>
      <w:r>
        <w:rPr>
          <w:noProof/>
        </w:rPr>
        <w:fldChar w:fldCharType="begin"/>
      </w:r>
      <w:r>
        <w:rPr>
          <w:noProof/>
        </w:rPr>
        <w:instrText xml:space="preserve"> PAGEREF _Toc476693580 \h </w:instrText>
      </w:r>
      <w:r>
        <w:rPr>
          <w:noProof/>
        </w:rPr>
      </w:r>
      <w:r>
        <w:rPr>
          <w:noProof/>
        </w:rPr>
        <w:fldChar w:fldCharType="separate"/>
      </w:r>
      <w:r>
        <w:rPr>
          <w:noProof/>
        </w:rPr>
        <w:t>6</w:t>
      </w:r>
      <w:r>
        <w:rPr>
          <w:noProof/>
        </w:rPr>
        <w:fldChar w:fldCharType="end"/>
      </w:r>
    </w:p>
    <w:p w14:paraId="6146640B"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2.1.</w:t>
      </w:r>
      <w:r>
        <w:rPr>
          <w:rFonts w:asciiTheme="minorHAnsi" w:eastAsiaTheme="minorEastAsia" w:hAnsiTheme="minorHAnsi"/>
          <w:noProof/>
          <w:sz w:val="22"/>
          <w:szCs w:val="22"/>
          <w:lang w:val="es-CO" w:eastAsia="es-CO"/>
        </w:rPr>
        <w:tab/>
      </w:r>
      <w:r>
        <w:rPr>
          <w:noProof/>
        </w:rPr>
        <w:t>Justificación del Proyecto</w:t>
      </w:r>
      <w:r>
        <w:rPr>
          <w:noProof/>
        </w:rPr>
        <w:tab/>
      </w:r>
      <w:r>
        <w:rPr>
          <w:noProof/>
        </w:rPr>
        <w:fldChar w:fldCharType="begin"/>
      </w:r>
      <w:r>
        <w:rPr>
          <w:noProof/>
        </w:rPr>
        <w:instrText xml:space="preserve"> PAGEREF _Toc476693581 \h </w:instrText>
      </w:r>
      <w:r>
        <w:rPr>
          <w:noProof/>
        </w:rPr>
      </w:r>
      <w:r>
        <w:rPr>
          <w:noProof/>
        </w:rPr>
        <w:fldChar w:fldCharType="separate"/>
      </w:r>
      <w:r>
        <w:rPr>
          <w:noProof/>
        </w:rPr>
        <w:t>6</w:t>
      </w:r>
      <w:r>
        <w:rPr>
          <w:noProof/>
        </w:rPr>
        <w:fldChar w:fldCharType="end"/>
      </w:r>
    </w:p>
    <w:p w14:paraId="6478F6A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2.1.1.</w:t>
      </w:r>
      <w:r>
        <w:rPr>
          <w:rFonts w:asciiTheme="minorHAnsi" w:eastAsiaTheme="minorEastAsia" w:hAnsiTheme="minorHAnsi"/>
          <w:noProof/>
          <w:sz w:val="22"/>
          <w:szCs w:val="22"/>
          <w:lang w:val="es-CO" w:eastAsia="es-CO"/>
        </w:rPr>
        <w:tab/>
      </w:r>
      <w:r>
        <w:rPr>
          <w:noProof/>
        </w:rPr>
        <w:t>Causas</w:t>
      </w:r>
      <w:r>
        <w:rPr>
          <w:noProof/>
        </w:rPr>
        <w:tab/>
      </w:r>
      <w:r>
        <w:rPr>
          <w:noProof/>
        </w:rPr>
        <w:fldChar w:fldCharType="begin"/>
      </w:r>
      <w:r>
        <w:rPr>
          <w:noProof/>
        </w:rPr>
        <w:instrText xml:space="preserve"> PAGEREF _Toc476693582 \h </w:instrText>
      </w:r>
      <w:r>
        <w:rPr>
          <w:noProof/>
        </w:rPr>
      </w:r>
      <w:r>
        <w:rPr>
          <w:noProof/>
        </w:rPr>
        <w:fldChar w:fldCharType="separate"/>
      </w:r>
      <w:r>
        <w:rPr>
          <w:noProof/>
        </w:rPr>
        <w:t>6</w:t>
      </w:r>
      <w:r>
        <w:rPr>
          <w:noProof/>
        </w:rPr>
        <w:fldChar w:fldCharType="end"/>
      </w:r>
    </w:p>
    <w:p w14:paraId="0F9C2E4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2.1.2.</w:t>
      </w:r>
      <w:r>
        <w:rPr>
          <w:rFonts w:asciiTheme="minorHAnsi" w:eastAsiaTheme="minorEastAsia" w:hAnsiTheme="minorHAnsi"/>
          <w:noProof/>
          <w:sz w:val="22"/>
          <w:szCs w:val="22"/>
          <w:lang w:val="es-CO" w:eastAsia="es-CO"/>
        </w:rPr>
        <w:tab/>
      </w:r>
      <w:r>
        <w:rPr>
          <w:noProof/>
        </w:rPr>
        <w:t>Efectos</w:t>
      </w:r>
      <w:r>
        <w:rPr>
          <w:noProof/>
        </w:rPr>
        <w:tab/>
      </w:r>
      <w:r>
        <w:rPr>
          <w:noProof/>
        </w:rPr>
        <w:fldChar w:fldCharType="begin"/>
      </w:r>
      <w:r>
        <w:rPr>
          <w:noProof/>
        </w:rPr>
        <w:instrText xml:space="preserve"> PAGEREF _Toc476693583 \h </w:instrText>
      </w:r>
      <w:r>
        <w:rPr>
          <w:noProof/>
        </w:rPr>
      </w:r>
      <w:r>
        <w:rPr>
          <w:noProof/>
        </w:rPr>
        <w:fldChar w:fldCharType="separate"/>
      </w:r>
      <w:r>
        <w:rPr>
          <w:noProof/>
        </w:rPr>
        <w:t>6</w:t>
      </w:r>
      <w:r>
        <w:rPr>
          <w:noProof/>
        </w:rPr>
        <w:fldChar w:fldCharType="end"/>
      </w:r>
    </w:p>
    <w:p w14:paraId="75A8350D"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2.2.</w:t>
      </w:r>
      <w:r>
        <w:rPr>
          <w:rFonts w:asciiTheme="minorHAnsi" w:eastAsiaTheme="minorEastAsia" w:hAnsiTheme="minorHAnsi"/>
          <w:noProof/>
          <w:sz w:val="22"/>
          <w:szCs w:val="22"/>
          <w:lang w:val="es-CO" w:eastAsia="es-CO"/>
        </w:rPr>
        <w:tab/>
      </w:r>
      <w:r>
        <w:rPr>
          <w:noProof/>
        </w:rPr>
        <w:t>Árbol de Problemas</w:t>
      </w:r>
      <w:r>
        <w:rPr>
          <w:noProof/>
        </w:rPr>
        <w:tab/>
      </w:r>
      <w:r>
        <w:rPr>
          <w:noProof/>
        </w:rPr>
        <w:fldChar w:fldCharType="begin"/>
      </w:r>
      <w:r>
        <w:rPr>
          <w:noProof/>
        </w:rPr>
        <w:instrText xml:space="preserve"> PAGEREF _Toc476693584 \h </w:instrText>
      </w:r>
      <w:r>
        <w:rPr>
          <w:noProof/>
        </w:rPr>
      </w:r>
      <w:r>
        <w:rPr>
          <w:noProof/>
        </w:rPr>
        <w:fldChar w:fldCharType="separate"/>
      </w:r>
      <w:r>
        <w:rPr>
          <w:noProof/>
        </w:rPr>
        <w:t>7</w:t>
      </w:r>
      <w:r>
        <w:rPr>
          <w:noProof/>
        </w:rPr>
        <w:fldChar w:fldCharType="end"/>
      </w:r>
    </w:p>
    <w:p w14:paraId="51083D11"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2.3.</w:t>
      </w:r>
      <w:r>
        <w:rPr>
          <w:rFonts w:asciiTheme="minorHAnsi" w:eastAsiaTheme="minorEastAsia" w:hAnsiTheme="minorHAnsi"/>
          <w:noProof/>
          <w:sz w:val="22"/>
          <w:szCs w:val="22"/>
          <w:lang w:val="es-CO" w:eastAsia="es-CO"/>
        </w:rPr>
        <w:tab/>
      </w:r>
      <w:r>
        <w:rPr>
          <w:noProof/>
        </w:rPr>
        <w:t>Análisis de Alternativas</w:t>
      </w:r>
      <w:r>
        <w:rPr>
          <w:noProof/>
        </w:rPr>
        <w:tab/>
      </w:r>
      <w:r>
        <w:rPr>
          <w:noProof/>
        </w:rPr>
        <w:fldChar w:fldCharType="begin"/>
      </w:r>
      <w:r>
        <w:rPr>
          <w:noProof/>
        </w:rPr>
        <w:instrText xml:space="preserve"> PAGEREF _Toc476693585 \h </w:instrText>
      </w:r>
      <w:r>
        <w:rPr>
          <w:noProof/>
        </w:rPr>
      </w:r>
      <w:r>
        <w:rPr>
          <w:noProof/>
        </w:rPr>
        <w:fldChar w:fldCharType="separate"/>
      </w:r>
      <w:r>
        <w:rPr>
          <w:noProof/>
        </w:rPr>
        <w:t>7</w:t>
      </w:r>
      <w:r>
        <w:rPr>
          <w:noProof/>
        </w:rPr>
        <w:fldChar w:fldCharType="end"/>
      </w:r>
    </w:p>
    <w:p w14:paraId="441B8D1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w:t>
      </w:r>
      <w:r>
        <w:rPr>
          <w:rFonts w:asciiTheme="minorHAnsi" w:eastAsiaTheme="minorEastAsia" w:hAnsiTheme="minorHAnsi"/>
          <w:noProof/>
          <w:sz w:val="22"/>
          <w:szCs w:val="22"/>
          <w:lang w:val="es-CO" w:eastAsia="es-CO"/>
        </w:rPr>
        <w:tab/>
      </w:r>
      <w:r>
        <w:rPr>
          <w:noProof/>
        </w:rPr>
        <w:t>Características</w:t>
      </w:r>
      <w:r>
        <w:rPr>
          <w:noProof/>
        </w:rPr>
        <w:tab/>
      </w:r>
      <w:r>
        <w:rPr>
          <w:noProof/>
        </w:rPr>
        <w:fldChar w:fldCharType="begin"/>
      </w:r>
      <w:r>
        <w:rPr>
          <w:noProof/>
        </w:rPr>
        <w:instrText xml:space="preserve"> PAGEREF _Toc476693586 \h </w:instrText>
      </w:r>
      <w:r>
        <w:rPr>
          <w:noProof/>
        </w:rPr>
      </w:r>
      <w:r>
        <w:rPr>
          <w:noProof/>
        </w:rPr>
        <w:fldChar w:fldCharType="separate"/>
      </w:r>
      <w:r>
        <w:rPr>
          <w:noProof/>
        </w:rPr>
        <w:t>8</w:t>
      </w:r>
      <w:r>
        <w:rPr>
          <w:noProof/>
        </w:rPr>
        <w:fldChar w:fldCharType="end"/>
      </w:r>
    </w:p>
    <w:p w14:paraId="6FFFA17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2.3.2.</w:t>
      </w:r>
      <w:r>
        <w:rPr>
          <w:rFonts w:asciiTheme="minorHAnsi" w:eastAsiaTheme="minorEastAsia" w:hAnsiTheme="minorHAnsi"/>
          <w:noProof/>
          <w:sz w:val="22"/>
          <w:szCs w:val="22"/>
          <w:lang w:val="es-CO" w:eastAsia="es-CO"/>
        </w:rPr>
        <w:tab/>
      </w:r>
      <w:r>
        <w:rPr>
          <w:noProof/>
        </w:rPr>
        <w:t>Actividades Generalizadas</w:t>
      </w:r>
      <w:r>
        <w:rPr>
          <w:noProof/>
        </w:rPr>
        <w:tab/>
      </w:r>
      <w:r>
        <w:rPr>
          <w:noProof/>
        </w:rPr>
        <w:fldChar w:fldCharType="begin"/>
      </w:r>
      <w:r>
        <w:rPr>
          <w:noProof/>
        </w:rPr>
        <w:instrText xml:space="preserve"> PAGEREF _Toc476693587 \h </w:instrText>
      </w:r>
      <w:r>
        <w:rPr>
          <w:noProof/>
        </w:rPr>
      </w:r>
      <w:r>
        <w:rPr>
          <w:noProof/>
        </w:rPr>
        <w:fldChar w:fldCharType="separate"/>
      </w:r>
      <w:r>
        <w:rPr>
          <w:noProof/>
        </w:rPr>
        <w:t>8</w:t>
      </w:r>
      <w:r>
        <w:rPr>
          <w:noProof/>
        </w:rPr>
        <w:fldChar w:fldCharType="end"/>
      </w:r>
    </w:p>
    <w:p w14:paraId="3CE309D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2.3.3.</w:t>
      </w:r>
      <w:r>
        <w:rPr>
          <w:rFonts w:asciiTheme="minorHAnsi" w:eastAsiaTheme="minorEastAsia" w:hAnsiTheme="minorHAnsi"/>
          <w:noProof/>
          <w:sz w:val="22"/>
          <w:szCs w:val="22"/>
          <w:lang w:val="es-CO" w:eastAsia="es-CO"/>
        </w:rPr>
        <w:tab/>
      </w:r>
      <w:r>
        <w:rPr>
          <w:noProof/>
        </w:rPr>
        <w:t>Alternativas</w:t>
      </w:r>
      <w:r>
        <w:rPr>
          <w:noProof/>
        </w:rPr>
        <w:tab/>
      </w:r>
      <w:r>
        <w:rPr>
          <w:noProof/>
        </w:rPr>
        <w:fldChar w:fldCharType="begin"/>
      </w:r>
      <w:r>
        <w:rPr>
          <w:noProof/>
        </w:rPr>
        <w:instrText xml:space="preserve"> PAGEREF _Toc476693588 \h </w:instrText>
      </w:r>
      <w:r>
        <w:rPr>
          <w:noProof/>
        </w:rPr>
      </w:r>
      <w:r>
        <w:rPr>
          <w:noProof/>
        </w:rPr>
        <w:fldChar w:fldCharType="separate"/>
      </w:r>
      <w:r>
        <w:rPr>
          <w:noProof/>
        </w:rPr>
        <w:t>8</w:t>
      </w:r>
      <w:r>
        <w:rPr>
          <w:noProof/>
        </w:rPr>
        <w:fldChar w:fldCharType="end"/>
      </w:r>
    </w:p>
    <w:p w14:paraId="6CFE017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2.3.4.</w:t>
      </w:r>
      <w:r>
        <w:rPr>
          <w:rFonts w:asciiTheme="minorHAnsi" w:eastAsiaTheme="minorEastAsia" w:hAnsiTheme="minorHAnsi"/>
          <w:noProof/>
          <w:sz w:val="22"/>
          <w:szCs w:val="22"/>
          <w:lang w:val="es-CO" w:eastAsia="es-CO"/>
        </w:rPr>
        <w:tab/>
      </w:r>
      <w:r>
        <w:rPr>
          <w:noProof/>
        </w:rPr>
        <w:t>Escala de comparación de criterios</w:t>
      </w:r>
      <w:r>
        <w:rPr>
          <w:noProof/>
        </w:rPr>
        <w:tab/>
      </w:r>
      <w:r>
        <w:rPr>
          <w:noProof/>
        </w:rPr>
        <w:fldChar w:fldCharType="begin"/>
      </w:r>
      <w:r>
        <w:rPr>
          <w:noProof/>
        </w:rPr>
        <w:instrText xml:space="preserve"> PAGEREF _Toc476693589 \h </w:instrText>
      </w:r>
      <w:r>
        <w:rPr>
          <w:noProof/>
        </w:rPr>
      </w:r>
      <w:r>
        <w:rPr>
          <w:noProof/>
        </w:rPr>
        <w:fldChar w:fldCharType="separate"/>
      </w:r>
      <w:r>
        <w:rPr>
          <w:noProof/>
        </w:rPr>
        <w:t>9</w:t>
      </w:r>
      <w:r>
        <w:rPr>
          <w:noProof/>
        </w:rPr>
        <w:fldChar w:fldCharType="end"/>
      </w:r>
    </w:p>
    <w:p w14:paraId="678BAD3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2.3.5.</w:t>
      </w:r>
      <w:r>
        <w:rPr>
          <w:rFonts w:asciiTheme="minorHAnsi" w:eastAsiaTheme="minorEastAsia" w:hAnsiTheme="minorHAnsi"/>
          <w:noProof/>
          <w:sz w:val="22"/>
          <w:szCs w:val="22"/>
          <w:lang w:val="es-CO" w:eastAsia="es-CO"/>
        </w:rPr>
        <w:tab/>
      </w:r>
      <w:r>
        <w:rPr>
          <w:noProof/>
        </w:rPr>
        <w:t>Matriz de comparación de pares</w:t>
      </w:r>
      <w:r>
        <w:rPr>
          <w:noProof/>
        </w:rPr>
        <w:tab/>
      </w:r>
      <w:r>
        <w:rPr>
          <w:noProof/>
        </w:rPr>
        <w:fldChar w:fldCharType="begin"/>
      </w:r>
      <w:r>
        <w:rPr>
          <w:noProof/>
        </w:rPr>
        <w:instrText xml:space="preserve"> PAGEREF _Toc476693590 \h </w:instrText>
      </w:r>
      <w:r>
        <w:rPr>
          <w:noProof/>
        </w:rPr>
      </w:r>
      <w:r>
        <w:rPr>
          <w:noProof/>
        </w:rPr>
        <w:fldChar w:fldCharType="separate"/>
      </w:r>
      <w:r>
        <w:rPr>
          <w:noProof/>
        </w:rPr>
        <w:t>10</w:t>
      </w:r>
      <w:r>
        <w:rPr>
          <w:noProof/>
        </w:rPr>
        <w:fldChar w:fldCharType="end"/>
      </w:r>
    </w:p>
    <w:p w14:paraId="7481EA2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2.3.6.</w:t>
      </w:r>
      <w:r>
        <w:rPr>
          <w:rFonts w:asciiTheme="minorHAnsi" w:eastAsiaTheme="minorEastAsia" w:hAnsiTheme="minorHAnsi"/>
          <w:noProof/>
          <w:sz w:val="22"/>
          <w:szCs w:val="22"/>
          <w:lang w:val="es-CO" w:eastAsia="es-CO"/>
        </w:rPr>
        <w:tab/>
      </w:r>
      <w:r>
        <w:rPr>
          <w:noProof/>
        </w:rPr>
        <w:t>Consistencia</w:t>
      </w:r>
      <w:r>
        <w:rPr>
          <w:noProof/>
        </w:rPr>
        <w:tab/>
      </w:r>
      <w:r>
        <w:rPr>
          <w:noProof/>
        </w:rPr>
        <w:fldChar w:fldCharType="begin"/>
      </w:r>
      <w:r>
        <w:rPr>
          <w:noProof/>
        </w:rPr>
        <w:instrText xml:space="preserve"> PAGEREF _Toc476693591 \h </w:instrText>
      </w:r>
      <w:r>
        <w:rPr>
          <w:noProof/>
        </w:rPr>
      </w:r>
      <w:r>
        <w:rPr>
          <w:noProof/>
        </w:rPr>
        <w:fldChar w:fldCharType="separate"/>
      </w:r>
      <w:r>
        <w:rPr>
          <w:noProof/>
        </w:rPr>
        <w:t>10</w:t>
      </w:r>
      <w:r>
        <w:rPr>
          <w:noProof/>
        </w:rPr>
        <w:fldChar w:fldCharType="end"/>
      </w:r>
    </w:p>
    <w:p w14:paraId="3701CB9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2.3.7.</w:t>
      </w:r>
      <w:r>
        <w:rPr>
          <w:rFonts w:asciiTheme="minorHAnsi" w:eastAsiaTheme="minorEastAsia" w:hAnsiTheme="minorHAnsi"/>
          <w:noProof/>
          <w:sz w:val="22"/>
          <w:szCs w:val="22"/>
          <w:lang w:val="es-CO" w:eastAsia="es-CO"/>
        </w:rPr>
        <w:tab/>
      </w:r>
      <w:r>
        <w:rPr>
          <w:noProof/>
        </w:rPr>
        <w:t>Comparación en pares para prioridades en alternativa</w:t>
      </w:r>
      <w:r>
        <w:rPr>
          <w:noProof/>
        </w:rPr>
        <w:tab/>
      </w:r>
      <w:r>
        <w:rPr>
          <w:noProof/>
        </w:rPr>
        <w:fldChar w:fldCharType="begin"/>
      </w:r>
      <w:r>
        <w:rPr>
          <w:noProof/>
        </w:rPr>
        <w:instrText xml:space="preserve"> PAGEREF _Toc476693592 \h </w:instrText>
      </w:r>
      <w:r>
        <w:rPr>
          <w:noProof/>
        </w:rPr>
      </w:r>
      <w:r>
        <w:rPr>
          <w:noProof/>
        </w:rPr>
        <w:fldChar w:fldCharType="separate"/>
      </w:r>
      <w:r>
        <w:rPr>
          <w:noProof/>
        </w:rPr>
        <w:t>11</w:t>
      </w:r>
      <w:r>
        <w:rPr>
          <w:noProof/>
        </w:rPr>
        <w:fldChar w:fldCharType="end"/>
      </w:r>
    </w:p>
    <w:p w14:paraId="5AEB400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2.3.8.</w:t>
      </w:r>
      <w:r>
        <w:rPr>
          <w:rFonts w:asciiTheme="minorHAnsi" w:eastAsiaTheme="minorEastAsia" w:hAnsiTheme="minorHAnsi"/>
          <w:noProof/>
          <w:sz w:val="22"/>
          <w:szCs w:val="22"/>
          <w:lang w:val="es-CO" w:eastAsia="es-CO"/>
        </w:rPr>
        <w:tab/>
      </w:r>
      <w:r>
        <w:rPr>
          <w:noProof/>
        </w:rPr>
        <w:t>Prioridades para las alternativas por cada criterio.</w:t>
      </w:r>
      <w:r>
        <w:rPr>
          <w:noProof/>
        </w:rPr>
        <w:tab/>
      </w:r>
      <w:r>
        <w:rPr>
          <w:noProof/>
        </w:rPr>
        <w:fldChar w:fldCharType="begin"/>
      </w:r>
      <w:r>
        <w:rPr>
          <w:noProof/>
        </w:rPr>
        <w:instrText xml:space="preserve"> PAGEREF _Toc476693593 \h </w:instrText>
      </w:r>
      <w:r>
        <w:rPr>
          <w:noProof/>
        </w:rPr>
      </w:r>
      <w:r>
        <w:rPr>
          <w:noProof/>
        </w:rPr>
        <w:fldChar w:fldCharType="separate"/>
      </w:r>
      <w:r>
        <w:rPr>
          <w:noProof/>
        </w:rPr>
        <w:t>12</w:t>
      </w:r>
      <w:r>
        <w:rPr>
          <w:noProof/>
        </w:rPr>
        <w:fldChar w:fldCharType="end"/>
      </w:r>
    </w:p>
    <w:p w14:paraId="0E04624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2.3.9.</w:t>
      </w:r>
      <w:r>
        <w:rPr>
          <w:rFonts w:asciiTheme="minorHAnsi" w:eastAsiaTheme="minorEastAsia" w:hAnsiTheme="minorHAnsi"/>
          <w:noProof/>
          <w:sz w:val="22"/>
          <w:szCs w:val="22"/>
          <w:lang w:val="es-CO" w:eastAsia="es-CO"/>
        </w:rPr>
        <w:tab/>
      </w:r>
      <w:r>
        <w:rPr>
          <w:noProof/>
        </w:rPr>
        <w:t>Clasificación de prioridad global</w:t>
      </w:r>
      <w:r>
        <w:rPr>
          <w:noProof/>
        </w:rPr>
        <w:tab/>
      </w:r>
      <w:r>
        <w:rPr>
          <w:noProof/>
        </w:rPr>
        <w:fldChar w:fldCharType="begin"/>
      </w:r>
      <w:r>
        <w:rPr>
          <w:noProof/>
        </w:rPr>
        <w:instrText xml:space="preserve"> PAGEREF _Toc476693594 \h </w:instrText>
      </w:r>
      <w:r>
        <w:rPr>
          <w:noProof/>
        </w:rPr>
      </w:r>
      <w:r>
        <w:rPr>
          <w:noProof/>
        </w:rPr>
        <w:fldChar w:fldCharType="separate"/>
      </w:r>
      <w:r>
        <w:rPr>
          <w:noProof/>
        </w:rPr>
        <w:t>13</w:t>
      </w:r>
      <w:r>
        <w:rPr>
          <w:noProof/>
        </w:rPr>
        <w:fldChar w:fldCharType="end"/>
      </w:r>
    </w:p>
    <w:p w14:paraId="593A07F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2.3.10.</w:t>
      </w:r>
      <w:r>
        <w:rPr>
          <w:rFonts w:asciiTheme="minorHAnsi" w:eastAsiaTheme="minorEastAsia" w:hAnsiTheme="minorHAnsi"/>
          <w:noProof/>
          <w:sz w:val="22"/>
          <w:szCs w:val="22"/>
          <w:lang w:val="es-CO" w:eastAsia="es-CO"/>
        </w:rPr>
        <w:tab/>
      </w:r>
      <w:r>
        <w:rPr>
          <w:noProof/>
        </w:rPr>
        <w:t>Mejor Alternativa:</w:t>
      </w:r>
      <w:r>
        <w:rPr>
          <w:noProof/>
        </w:rPr>
        <w:tab/>
      </w:r>
      <w:r>
        <w:rPr>
          <w:noProof/>
        </w:rPr>
        <w:fldChar w:fldCharType="begin"/>
      </w:r>
      <w:r>
        <w:rPr>
          <w:noProof/>
        </w:rPr>
        <w:instrText xml:space="preserve"> PAGEREF _Toc476693595 \h </w:instrText>
      </w:r>
      <w:r>
        <w:rPr>
          <w:noProof/>
        </w:rPr>
      </w:r>
      <w:r>
        <w:rPr>
          <w:noProof/>
        </w:rPr>
        <w:fldChar w:fldCharType="separate"/>
      </w:r>
      <w:r>
        <w:rPr>
          <w:noProof/>
        </w:rPr>
        <w:t>13</w:t>
      </w:r>
      <w:r>
        <w:rPr>
          <w:noProof/>
        </w:rPr>
        <w:fldChar w:fldCharType="end"/>
      </w:r>
    </w:p>
    <w:p w14:paraId="224F887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2.3.11.</w:t>
      </w:r>
      <w:r>
        <w:rPr>
          <w:rFonts w:asciiTheme="minorHAnsi" w:eastAsiaTheme="minorEastAsia" w:hAnsiTheme="minorHAnsi"/>
          <w:noProof/>
          <w:sz w:val="22"/>
          <w:szCs w:val="22"/>
          <w:lang w:val="es-CO" w:eastAsia="es-CO"/>
        </w:rPr>
        <w:tab/>
      </w:r>
      <w:r>
        <w:rPr>
          <w:noProof/>
        </w:rPr>
        <w:t>Matriz del marco lógico</w:t>
      </w:r>
      <w:r>
        <w:rPr>
          <w:noProof/>
        </w:rPr>
        <w:tab/>
      </w:r>
      <w:r>
        <w:rPr>
          <w:noProof/>
        </w:rPr>
        <w:fldChar w:fldCharType="begin"/>
      </w:r>
      <w:r>
        <w:rPr>
          <w:noProof/>
        </w:rPr>
        <w:instrText xml:space="preserve"> PAGEREF _Toc476693596 \h </w:instrText>
      </w:r>
      <w:r>
        <w:rPr>
          <w:noProof/>
        </w:rPr>
      </w:r>
      <w:r>
        <w:rPr>
          <w:noProof/>
        </w:rPr>
        <w:fldChar w:fldCharType="separate"/>
      </w:r>
      <w:r>
        <w:rPr>
          <w:noProof/>
        </w:rPr>
        <w:t>14</w:t>
      </w:r>
      <w:r>
        <w:rPr>
          <w:noProof/>
        </w:rPr>
        <w:fldChar w:fldCharType="end"/>
      </w:r>
    </w:p>
    <w:p w14:paraId="6032DD8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2.4.</w:t>
      </w:r>
      <w:r>
        <w:rPr>
          <w:rFonts w:asciiTheme="minorHAnsi" w:eastAsiaTheme="minorEastAsia" w:hAnsiTheme="minorHAnsi"/>
          <w:noProof/>
          <w:sz w:val="22"/>
          <w:szCs w:val="22"/>
          <w:lang w:val="es-CO" w:eastAsia="es-CO"/>
        </w:rPr>
        <w:tab/>
      </w:r>
      <w:r>
        <w:rPr>
          <w:noProof/>
        </w:rPr>
        <w:t>Análisis de Involucrados</w:t>
      </w:r>
      <w:r>
        <w:rPr>
          <w:noProof/>
        </w:rPr>
        <w:tab/>
      </w:r>
      <w:r>
        <w:rPr>
          <w:noProof/>
        </w:rPr>
        <w:fldChar w:fldCharType="begin"/>
      </w:r>
      <w:r>
        <w:rPr>
          <w:noProof/>
        </w:rPr>
        <w:instrText xml:space="preserve"> PAGEREF _Toc476693597 \h </w:instrText>
      </w:r>
      <w:r>
        <w:rPr>
          <w:noProof/>
        </w:rPr>
      </w:r>
      <w:r>
        <w:rPr>
          <w:noProof/>
        </w:rPr>
        <w:fldChar w:fldCharType="separate"/>
      </w:r>
      <w:r>
        <w:rPr>
          <w:noProof/>
        </w:rPr>
        <w:t>15</w:t>
      </w:r>
      <w:r>
        <w:rPr>
          <w:noProof/>
        </w:rPr>
        <w:fldChar w:fldCharType="end"/>
      </w:r>
    </w:p>
    <w:p w14:paraId="1A694289"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2.4.1.</w:t>
      </w:r>
      <w:r>
        <w:rPr>
          <w:rFonts w:asciiTheme="minorHAnsi" w:eastAsiaTheme="minorEastAsia" w:hAnsiTheme="minorHAnsi"/>
          <w:noProof/>
          <w:sz w:val="22"/>
          <w:szCs w:val="22"/>
          <w:lang w:val="es-CO" w:eastAsia="es-CO"/>
        </w:rPr>
        <w:tab/>
      </w:r>
      <w:r>
        <w:rPr>
          <w:noProof/>
        </w:rPr>
        <w:t>Empresas de Energía Colombianas</w:t>
      </w:r>
      <w:r>
        <w:rPr>
          <w:noProof/>
        </w:rPr>
        <w:tab/>
      </w:r>
      <w:r>
        <w:rPr>
          <w:noProof/>
        </w:rPr>
        <w:fldChar w:fldCharType="begin"/>
      </w:r>
      <w:r>
        <w:rPr>
          <w:noProof/>
        </w:rPr>
        <w:instrText xml:space="preserve"> PAGEREF _Toc476693598 \h </w:instrText>
      </w:r>
      <w:r>
        <w:rPr>
          <w:noProof/>
        </w:rPr>
      </w:r>
      <w:r>
        <w:rPr>
          <w:noProof/>
        </w:rPr>
        <w:fldChar w:fldCharType="separate"/>
      </w:r>
      <w:r>
        <w:rPr>
          <w:noProof/>
        </w:rPr>
        <w:t>15</w:t>
      </w:r>
      <w:r>
        <w:rPr>
          <w:noProof/>
        </w:rPr>
        <w:fldChar w:fldCharType="end"/>
      </w:r>
    </w:p>
    <w:p w14:paraId="532A47F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2.4.2.</w:t>
      </w:r>
      <w:r>
        <w:rPr>
          <w:rFonts w:asciiTheme="minorHAnsi" w:eastAsiaTheme="minorEastAsia" w:hAnsiTheme="minorHAnsi"/>
          <w:noProof/>
          <w:sz w:val="22"/>
          <w:szCs w:val="22"/>
          <w:lang w:val="es-CO" w:eastAsia="es-CO"/>
        </w:rPr>
        <w:tab/>
      </w:r>
      <w:r>
        <w:rPr>
          <w:noProof/>
        </w:rPr>
        <w:t>Empresa de consultoría Ludus SAS (Patrocinador)</w:t>
      </w:r>
      <w:r>
        <w:rPr>
          <w:noProof/>
        </w:rPr>
        <w:tab/>
      </w:r>
      <w:r>
        <w:rPr>
          <w:noProof/>
        </w:rPr>
        <w:fldChar w:fldCharType="begin"/>
      </w:r>
      <w:r>
        <w:rPr>
          <w:noProof/>
        </w:rPr>
        <w:instrText xml:space="preserve"> PAGEREF _Toc476693599 \h </w:instrText>
      </w:r>
      <w:r>
        <w:rPr>
          <w:noProof/>
        </w:rPr>
      </w:r>
      <w:r>
        <w:rPr>
          <w:noProof/>
        </w:rPr>
        <w:fldChar w:fldCharType="separate"/>
      </w:r>
      <w:r>
        <w:rPr>
          <w:noProof/>
        </w:rPr>
        <w:t>16</w:t>
      </w:r>
      <w:r>
        <w:rPr>
          <w:noProof/>
        </w:rPr>
        <w:fldChar w:fldCharType="end"/>
      </w:r>
    </w:p>
    <w:p w14:paraId="1818233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2.4.3.</w:t>
      </w:r>
      <w:r>
        <w:rPr>
          <w:rFonts w:asciiTheme="minorHAnsi" w:eastAsiaTheme="minorEastAsia" w:hAnsiTheme="minorHAnsi"/>
          <w:noProof/>
          <w:sz w:val="22"/>
          <w:szCs w:val="22"/>
          <w:lang w:val="es-CO" w:eastAsia="es-CO"/>
        </w:rPr>
        <w:tab/>
      </w:r>
      <w:r>
        <w:rPr>
          <w:noProof/>
        </w:rPr>
        <w:t>CREG “Comisión de regulación de energía y gas”</w:t>
      </w:r>
      <w:r>
        <w:rPr>
          <w:noProof/>
        </w:rPr>
        <w:tab/>
      </w:r>
      <w:r>
        <w:rPr>
          <w:noProof/>
        </w:rPr>
        <w:fldChar w:fldCharType="begin"/>
      </w:r>
      <w:r>
        <w:rPr>
          <w:noProof/>
        </w:rPr>
        <w:instrText xml:space="preserve"> PAGEREF _Toc476693600 \h </w:instrText>
      </w:r>
      <w:r>
        <w:rPr>
          <w:noProof/>
        </w:rPr>
      </w:r>
      <w:r>
        <w:rPr>
          <w:noProof/>
        </w:rPr>
        <w:fldChar w:fldCharType="separate"/>
      </w:r>
      <w:r>
        <w:rPr>
          <w:noProof/>
        </w:rPr>
        <w:t>16</w:t>
      </w:r>
      <w:r>
        <w:rPr>
          <w:noProof/>
        </w:rPr>
        <w:fldChar w:fldCharType="end"/>
      </w:r>
    </w:p>
    <w:p w14:paraId="710C4700"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2.4.4.</w:t>
      </w:r>
      <w:r>
        <w:rPr>
          <w:rFonts w:asciiTheme="minorHAnsi" w:eastAsiaTheme="minorEastAsia" w:hAnsiTheme="minorHAnsi"/>
          <w:noProof/>
          <w:sz w:val="22"/>
          <w:szCs w:val="22"/>
          <w:lang w:val="es-CO" w:eastAsia="es-CO"/>
        </w:rPr>
        <w:tab/>
      </w:r>
      <w:r>
        <w:rPr>
          <w:noProof/>
        </w:rPr>
        <w:t>Sociedad</w:t>
      </w:r>
      <w:r>
        <w:rPr>
          <w:noProof/>
        </w:rPr>
        <w:tab/>
      </w:r>
      <w:r>
        <w:rPr>
          <w:noProof/>
        </w:rPr>
        <w:fldChar w:fldCharType="begin"/>
      </w:r>
      <w:r>
        <w:rPr>
          <w:noProof/>
        </w:rPr>
        <w:instrText xml:space="preserve"> PAGEREF _Toc476693601 \h </w:instrText>
      </w:r>
      <w:r>
        <w:rPr>
          <w:noProof/>
        </w:rPr>
      </w:r>
      <w:r>
        <w:rPr>
          <w:noProof/>
        </w:rPr>
        <w:fldChar w:fldCharType="separate"/>
      </w:r>
      <w:r>
        <w:rPr>
          <w:noProof/>
        </w:rPr>
        <w:t>16</w:t>
      </w:r>
      <w:r>
        <w:rPr>
          <w:noProof/>
        </w:rPr>
        <w:fldChar w:fldCharType="end"/>
      </w:r>
    </w:p>
    <w:p w14:paraId="7F0CD08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2.4.5.</w:t>
      </w:r>
      <w:r>
        <w:rPr>
          <w:rFonts w:asciiTheme="minorHAnsi" w:eastAsiaTheme="minorEastAsia" w:hAnsiTheme="minorHAnsi"/>
          <w:noProof/>
          <w:sz w:val="22"/>
          <w:szCs w:val="22"/>
          <w:lang w:val="es-CO" w:eastAsia="es-CO"/>
        </w:rPr>
        <w:tab/>
      </w:r>
      <w:r>
        <w:rPr>
          <w:noProof/>
        </w:rPr>
        <w:t>Proveedores eléctricos</w:t>
      </w:r>
      <w:r>
        <w:rPr>
          <w:noProof/>
        </w:rPr>
        <w:tab/>
      </w:r>
      <w:r>
        <w:rPr>
          <w:noProof/>
        </w:rPr>
        <w:fldChar w:fldCharType="begin"/>
      </w:r>
      <w:r>
        <w:rPr>
          <w:noProof/>
        </w:rPr>
        <w:instrText xml:space="preserve"> PAGEREF _Toc476693602 \h </w:instrText>
      </w:r>
      <w:r>
        <w:rPr>
          <w:noProof/>
        </w:rPr>
      </w:r>
      <w:r>
        <w:rPr>
          <w:noProof/>
        </w:rPr>
        <w:fldChar w:fldCharType="separate"/>
      </w:r>
      <w:r>
        <w:rPr>
          <w:noProof/>
        </w:rPr>
        <w:t>16</w:t>
      </w:r>
      <w:r>
        <w:rPr>
          <w:noProof/>
        </w:rPr>
        <w:fldChar w:fldCharType="end"/>
      </w:r>
    </w:p>
    <w:p w14:paraId="29A8728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2.4.6.</w:t>
      </w:r>
      <w:r>
        <w:rPr>
          <w:rFonts w:asciiTheme="minorHAnsi" w:eastAsiaTheme="minorEastAsia" w:hAnsiTheme="minorHAnsi"/>
          <w:noProof/>
          <w:sz w:val="22"/>
          <w:szCs w:val="22"/>
          <w:lang w:val="es-CO" w:eastAsia="es-CO"/>
        </w:rPr>
        <w:tab/>
      </w:r>
      <w:r>
        <w:rPr>
          <w:noProof/>
        </w:rPr>
        <w:t>ONG´s</w:t>
      </w:r>
      <w:r>
        <w:rPr>
          <w:noProof/>
        </w:rPr>
        <w:tab/>
      </w:r>
      <w:r>
        <w:rPr>
          <w:noProof/>
        </w:rPr>
        <w:fldChar w:fldCharType="begin"/>
      </w:r>
      <w:r>
        <w:rPr>
          <w:noProof/>
        </w:rPr>
        <w:instrText xml:space="preserve"> PAGEREF _Toc476693603 \h </w:instrText>
      </w:r>
      <w:r>
        <w:rPr>
          <w:noProof/>
        </w:rPr>
      </w:r>
      <w:r>
        <w:rPr>
          <w:noProof/>
        </w:rPr>
        <w:fldChar w:fldCharType="separate"/>
      </w:r>
      <w:r>
        <w:rPr>
          <w:noProof/>
        </w:rPr>
        <w:t>17</w:t>
      </w:r>
      <w:r>
        <w:rPr>
          <w:noProof/>
        </w:rPr>
        <w:fldChar w:fldCharType="end"/>
      </w:r>
    </w:p>
    <w:p w14:paraId="3E3E9AC1"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2.5.</w:t>
      </w:r>
      <w:r>
        <w:rPr>
          <w:rFonts w:asciiTheme="minorHAnsi" w:eastAsiaTheme="minorEastAsia" w:hAnsiTheme="minorHAnsi"/>
          <w:noProof/>
          <w:sz w:val="22"/>
          <w:szCs w:val="22"/>
          <w:lang w:val="es-CO" w:eastAsia="es-CO"/>
        </w:rPr>
        <w:tab/>
      </w:r>
      <w:r>
        <w:rPr>
          <w:noProof/>
        </w:rPr>
        <w:t>Matriz de Involucrados</w:t>
      </w:r>
      <w:r>
        <w:rPr>
          <w:noProof/>
        </w:rPr>
        <w:tab/>
      </w:r>
      <w:r>
        <w:rPr>
          <w:noProof/>
        </w:rPr>
        <w:fldChar w:fldCharType="begin"/>
      </w:r>
      <w:r>
        <w:rPr>
          <w:noProof/>
        </w:rPr>
        <w:instrText xml:space="preserve"> PAGEREF _Toc476693604 \h </w:instrText>
      </w:r>
      <w:r>
        <w:rPr>
          <w:noProof/>
        </w:rPr>
      </w:r>
      <w:r>
        <w:rPr>
          <w:noProof/>
        </w:rPr>
        <w:fldChar w:fldCharType="separate"/>
      </w:r>
      <w:r>
        <w:rPr>
          <w:noProof/>
        </w:rPr>
        <w:t>17</w:t>
      </w:r>
      <w:r>
        <w:rPr>
          <w:noProof/>
        </w:rPr>
        <w:fldChar w:fldCharType="end"/>
      </w:r>
    </w:p>
    <w:p w14:paraId="02C3C5AB"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rPr>
        <w:t>3.</w:t>
      </w:r>
      <w:r>
        <w:rPr>
          <w:rFonts w:asciiTheme="minorHAnsi" w:eastAsiaTheme="minorEastAsia" w:hAnsiTheme="minorHAnsi"/>
          <w:noProof/>
          <w:sz w:val="22"/>
          <w:szCs w:val="22"/>
          <w:lang w:val="es-CO" w:eastAsia="es-CO"/>
        </w:rPr>
        <w:tab/>
      </w:r>
      <w:r>
        <w:rPr>
          <w:noProof/>
        </w:rPr>
        <w:t>ESTUDIOS APLICADOS AL PROYECTO</w:t>
      </w:r>
      <w:r>
        <w:rPr>
          <w:noProof/>
        </w:rPr>
        <w:tab/>
      </w:r>
      <w:r>
        <w:rPr>
          <w:noProof/>
        </w:rPr>
        <w:fldChar w:fldCharType="begin"/>
      </w:r>
      <w:r>
        <w:rPr>
          <w:noProof/>
        </w:rPr>
        <w:instrText xml:space="preserve"> PAGEREF _Toc476693605 \h </w:instrText>
      </w:r>
      <w:r>
        <w:rPr>
          <w:noProof/>
        </w:rPr>
      </w:r>
      <w:r>
        <w:rPr>
          <w:noProof/>
        </w:rPr>
        <w:fldChar w:fldCharType="separate"/>
      </w:r>
      <w:r>
        <w:rPr>
          <w:noProof/>
        </w:rPr>
        <w:t>18</w:t>
      </w:r>
      <w:r>
        <w:rPr>
          <w:noProof/>
        </w:rPr>
        <w:fldChar w:fldCharType="end"/>
      </w:r>
    </w:p>
    <w:p w14:paraId="2B82E5A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3.1.</w:t>
      </w:r>
      <w:r>
        <w:rPr>
          <w:rFonts w:asciiTheme="minorHAnsi" w:eastAsiaTheme="minorEastAsia" w:hAnsiTheme="minorHAnsi"/>
          <w:noProof/>
          <w:sz w:val="22"/>
          <w:szCs w:val="22"/>
          <w:lang w:val="es-CO" w:eastAsia="es-CO"/>
        </w:rPr>
        <w:tab/>
      </w:r>
      <w:r>
        <w:rPr>
          <w:noProof/>
        </w:rPr>
        <w:t>Alineación del Proyecto</w:t>
      </w:r>
      <w:r>
        <w:rPr>
          <w:noProof/>
        </w:rPr>
        <w:tab/>
      </w:r>
      <w:r>
        <w:rPr>
          <w:noProof/>
        </w:rPr>
        <w:fldChar w:fldCharType="begin"/>
      </w:r>
      <w:r>
        <w:rPr>
          <w:noProof/>
        </w:rPr>
        <w:instrText xml:space="preserve"> PAGEREF _Toc476693606 \h </w:instrText>
      </w:r>
      <w:r>
        <w:rPr>
          <w:noProof/>
        </w:rPr>
      </w:r>
      <w:r>
        <w:rPr>
          <w:noProof/>
        </w:rPr>
        <w:fldChar w:fldCharType="separate"/>
      </w:r>
      <w:r>
        <w:rPr>
          <w:noProof/>
        </w:rPr>
        <w:t>18</w:t>
      </w:r>
      <w:r>
        <w:rPr>
          <w:noProof/>
        </w:rPr>
        <w:fldChar w:fldCharType="end"/>
      </w:r>
    </w:p>
    <w:p w14:paraId="57B0D17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3.1.1.</w:t>
      </w:r>
      <w:r>
        <w:rPr>
          <w:rFonts w:asciiTheme="minorHAnsi" w:eastAsiaTheme="minorEastAsia" w:hAnsiTheme="minorHAnsi"/>
          <w:noProof/>
          <w:sz w:val="22"/>
          <w:szCs w:val="22"/>
          <w:lang w:val="es-CO" w:eastAsia="es-CO"/>
        </w:rPr>
        <w:tab/>
      </w:r>
      <w:r>
        <w:rPr>
          <w:noProof/>
        </w:rPr>
        <w:t>Objetivo General del Proyecto</w:t>
      </w:r>
      <w:r>
        <w:rPr>
          <w:noProof/>
        </w:rPr>
        <w:tab/>
      </w:r>
      <w:r>
        <w:rPr>
          <w:noProof/>
        </w:rPr>
        <w:fldChar w:fldCharType="begin"/>
      </w:r>
      <w:r>
        <w:rPr>
          <w:noProof/>
        </w:rPr>
        <w:instrText xml:space="preserve"> PAGEREF _Toc476693607 \h </w:instrText>
      </w:r>
      <w:r>
        <w:rPr>
          <w:noProof/>
        </w:rPr>
      </w:r>
      <w:r>
        <w:rPr>
          <w:noProof/>
        </w:rPr>
        <w:fldChar w:fldCharType="separate"/>
      </w:r>
      <w:r>
        <w:rPr>
          <w:noProof/>
        </w:rPr>
        <w:t>18</w:t>
      </w:r>
      <w:r>
        <w:rPr>
          <w:noProof/>
        </w:rPr>
        <w:fldChar w:fldCharType="end"/>
      </w:r>
    </w:p>
    <w:p w14:paraId="355FDF7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3.1.2.</w:t>
      </w:r>
      <w:r>
        <w:rPr>
          <w:rFonts w:asciiTheme="minorHAnsi" w:eastAsiaTheme="minorEastAsia" w:hAnsiTheme="minorHAnsi"/>
          <w:noProof/>
          <w:sz w:val="22"/>
          <w:szCs w:val="22"/>
          <w:lang w:val="es-CO" w:eastAsia="es-CO"/>
        </w:rPr>
        <w:tab/>
      </w:r>
      <w:r>
        <w:rPr>
          <w:noProof/>
        </w:rPr>
        <w:t>Objetivos Específicos:</w:t>
      </w:r>
      <w:r>
        <w:rPr>
          <w:noProof/>
        </w:rPr>
        <w:tab/>
      </w:r>
      <w:r>
        <w:rPr>
          <w:noProof/>
        </w:rPr>
        <w:fldChar w:fldCharType="begin"/>
      </w:r>
      <w:r>
        <w:rPr>
          <w:noProof/>
        </w:rPr>
        <w:instrText xml:space="preserve"> PAGEREF _Toc476693608 \h </w:instrText>
      </w:r>
      <w:r>
        <w:rPr>
          <w:noProof/>
        </w:rPr>
      </w:r>
      <w:r>
        <w:rPr>
          <w:noProof/>
        </w:rPr>
        <w:fldChar w:fldCharType="separate"/>
      </w:r>
      <w:r>
        <w:rPr>
          <w:noProof/>
        </w:rPr>
        <w:t>18</w:t>
      </w:r>
      <w:r>
        <w:rPr>
          <w:noProof/>
        </w:rPr>
        <w:fldChar w:fldCharType="end"/>
      </w:r>
    </w:p>
    <w:p w14:paraId="3A0D15B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3.1.3.</w:t>
      </w:r>
      <w:r>
        <w:rPr>
          <w:rFonts w:asciiTheme="minorHAnsi" w:eastAsiaTheme="minorEastAsia" w:hAnsiTheme="minorHAnsi"/>
          <w:noProof/>
          <w:sz w:val="22"/>
          <w:szCs w:val="22"/>
          <w:lang w:val="es-CO" w:eastAsia="es-CO"/>
        </w:rPr>
        <w:tab/>
      </w:r>
      <w:r>
        <w:rPr>
          <w:noProof/>
        </w:rPr>
        <w:t>Misión</w:t>
      </w:r>
      <w:r>
        <w:rPr>
          <w:noProof/>
        </w:rPr>
        <w:tab/>
      </w:r>
      <w:r>
        <w:rPr>
          <w:noProof/>
        </w:rPr>
        <w:fldChar w:fldCharType="begin"/>
      </w:r>
      <w:r>
        <w:rPr>
          <w:noProof/>
        </w:rPr>
        <w:instrText xml:space="preserve"> PAGEREF _Toc476693609 \h </w:instrText>
      </w:r>
      <w:r>
        <w:rPr>
          <w:noProof/>
        </w:rPr>
      </w:r>
      <w:r>
        <w:rPr>
          <w:noProof/>
        </w:rPr>
        <w:fldChar w:fldCharType="separate"/>
      </w:r>
      <w:r>
        <w:rPr>
          <w:noProof/>
        </w:rPr>
        <w:t>19</w:t>
      </w:r>
      <w:r>
        <w:rPr>
          <w:noProof/>
        </w:rPr>
        <w:fldChar w:fldCharType="end"/>
      </w:r>
    </w:p>
    <w:p w14:paraId="2307423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3.1.4.</w:t>
      </w:r>
      <w:r>
        <w:rPr>
          <w:rFonts w:asciiTheme="minorHAnsi" w:eastAsiaTheme="minorEastAsia" w:hAnsiTheme="minorHAnsi"/>
          <w:noProof/>
          <w:sz w:val="22"/>
          <w:szCs w:val="22"/>
          <w:lang w:val="es-CO" w:eastAsia="es-CO"/>
        </w:rPr>
        <w:tab/>
      </w:r>
      <w:r>
        <w:rPr>
          <w:noProof/>
        </w:rPr>
        <w:t>Visión</w:t>
      </w:r>
      <w:r>
        <w:rPr>
          <w:noProof/>
        </w:rPr>
        <w:tab/>
      </w:r>
      <w:r>
        <w:rPr>
          <w:noProof/>
        </w:rPr>
        <w:fldChar w:fldCharType="begin"/>
      </w:r>
      <w:r>
        <w:rPr>
          <w:noProof/>
        </w:rPr>
        <w:instrText xml:space="preserve"> PAGEREF _Toc476693610 \h </w:instrText>
      </w:r>
      <w:r>
        <w:rPr>
          <w:noProof/>
        </w:rPr>
      </w:r>
      <w:r>
        <w:rPr>
          <w:noProof/>
        </w:rPr>
        <w:fldChar w:fldCharType="separate"/>
      </w:r>
      <w:r>
        <w:rPr>
          <w:noProof/>
        </w:rPr>
        <w:t>19</w:t>
      </w:r>
      <w:r>
        <w:rPr>
          <w:noProof/>
        </w:rPr>
        <w:fldChar w:fldCharType="end"/>
      </w:r>
    </w:p>
    <w:p w14:paraId="6883C99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3.1.5.</w:t>
      </w:r>
      <w:r>
        <w:rPr>
          <w:rFonts w:asciiTheme="minorHAnsi" w:eastAsiaTheme="minorEastAsia" w:hAnsiTheme="minorHAnsi"/>
          <w:noProof/>
          <w:sz w:val="22"/>
          <w:szCs w:val="22"/>
          <w:lang w:val="es-CO" w:eastAsia="es-CO"/>
        </w:rPr>
        <w:tab/>
      </w:r>
      <w:r>
        <w:rPr>
          <w:noProof/>
        </w:rPr>
        <w:t>Política Ambiental</w:t>
      </w:r>
      <w:r>
        <w:rPr>
          <w:noProof/>
        </w:rPr>
        <w:tab/>
      </w:r>
      <w:r>
        <w:rPr>
          <w:noProof/>
        </w:rPr>
        <w:fldChar w:fldCharType="begin"/>
      </w:r>
      <w:r>
        <w:rPr>
          <w:noProof/>
        </w:rPr>
        <w:instrText xml:space="preserve"> PAGEREF _Toc476693611 \h </w:instrText>
      </w:r>
      <w:r>
        <w:rPr>
          <w:noProof/>
        </w:rPr>
      </w:r>
      <w:r>
        <w:rPr>
          <w:noProof/>
        </w:rPr>
        <w:fldChar w:fldCharType="separate"/>
      </w:r>
      <w:r>
        <w:rPr>
          <w:noProof/>
        </w:rPr>
        <w:t>19</w:t>
      </w:r>
      <w:r>
        <w:rPr>
          <w:noProof/>
        </w:rPr>
        <w:fldChar w:fldCharType="end"/>
      </w:r>
    </w:p>
    <w:p w14:paraId="22D973A2"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rPr>
        <w:t>3.2.</w:t>
      </w:r>
      <w:r>
        <w:rPr>
          <w:rFonts w:asciiTheme="minorHAnsi" w:eastAsiaTheme="minorEastAsia" w:hAnsiTheme="minorHAnsi"/>
          <w:noProof/>
          <w:sz w:val="22"/>
          <w:szCs w:val="22"/>
          <w:lang w:val="es-CO" w:eastAsia="es-CO"/>
        </w:rPr>
        <w:tab/>
      </w:r>
      <w:r>
        <w:rPr>
          <w:noProof/>
        </w:rPr>
        <w:t>Estudio Legal</w:t>
      </w:r>
      <w:r>
        <w:rPr>
          <w:noProof/>
        </w:rPr>
        <w:tab/>
      </w:r>
      <w:r>
        <w:rPr>
          <w:noProof/>
        </w:rPr>
        <w:fldChar w:fldCharType="begin"/>
      </w:r>
      <w:r>
        <w:rPr>
          <w:noProof/>
        </w:rPr>
        <w:instrText xml:space="preserve"> PAGEREF _Toc476693612 \h </w:instrText>
      </w:r>
      <w:r>
        <w:rPr>
          <w:noProof/>
        </w:rPr>
      </w:r>
      <w:r>
        <w:rPr>
          <w:noProof/>
        </w:rPr>
        <w:fldChar w:fldCharType="separate"/>
      </w:r>
      <w:r>
        <w:rPr>
          <w:noProof/>
        </w:rPr>
        <w:t>20</w:t>
      </w:r>
      <w:r>
        <w:rPr>
          <w:noProof/>
        </w:rPr>
        <w:fldChar w:fldCharType="end"/>
      </w:r>
    </w:p>
    <w:p w14:paraId="0B35D629"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3.2.1.</w:t>
      </w:r>
      <w:r>
        <w:rPr>
          <w:rFonts w:asciiTheme="minorHAnsi" w:eastAsiaTheme="minorEastAsia" w:hAnsiTheme="minorHAnsi"/>
          <w:noProof/>
          <w:sz w:val="22"/>
          <w:szCs w:val="22"/>
          <w:lang w:val="es-CO" w:eastAsia="es-CO"/>
        </w:rPr>
        <w:tab/>
      </w:r>
      <w:r>
        <w:rPr>
          <w:noProof/>
        </w:rPr>
        <w:t>Origen Legislación</w:t>
      </w:r>
      <w:r>
        <w:rPr>
          <w:noProof/>
        </w:rPr>
        <w:tab/>
      </w:r>
      <w:r>
        <w:rPr>
          <w:noProof/>
        </w:rPr>
        <w:fldChar w:fldCharType="begin"/>
      </w:r>
      <w:r>
        <w:rPr>
          <w:noProof/>
        </w:rPr>
        <w:instrText xml:space="preserve"> PAGEREF _Toc476693613 \h </w:instrText>
      </w:r>
      <w:r>
        <w:rPr>
          <w:noProof/>
        </w:rPr>
      </w:r>
      <w:r>
        <w:rPr>
          <w:noProof/>
        </w:rPr>
        <w:fldChar w:fldCharType="separate"/>
      </w:r>
      <w:r>
        <w:rPr>
          <w:noProof/>
        </w:rPr>
        <w:t>20</w:t>
      </w:r>
      <w:r>
        <w:rPr>
          <w:noProof/>
        </w:rPr>
        <w:fldChar w:fldCharType="end"/>
      </w:r>
    </w:p>
    <w:p w14:paraId="2B65A13D"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3.2.2.</w:t>
      </w:r>
      <w:r>
        <w:rPr>
          <w:rFonts w:asciiTheme="minorHAnsi" w:eastAsiaTheme="minorEastAsia" w:hAnsiTheme="minorHAnsi"/>
          <w:noProof/>
          <w:sz w:val="22"/>
          <w:szCs w:val="22"/>
          <w:lang w:val="es-CO" w:eastAsia="es-CO"/>
        </w:rPr>
        <w:tab/>
      </w:r>
      <w:r>
        <w:rPr>
          <w:noProof/>
        </w:rPr>
        <w:t>Leyes y Normas</w:t>
      </w:r>
      <w:r>
        <w:rPr>
          <w:noProof/>
        </w:rPr>
        <w:tab/>
      </w:r>
      <w:r>
        <w:rPr>
          <w:noProof/>
        </w:rPr>
        <w:fldChar w:fldCharType="begin"/>
      </w:r>
      <w:r>
        <w:rPr>
          <w:noProof/>
        </w:rPr>
        <w:instrText xml:space="preserve"> PAGEREF _Toc476693614 \h </w:instrText>
      </w:r>
      <w:r>
        <w:rPr>
          <w:noProof/>
        </w:rPr>
      </w:r>
      <w:r>
        <w:rPr>
          <w:noProof/>
        </w:rPr>
        <w:fldChar w:fldCharType="separate"/>
      </w:r>
      <w:r>
        <w:rPr>
          <w:noProof/>
        </w:rPr>
        <w:t>20</w:t>
      </w:r>
      <w:r>
        <w:rPr>
          <w:noProof/>
        </w:rPr>
        <w:fldChar w:fldCharType="end"/>
      </w:r>
    </w:p>
    <w:p w14:paraId="74E7596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sidRPr="007C4806">
        <w:rPr>
          <w:rFonts w:eastAsia="Times New Roman"/>
          <w:noProof/>
          <w:lang w:eastAsia="es-CO"/>
        </w:rPr>
        <w:t>3.3.</w:t>
      </w:r>
      <w:r>
        <w:rPr>
          <w:rFonts w:asciiTheme="minorHAnsi" w:eastAsiaTheme="minorEastAsia" w:hAnsiTheme="minorHAnsi"/>
          <w:noProof/>
          <w:sz w:val="22"/>
          <w:szCs w:val="22"/>
          <w:lang w:val="es-CO" w:eastAsia="es-CO"/>
        </w:rPr>
        <w:tab/>
      </w:r>
      <w:r w:rsidRPr="007C4806">
        <w:rPr>
          <w:rFonts w:eastAsia="Times New Roman"/>
          <w:noProof/>
          <w:lang w:eastAsia="es-CO"/>
        </w:rPr>
        <w:t>Alcance del Proyecto</w:t>
      </w:r>
      <w:r>
        <w:rPr>
          <w:noProof/>
        </w:rPr>
        <w:tab/>
      </w:r>
      <w:r>
        <w:rPr>
          <w:noProof/>
        </w:rPr>
        <w:fldChar w:fldCharType="begin"/>
      </w:r>
      <w:r>
        <w:rPr>
          <w:noProof/>
        </w:rPr>
        <w:instrText xml:space="preserve"> PAGEREF _Toc476693615 \h </w:instrText>
      </w:r>
      <w:r>
        <w:rPr>
          <w:noProof/>
        </w:rPr>
      </w:r>
      <w:r>
        <w:rPr>
          <w:noProof/>
        </w:rPr>
        <w:fldChar w:fldCharType="separate"/>
      </w:r>
      <w:r>
        <w:rPr>
          <w:noProof/>
        </w:rPr>
        <w:t>21</w:t>
      </w:r>
      <w:r>
        <w:rPr>
          <w:noProof/>
        </w:rPr>
        <w:fldChar w:fldCharType="end"/>
      </w:r>
    </w:p>
    <w:p w14:paraId="6A5EBA9C"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3.3.1.</w:t>
      </w:r>
      <w:r>
        <w:rPr>
          <w:rFonts w:asciiTheme="minorHAnsi" w:eastAsiaTheme="minorEastAsia" w:hAnsiTheme="minorHAnsi"/>
          <w:noProof/>
          <w:sz w:val="22"/>
          <w:szCs w:val="22"/>
          <w:lang w:val="es-CO" w:eastAsia="es-CO"/>
        </w:rPr>
        <w:tab/>
      </w:r>
      <w:r>
        <w:rPr>
          <w:noProof/>
          <w:lang w:eastAsia="es-CO"/>
        </w:rPr>
        <w:t>INGENERÍA BÁSICA</w:t>
      </w:r>
      <w:r>
        <w:rPr>
          <w:noProof/>
        </w:rPr>
        <w:tab/>
      </w:r>
      <w:r>
        <w:rPr>
          <w:noProof/>
        </w:rPr>
        <w:fldChar w:fldCharType="begin"/>
      </w:r>
      <w:r>
        <w:rPr>
          <w:noProof/>
        </w:rPr>
        <w:instrText xml:space="preserve"> PAGEREF _Toc476693616 \h </w:instrText>
      </w:r>
      <w:r>
        <w:rPr>
          <w:noProof/>
        </w:rPr>
      </w:r>
      <w:r>
        <w:rPr>
          <w:noProof/>
        </w:rPr>
        <w:fldChar w:fldCharType="separate"/>
      </w:r>
      <w:r>
        <w:rPr>
          <w:noProof/>
        </w:rPr>
        <w:t>21</w:t>
      </w:r>
      <w:r>
        <w:rPr>
          <w:noProof/>
        </w:rPr>
        <w:fldChar w:fldCharType="end"/>
      </w:r>
    </w:p>
    <w:p w14:paraId="4F29D10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3.3.2.</w:t>
      </w:r>
      <w:r>
        <w:rPr>
          <w:rFonts w:asciiTheme="minorHAnsi" w:eastAsiaTheme="minorEastAsia" w:hAnsiTheme="minorHAnsi"/>
          <w:noProof/>
          <w:sz w:val="22"/>
          <w:szCs w:val="22"/>
          <w:lang w:val="es-CO" w:eastAsia="es-CO"/>
        </w:rPr>
        <w:tab/>
      </w:r>
      <w:r>
        <w:rPr>
          <w:noProof/>
          <w:lang w:eastAsia="es-CO"/>
        </w:rPr>
        <w:t>TAMAÑO OPTIMO DEL PROYECTO</w:t>
      </w:r>
      <w:r>
        <w:rPr>
          <w:noProof/>
        </w:rPr>
        <w:tab/>
      </w:r>
      <w:r>
        <w:rPr>
          <w:noProof/>
        </w:rPr>
        <w:fldChar w:fldCharType="begin"/>
      </w:r>
      <w:r>
        <w:rPr>
          <w:noProof/>
        </w:rPr>
        <w:instrText xml:space="preserve"> PAGEREF _Toc476693617 \h </w:instrText>
      </w:r>
      <w:r>
        <w:rPr>
          <w:noProof/>
        </w:rPr>
      </w:r>
      <w:r>
        <w:rPr>
          <w:noProof/>
        </w:rPr>
        <w:fldChar w:fldCharType="separate"/>
      </w:r>
      <w:r>
        <w:rPr>
          <w:noProof/>
        </w:rPr>
        <w:t>27</w:t>
      </w:r>
      <w:r>
        <w:rPr>
          <w:noProof/>
        </w:rPr>
        <w:fldChar w:fldCharType="end"/>
      </w:r>
    </w:p>
    <w:p w14:paraId="1244078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3.3.3.</w:t>
      </w:r>
      <w:r>
        <w:rPr>
          <w:rFonts w:asciiTheme="minorHAnsi" w:eastAsiaTheme="minorEastAsia" w:hAnsiTheme="minorHAnsi"/>
          <w:noProof/>
          <w:sz w:val="22"/>
          <w:szCs w:val="22"/>
          <w:lang w:val="es-CO" w:eastAsia="es-CO"/>
        </w:rPr>
        <w:tab/>
      </w:r>
      <w:r>
        <w:rPr>
          <w:noProof/>
          <w:lang w:eastAsia="es-CO"/>
        </w:rPr>
        <w:t>LOCALIZACIÓN</w:t>
      </w:r>
      <w:r>
        <w:rPr>
          <w:noProof/>
        </w:rPr>
        <w:tab/>
      </w:r>
      <w:r>
        <w:rPr>
          <w:noProof/>
        </w:rPr>
        <w:fldChar w:fldCharType="begin"/>
      </w:r>
      <w:r>
        <w:rPr>
          <w:noProof/>
        </w:rPr>
        <w:instrText xml:space="preserve"> PAGEREF _Toc476693618 \h </w:instrText>
      </w:r>
      <w:r>
        <w:rPr>
          <w:noProof/>
        </w:rPr>
      </w:r>
      <w:r>
        <w:rPr>
          <w:noProof/>
        </w:rPr>
        <w:fldChar w:fldCharType="separate"/>
      </w:r>
      <w:r>
        <w:rPr>
          <w:noProof/>
        </w:rPr>
        <w:t>29</w:t>
      </w:r>
      <w:r>
        <w:rPr>
          <w:noProof/>
        </w:rPr>
        <w:fldChar w:fldCharType="end"/>
      </w:r>
    </w:p>
    <w:p w14:paraId="56E0A82B"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3.4.</w:t>
      </w:r>
      <w:r>
        <w:rPr>
          <w:rFonts w:asciiTheme="minorHAnsi" w:eastAsiaTheme="minorEastAsia" w:hAnsiTheme="minorHAnsi"/>
          <w:noProof/>
          <w:sz w:val="22"/>
          <w:szCs w:val="22"/>
          <w:lang w:val="es-CO" w:eastAsia="es-CO"/>
        </w:rPr>
        <w:tab/>
      </w:r>
      <w:r>
        <w:rPr>
          <w:noProof/>
          <w:lang w:eastAsia="es-CO"/>
        </w:rPr>
        <w:t>Estudio de Mercado</w:t>
      </w:r>
      <w:r>
        <w:rPr>
          <w:noProof/>
        </w:rPr>
        <w:tab/>
      </w:r>
      <w:r>
        <w:rPr>
          <w:noProof/>
        </w:rPr>
        <w:fldChar w:fldCharType="begin"/>
      </w:r>
      <w:r>
        <w:rPr>
          <w:noProof/>
        </w:rPr>
        <w:instrText xml:space="preserve"> PAGEREF _Toc476693619 \h </w:instrText>
      </w:r>
      <w:r>
        <w:rPr>
          <w:noProof/>
        </w:rPr>
      </w:r>
      <w:r>
        <w:rPr>
          <w:noProof/>
        </w:rPr>
        <w:fldChar w:fldCharType="separate"/>
      </w:r>
      <w:r>
        <w:rPr>
          <w:noProof/>
        </w:rPr>
        <w:t>29</w:t>
      </w:r>
      <w:r>
        <w:rPr>
          <w:noProof/>
        </w:rPr>
        <w:fldChar w:fldCharType="end"/>
      </w:r>
    </w:p>
    <w:p w14:paraId="03A05E54"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3.5.</w:t>
      </w:r>
      <w:r>
        <w:rPr>
          <w:rFonts w:asciiTheme="minorHAnsi" w:eastAsiaTheme="minorEastAsia" w:hAnsiTheme="minorHAnsi"/>
          <w:noProof/>
          <w:sz w:val="22"/>
          <w:szCs w:val="22"/>
          <w:lang w:val="es-CO" w:eastAsia="es-CO"/>
        </w:rPr>
        <w:tab/>
      </w:r>
      <w:r>
        <w:rPr>
          <w:noProof/>
          <w:lang w:eastAsia="es-CO"/>
        </w:rPr>
        <w:t>Estudio Financiero</w:t>
      </w:r>
      <w:r>
        <w:rPr>
          <w:noProof/>
        </w:rPr>
        <w:tab/>
      </w:r>
      <w:r>
        <w:rPr>
          <w:noProof/>
        </w:rPr>
        <w:fldChar w:fldCharType="begin"/>
      </w:r>
      <w:r>
        <w:rPr>
          <w:noProof/>
        </w:rPr>
        <w:instrText xml:space="preserve"> PAGEREF _Toc476693620 \h </w:instrText>
      </w:r>
      <w:r>
        <w:rPr>
          <w:noProof/>
        </w:rPr>
      </w:r>
      <w:r>
        <w:rPr>
          <w:noProof/>
        </w:rPr>
        <w:fldChar w:fldCharType="separate"/>
      </w:r>
      <w:r>
        <w:rPr>
          <w:noProof/>
        </w:rPr>
        <w:t>29</w:t>
      </w:r>
      <w:r>
        <w:rPr>
          <w:noProof/>
        </w:rPr>
        <w:fldChar w:fldCharType="end"/>
      </w:r>
    </w:p>
    <w:p w14:paraId="3A4F74C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3.6.</w:t>
      </w:r>
      <w:r>
        <w:rPr>
          <w:rFonts w:asciiTheme="minorHAnsi" w:eastAsiaTheme="minorEastAsia" w:hAnsiTheme="minorHAnsi"/>
          <w:noProof/>
          <w:sz w:val="22"/>
          <w:szCs w:val="22"/>
          <w:lang w:val="es-CO" w:eastAsia="es-CO"/>
        </w:rPr>
        <w:tab/>
      </w:r>
      <w:r>
        <w:rPr>
          <w:noProof/>
          <w:lang w:eastAsia="es-CO"/>
        </w:rPr>
        <w:t>Estudio Ambiental</w:t>
      </w:r>
      <w:r>
        <w:rPr>
          <w:noProof/>
        </w:rPr>
        <w:tab/>
      </w:r>
      <w:r>
        <w:rPr>
          <w:noProof/>
        </w:rPr>
        <w:fldChar w:fldCharType="begin"/>
      </w:r>
      <w:r>
        <w:rPr>
          <w:noProof/>
        </w:rPr>
        <w:instrText xml:space="preserve"> PAGEREF _Toc476693621 \h </w:instrText>
      </w:r>
      <w:r>
        <w:rPr>
          <w:noProof/>
        </w:rPr>
      </w:r>
      <w:r>
        <w:rPr>
          <w:noProof/>
        </w:rPr>
        <w:fldChar w:fldCharType="separate"/>
      </w:r>
      <w:r>
        <w:rPr>
          <w:noProof/>
        </w:rPr>
        <w:t>29</w:t>
      </w:r>
      <w:r>
        <w:rPr>
          <w:noProof/>
        </w:rPr>
        <w:fldChar w:fldCharType="end"/>
      </w:r>
    </w:p>
    <w:p w14:paraId="15402CAC"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lang w:eastAsia="es-CO"/>
        </w:rPr>
        <w:lastRenderedPageBreak/>
        <w:t>4.</w:t>
      </w:r>
      <w:r>
        <w:rPr>
          <w:rFonts w:asciiTheme="minorHAnsi" w:eastAsiaTheme="minorEastAsia" w:hAnsiTheme="minorHAnsi"/>
          <w:noProof/>
          <w:sz w:val="22"/>
          <w:szCs w:val="22"/>
          <w:lang w:val="es-CO" w:eastAsia="es-CO"/>
        </w:rPr>
        <w:tab/>
      </w:r>
      <w:r>
        <w:rPr>
          <w:noProof/>
          <w:lang w:eastAsia="es-CO"/>
        </w:rPr>
        <w:t>PLANES APLICADOS AL PROYECTO</w:t>
      </w:r>
      <w:r>
        <w:rPr>
          <w:noProof/>
        </w:rPr>
        <w:tab/>
      </w:r>
      <w:r>
        <w:rPr>
          <w:noProof/>
        </w:rPr>
        <w:fldChar w:fldCharType="begin"/>
      </w:r>
      <w:r>
        <w:rPr>
          <w:noProof/>
        </w:rPr>
        <w:instrText xml:space="preserve"> PAGEREF _Toc476693622 \h </w:instrText>
      </w:r>
      <w:r>
        <w:rPr>
          <w:noProof/>
        </w:rPr>
      </w:r>
      <w:r>
        <w:rPr>
          <w:noProof/>
        </w:rPr>
        <w:fldChar w:fldCharType="separate"/>
      </w:r>
      <w:r>
        <w:rPr>
          <w:noProof/>
        </w:rPr>
        <w:t>30</w:t>
      </w:r>
      <w:r>
        <w:rPr>
          <w:noProof/>
        </w:rPr>
        <w:fldChar w:fldCharType="end"/>
      </w:r>
    </w:p>
    <w:p w14:paraId="59FE7A4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4.1.</w:t>
      </w:r>
      <w:r>
        <w:rPr>
          <w:rFonts w:asciiTheme="minorHAnsi" w:eastAsiaTheme="minorEastAsia" w:hAnsiTheme="minorHAnsi"/>
          <w:noProof/>
          <w:sz w:val="22"/>
          <w:szCs w:val="22"/>
          <w:lang w:val="es-CO" w:eastAsia="es-CO"/>
        </w:rPr>
        <w:tab/>
      </w:r>
      <w:r>
        <w:rPr>
          <w:noProof/>
          <w:lang w:eastAsia="es-CO"/>
        </w:rPr>
        <w:t>Plan de Gestión del Proyecto</w:t>
      </w:r>
      <w:r>
        <w:rPr>
          <w:noProof/>
        </w:rPr>
        <w:tab/>
      </w:r>
      <w:r>
        <w:rPr>
          <w:noProof/>
        </w:rPr>
        <w:fldChar w:fldCharType="begin"/>
      </w:r>
      <w:r>
        <w:rPr>
          <w:noProof/>
        </w:rPr>
        <w:instrText xml:space="preserve"> PAGEREF _Toc476693623 \h </w:instrText>
      </w:r>
      <w:r>
        <w:rPr>
          <w:noProof/>
        </w:rPr>
      </w:r>
      <w:r>
        <w:rPr>
          <w:noProof/>
        </w:rPr>
        <w:fldChar w:fldCharType="separate"/>
      </w:r>
      <w:r>
        <w:rPr>
          <w:noProof/>
        </w:rPr>
        <w:t>30</w:t>
      </w:r>
      <w:r>
        <w:rPr>
          <w:noProof/>
        </w:rPr>
        <w:fldChar w:fldCharType="end"/>
      </w:r>
    </w:p>
    <w:p w14:paraId="12A6E88B"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4.1.1.</w:t>
      </w:r>
      <w:r>
        <w:rPr>
          <w:rFonts w:asciiTheme="minorHAnsi" w:eastAsiaTheme="minorEastAsia" w:hAnsiTheme="minorHAnsi"/>
          <w:noProof/>
          <w:sz w:val="22"/>
          <w:szCs w:val="22"/>
          <w:lang w:val="es-CO" w:eastAsia="es-CO"/>
        </w:rPr>
        <w:tab/>
      </w:r>
      <w:r>
        <w:rPr>
          <w:noProof/>
          <w:lang w:eastAsia="es-CO"/>
        </w:rPr>
        <w:t>Necesidad del negocio</w:t>
      </w:r>
      <w:r>
        <w:rPr>
          <w:noProof/>
        </w:rPr>
        <w:tab/>
      </w:r>
      <w:r>
        <w:rPr>
          <w:noProof/>
        </w:rPr>
        <w:fldChar w:fldCharType="begin"/>
      </w:r>
      <w:r>
        <w:rPr>
          <w:noProof/>
        </w:rPr>
        <w:instrText xml:space="preserve"> PAGEREF _Toc476693624 \h </w:instrText>
      </w:r>
      <w:r>
        <w:rPr>
          <w:noProof/>
        </w:rPr>
      </w:r>
      <w:r>
        <w:rPr>
          <w:noProof/>
        </w:rPr>
        <w:fldChar w:fldCharType="separate"/>
      </w:r>
      <w:r>
        <w:rPr>
          <w:noProof/>
        </w:rPr>
        <w:t>30</w:t>
      </w:r>
      <w:r>
        <w:rPr>
          <w:noProof/>
        </w:rPr>
        <w:fldChar w:fldCharType="end"/>
      </w:r>
    </w:p>
    <w:p w14:paraId="2833C6A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4.1.2.</w:t>
      </w:r>
      <w:r>
        <w:rPr>
          <w:rFonts w:asciiTheme="minorHAnsi" w:eastAsiaTheme="minorEastAsia" w:hAnsiTheme="minorHAnsi"/>
          <w:noProof/>
          <w:sz w:val="22"/>
          <w:szCs w:val="22"/>
          <w:lang w:val="es-CO" w:eastAsia="es-CO"/>
        </w:rPr>
        <w:tab/>
      </w:r>
      <w:r>
        <w:rPr>
          <w:noProof/>
          <w:lang w:eastAsia="es-CO"/>
        </w:rPr>
        <w:t>Enunciado del trabajo</w:t>
      </w:r>
      <w:r>
        <w:rPr>
          <w:noProof/>
        </w:rPr>
        <w:tab/>
      </w:r>
      <w:r>
        <w:rPr>
          <w:noProof/>
        </w:rPr>
        <w:fldChar w:fldCharType="begin"/>
      </w:r>
      <w:r>
        <w:rPr>
          <w:noProof/>
        </w:rPr>
        <w:instrText xml:space="preserve"> PAGEREF _Toc476693625 \h </w:instrText>
      </w:r>
      <w:r>
        <w:rPr>
          <w:noProof/>
        </w:rPr>
      </w:r>
      <w:r>
        <w:rPr>
          <w:noProof/>
        </w:rPr>
        <w:fldChar w:fldCharType="separate"/>
      </w:r>
      <w:r>
        <w:rPr>
          <w:noProof/>
        </w:rPr>
        <w:t>30</w:t>
      </w:r>
      <w:r>
        <w:rPr>
          <w:noProof/>
        </w:rPr>
        <w:fldChar w:fldCharType="end"/>
      </w:r>
    </w:p>
    <w:p w14:paraId="6559E52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4.1.3.</w:t>
      </w:r>
      <w:r>
        <w:rPr>
          <w:rFonts w:asciiTheme="minorHAnsi" w:eastAsiaTheme="minorEastAsia" w:hAnsiTheme="minorHAnsi"/>
          <w:noProof/>
          <w:sz w:val="22"/>
          <w:szCs w:val="22"/>
          <w:lang w:val="es-CO" w:eastAsia="es-CO"/>
        </w:rPr>
        <w:tab/>
      </w:r>
      <w:r>
        <w:rPr>
          <w:noProof/>
          <w:lang w:eastAsia="es-CO"/>
        </w:rPr>
        <w:t>Enfoque del proyecto</w:t>
      </w:r>
      <w:r>
        <w:rPr>
          <w:noProof/>
        </w:rPr>
        <w:tab/>
      </w:r>
      <w:r>
        <w:rPr>
          <w:noProof/>
        </w:rPr>
        <w:fldChar w:fldCharType="begin"/>
      </w:r>
      <w:r>
        <w:rPr>
          <w:noProof/>
        </w:rPr>
        <w:instrText xml:space="preserve"> PAGEREF _Toc476693626 \h </w:instrText>
      </w:r>
      <w:r>
        <w:rPr>
          <w:noProof/>
        </w:rPr>
      </w:r>
      <w:r>
        <w:rPr>
          <w:noProof/>
        </w:rPr>
        <w:fldChar w:fldCharType="separate"/>
      </w:r>
      <w:r>
        <w:rPr>
          <w:noProof/>
        </w:rPr>
        <w:t>30</w:t>
      </w:r>
      <w:r>
        <w:rPr>
          <w:noProof/>
        </w:rPr>
        <w:fldChar w:fldCharType="end"/>
      </w:r>
    </w:p>
    <w:p w14:paraId="44B961E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4.1.4.</w:t>
      </w:r>
      <w:r>
        <w:rPr>
          <w:rFonts w:asciiTheme="minorHAnsi" w:eastAsiaTheme="minorEastAsia" w:hAnsiTheme="minorHAnsi"/>
          <w:noProof/>
          <w:sz w:val="22"/>
          <w:szCs w:val="22"/>
          <w:lang w:val="es-CO" w:eastAsia="es-CO"/>
        </w:rPr>
        <w:tab/>
      </w:r>
      <w:r>
        <w:rPr>
          <w:noProof/>
          <w:lang w:eastAsia="es-CO"/>
        </w:rPr>
        <w:t>Factores de éxito</w:t>
      </w:r>
      <w:r>
        <w:rPr>
          <w:noProof/>
        </w:rPr>
        <w:tab/>
      </w:r>
      <w:r>
        <w:rPr>
          <w:noProof/>
        </w:rPr>
        <w:fldChar w:fldCharType="begin"/>
      </w:r>
      <w:r>
        <w:rPr>
          <w:noProof/>
        </w:rPr>
        <w:instrText xml:space="preserve"> PAGEREF _Toc476693627 \h </w:instrText>
      </w:r>
      <w:r>
        <w:rPr>
          <w:noProof/>
        </w:rPr>
      </w:r>
      <w:r>
        <w:rPr>
          <w:noProof/>
        </w:rPr>
        <w:fldChar w:fldCharType="separate"/>
      </w:r>
      <w:r>
        <w:rPr>
          <w:noProof/>
        </w:rPr>
        <w:t>31</w:t>
      </w:r>
      <w:r>
        <w:rPr>
          <w:noProof/>
        </w:rPr>
        <w:fldChar w:fldCharType="end"/>
      </w:r>
    </w:p>
    <w:p w14:paraId="16EEFA53"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4.1.5.</w:t>
      </w:r>
      <w:r>
        <w:rPr>
          <w:rFonts w:asciiTheme="minorHAnsi" w:eastAsiaTheme="minorEastAsia" w:hAnsiTheme="minorHAnsi"/>
          <w:noProof/>
          <w:sz w:val="22"/>
          <w:szCs w:val="22"/>
          <w:lang w:val="es-CO" w:eastAsia="es-CO"/>
        </w:rPr>
        <w:tab/>
      </w:r>
      <w:r>
        <w:rPr>
          <w:noProof/>
          <w:lang w:eastAsia="es-CO"/>
        </w:rPr>
        <w:t>Dependencias y restricciones</w:t>
      </w:r>
      <w:r>
        <w:rPr>
          <w:noProof/>
        </w:rPr>
        <w:tab/>
      </w:r>
      <w:r>
        <w:rPr>
          <w:noProof/>
        </w:rPr>
        <w:fldChar w:fldCharType="begin"/>
      </w:r>
      <w:r>
        <w:rPr>
          <w:noProof/>
        </w:rPr>
        <w:instrText xml:space="preserve"> PAGEREF _Toc476693628 \h </w:instrText>
      </w:r>
      <w:r>
        <w:rPr>
          <w:noProof/>
        </w:rPr>
      </w:r>
      <w:r>
        <w:rPr>
          <w:noProof/>
        </w:rPr>
        <w:fldChar w:fldCharType="separate"/>
      </w:r>
      <w:r>
        <w:rPr>
          <w:noProof/>
        </w:rPr>
        <w:t>31</w:t>
      </w:r>
      <w:r>
        <w:rPr>
          <w:noProof/>
        </w:rPr>
        <w:fldChar w:fldCharType="end"/>
      </w:r>
    </w:p>
    <w:p w14:paraId="6905F63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4.2.</w:t>
      </w:r>
      <w:r>
        <w:rPr>
          <w:rFonts w:asciiTheme="minorHAnsi" w:eastAsiaTheme="minorEastAsia" w:hAnsiTheme="minorHAnsi"/>
          <w:noProof/>
          <w:sz w:val="22"/>
          <w:szCs w:val="22"/>
          <w:lang w:val="es-CO" w:eastAsia="es-CO"/>
        </w:rPr>
        <w:tab/>
      </w:r>
      <w:r>
        <w:rPr>
          <w:noProof/>
          <w:lang w:eastAsia="es-CO"/>
        </w:rPr>
        <w:t>Plan de Gestión del Alcance</w:t>
      </w:r>
      <w:r>
        <w:rPr>
          <w:noProof/>
        </w:rPr>
        <w:tab/>
      </w:r>
      <w:r>
        <w:rPr>
          <w:noProof/>
        </w:rPr>
        <w:fldChar w:fldCharType="begin"/>
      </w:r>
      <w:r>
        <w:rPr>
          <w:noProof/>
        </w:rPr>
        <w:instrText xml:space="preserve"> PAGEREF _Toc476693629 \h </w:instrText>
      </w:r>
      <w:r>
        <w:rPr>
          <w:noProof/>
        </w:rPr>
      </w:r>
      <w:r>
        <w:rPr>
          <w:noProof/>
        </w:rPr>
        <w:fldChar w:fldCharType="separate"/>
      </w:r>
      <w:r>
        <w:rPr>
          <w:noProof/>
        </w:rPr>
        <w:t>31</w:t>
      </w:r>
      <w:r>
        <w:rPr>
          <w:noProof/>
        </w:rPr>
        <w:fldChar w:fldCharType="end"/>
      </w:r>
    </w:p>
    <w:p w14:paraId="24C3F221"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4.2.1.</w:t>
      </w:r>
      <w:r>
        <w:rPr>
          <w:rFonts w:asciiTheme="minorHAnsi" w:eastAsiaTheme="minorEastAsia" w:hAnsiTheme="minorHAnsi"/>
          <w:noProof/>
          <w:sz w:val="22"/>
          <w:szCs w:val="22"/>
          <w:lang w:val="es-CO" w:eastAsia="es-CO"/>
        </w:rPr>
        <w:tab/>
      </w:r>
      <w:r>
        <w:rPr>
          <w:noProof/>
          <w:lang w:eastAsia="es-CO"/>
        </w:rPr>
        <w:t>Resultados del proyecto</w:t>
      </w:r>
      <w:r>
        <w:rPr>
          <w:noProof/>
        </w:rPr>
        <w:tab/>
      </w:r>
      <w:r>
        <w:rPr>
          <w:noProof/>
        </w:rPr>
        <w:fldChar w:fldCharType="begin"/>
      </w:r>
      <w:r>
        <w:rPr>
          <w:noProof/>
        </w:rPr>
        <w:instrText xml:space="preserve"> PAGEREF _Toc476693630 \h </w:instrText>
      </w:r>
      <w:r>
        <w:rPr>
          <w:noProof/>
        </w:rPr>
      </w:r>
      <w:r>
        <w:rPr>
          <w:noProof/>
        </w:rPr>
        <w:fldChar w:fldCharType="separate"/>
      </w:r>
      <w:r>
        <w:rPr>
          <w:noProof/>
        </w:rPr>
        <w:t>31</w:t>
      </w:r>
      <w:r>
        <w:rPr>
          <w:noProof/>
        </w:rPr>
        <w:fldChar w:fldCharType="end"/>
      </w:r>
    </w:p>
    <w:p w14:paraId="0C2C946A"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4.2.2.</w:t>
      </w:r>
      <w:r>
        <w:rPr>
          <w:rFonts w:asciiTheme="minorHAnsi" w:eastAsiaTheme="minorEastAsia" w:hAnsiTheme="minorHAnsi"/>
          <w:noProof/>
          <w:sz w:val="22"/>
          <w:szCs w:val="22"/>
          <w:lang w:val="es-CO" w:eastAsia="es-CO"/>
        </w:rPr>
        <w:tab/>
      </w:r>
      <w:r>
        <w:rPr>
          <w:noProof/>
          <w:lang w:eastAsia="es-CO"/>
        </w:rPr>
        <w:t>Enfoque a utilizar</w:t>
      </w:r>
      <w:r>
        <w:rPr>
          <w:noProof/>
        </w:rPr>
        <w:tab/>
      </w:r>
      <w:r>
        <w:rPr>
          <w:noProof/>
        </w:rPr>
        <w:fldChar w:fldCharType="begin"/>
      </w:r>
      <w:r>
        <w:rPr>
          <w:noProof/>
        </w:rPr>
        <w:instrText xml:space="preserve"> PAGEREF _Toc476693631 \h </w:instrText>
      </w:r>
      <w:r>
        <w:rPr>
          <w:noProof/>
        </w:rPr>
      </w:r>
      <w:r>
        <w:rPr>
          <w:noProof/>
        </w:rPr>
        <w:fldChar w:fldCharType="separate"/>
      </w:r>
      <w:r>
        <w:rPr>
          <w:noProof/>
        </w:rPr>
        <w:t>31</w:t>
      </w:r>
      <w:r>
        <w:rPr>
          <w:noProof/>
        </w:rPr>
        <w:fldChar w:fldCharType="end"/>
      </w:r>
    </w:p>
    <w:p w14:paraId="2546515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4.2.3.</w:t>
      </w:r>
      <w:r>
        <w:rPr>
          <w:rFonts w:asciiTheme="minorHAnsi" w:eastAsiaTheme="minorEastAsia" w:hAnsiTheme="minorHAnsi"/>
          <w:noProof/>
          <w:sz w:val="22"/>
          <w:szCs w:val="22"/>
          <w:lang w:val="es-CO" w:eastAsia="es-CO"/>
        </w:rPr>
        <w:tab/>
      </w:r>
      <w:r>
        <w:rPr>
          <w:noProof/>
          <w:lang w:eastAsia="es-CO"/>
        </w:rPr>
        <w:t>Contenido del proyecto</w:t>
      </w:r>
      <w:r>
        <w:rPr>
          <w:noProof/>
        </w:rPr>
        <w:tab/>
      </w:r>
      <w:r>
        <w:rPr>
          <w:noProof/>
        </w:rPr>
        <w:fldChar w:fldCharType="begin"/>
      </w:r>
      <w:r>
        <w:rPr>
          <w:noProof/>
        </w:rPr>
        <w:instrText xml:space="preserve"> PAGEREF _Toc476693632 \h </w:instrText>
      </w:r>
      <w:r>
        <w:rPr>
          <w:noProof/>
        </w:rPr>
      </w:r>
      <w:r>
        <w:rPr>
          <w:noProof/>
        </w:rPr>
        <w:fldChar w:fldCharType="separate"/>
      </w:r>
      <w:r>
        <w:rPr>
          <w:noProof/>
        </w:rPr>
        <w:t>32</w:t>
      </w:r>
      <w:r>
        <w:rPr>
          <w:noProof/>
        </w:rPr>
        <w:fldChar w:fldCharType="end"/>
      </w:r>
    </w:p>
    <w:p w14:paraId="15AC591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4.2.4.</w:t>
      </w:r>
      <w:r>
        <w:rPr>
          <w:rFonts w:asciiTheme="minorHAnsi" w:eastAsiaTheme="minorEastAsia" w:hAnsiTheme="minorHAnsi"/>
          <w:noProof/>
          <w:sz w:val="22"/>
          <w:szCs w:val="22"/>
          <w:lang w:val="es-CO" w:eastAsia="es-CO"/>
        </w:rPr>
        <w:tab/>
      </w:r>
      <w:r>
        <w:rPr>
          <w:noProof/>
          <w:lang w:eastAsia="es-CO"/>
        </w:rPr>
        <w:t>Exclusiones</w:t>
      </w:r>
      <w:r>
        <w:rPr>
          <w:noProof/>
        </w:rPr>
        <w:tab/>
      </w:r>
      <w:r>
        <w:rPr>
          <w:noProof/>
        </w:rPr>
        <w:fldChar w:fldCharType="begin"/>
      </w:r>
      <w:r>
        <w:rPr>
          <w:noProof/>
        </w:rPr>
        <w:instrText xml:space="preserve"> PAGEREF _Toc476693633 \h </w:instrText>
      </w:r>
      <w:r>
        <w:rPr>
          <w:noProof/>
        </w:rPr>
      </w:r>
      <w:r>
        <w:rPr>
          <w:noProof/>
        </w:rPr>
        <w:fldChar w:fldCharType="separate"/>
      </w:r>
      <w:r>
        <w:rPr>
          <w:noProof/>
        </w:rPr>
        <w:t>33</w:t>
      </w:r>
      <w:r>
        <w:rPr>
          <w:noProof/>
        </w:rPr>
        <w:fldChar w:fldCharType="end"/>
      </w:r>
    </w:p>
    <w:p w14:paraId="0FE2AE4F"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4.2.5.</w:t>
      </w:r>
      <w:r>
        <w:rPr>
          <w:rFonts w:asciiTheme="minorHAnsi" w:eastAsiaTheme="minorEastAsia" w:hAnsiTheme="minorHAnsi"/>
          <w:noProof/>
          <w:sz w:val="22"/>
          <w:szCs w:val="22"/>
          <w:lang w:val="es-CO" w:eastAsia="es-CO"/>
        </w:rPr>
        <w:tab/>
      </w:r>
      <w:r>
        <w:rPr>
          <w:noProof/>
          <w:lang w:eastAsia="es-CO"/>
        </w:rPr>
        <w:t>Supuestos</w:t>
      </w:r>
      <w:r>
        <w:rPr>
          <w:noProof/>
        </w:rPr>
        <w:tab/>
      </w:r>
      <w:r>
        <w:rPr>
          <w:noProof/>
        </w:rPr>
        <w:fldChar w:fldCharType="begin"/>
      </w:r>
      <w:r>
        <w:rPr>
          <w:noProof/>
        </w:rPr>
        <w:instrText xml:space="preserve"> PAGEREF _Toc476693634 \h </w:instrText>
      </w:r>
      <w:r>
        <w:rPr>
          <w:noProof/>
        </w:rPr>
      </w:r>
      <w:r>
        <w:rPr>
          <w:noProof/>
        </w:rPr>
        <w:fldChar w:fldCharType="separate"/>
      </w:r>
      <w:r>
        <w:rPr>
          <w:noProof/>
        </w:rPr>
        <w:t>33</w:t>
      </w:r>
      <w:r>
        <w:rPr>
          <w:noProof/>
        </w:rPr>
        <w:fldChar w:fldCharType="end"/>
      </w:r>
    </w:p>
    <w:p w14:paraId="0645D63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4.2.6.</w:t>
      </w:r>
      <w:r>
        <w:rPr>
          <w:rFonts w:asciiTheme="minorHAnsi" w:eastAsiaTheme="minorEastAsia" w:hAnsiTheme="minorHAnsi"/>
          <w:noProof/>
          <w:sz w:val="22"/>
          <w:szCs w:val="22"/>
          <w:lang w:val="es-CO" w:eastAsia="es-CO"/>
        </w:rPr>
        <w:tab/>
      </w:r>
      <w:r>
        <w:rPr>
          <w:noProof/>
          <w:lang w:eastAsia="es-CO"/>
        </w:rPr>
        <w:t>Restricciones</w:t>
      </w:r>
      <w:r>
        <w:rPr>
          <w:noProof/>
        </w:rPr>
        <w:tab/>
      </w:r>
      <w:r>
        <w:rPr>
          <w:noProof/>
        </w:rPr>
        <w:fldChar w:fldCharType="begin"/>
      </w:r>
      <w:r>
        <w:rPr>
          <w:noProof/>
        </w:rPr>
        <w:instrText xml:space="preserve"> PAGEREF _Toc476693635 \h </w:instrText>
      </w:r>
      <w:r>
        <w:rPr>
          <w:noProof/>
        </w:rPr>
      </w:r>
      <w:r>
        <w:rPr>
          <w:noProof/>
        </w:rPr>
        <w:fldChar w:fldCharType="separate"/>
      </w:r>
      <w:r>
        <w:rPr>
          <w:noProof/>
        </w:rPr>
        <w:t>33</w:t>
      </w:r>
      <w:r>
        <w:rPr>
          <w:noProof/>
        </w:rPr>
        <w:fldChar w:fldCharType="end"/>
      </w:r>
    </w:p>
    <w:p w14:paraId="403769FF"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4.3.</w:t>
      </w:r>
      <w:r>
        <w:rPr>
          <w:rFonts w:asciiTheme="minorHAnsi" w:eastAsiaTheme="minorEastAsia" w:hAnsiTheme="minorHAnsi"/>
          <w:noProof/>
          <w:sz w:val="22"/>
          <w:szCs w:val="22"/>
          <w:lang w:val="es-CO" w:eastAsia="es-CO"/>
        </w:rPr>
        <w:tab/>
      </w:r>
      <w:r>
        <w:rPr>
          <w:noProof/>
          <w:lang w:eastAsia="es-CO"/>
        </w:rPr>
        <w:t>Plan de Gestión del Tiempo</w:t>
      </w:r>
      <w:r>
        <w:rPr>
          <w:noProof/>
        </w:rPr>
        <w:tab/>
      </w:r>
      <w:r>
        <w:rPr>
          <w:noProof/>
        </w:rPr>
        <w:fldChar w:fldCharType="begin"/>
      </w:r>
      <w:r>
        <w:rPr>
          <w:noProof/>
        </w:rPr>
        <w:instrText xml:space="preserve"> PAGEREF _Toc476693636 \h </w:instrText>
      </w:r>
      <w:r>
        <w:rPr>
          <w:noProof/>
        </w:rPr>
      </w:r>
      <w:r>
        <w:rPr>
          <w:noProof/>
        </w:rPr>
        <w:fldChar w:fldCharType="separate"/>
      </w:r>
      <w:r>
        <w:rPr>
          <w:noProof/>
        </w:rPr>
        <w:t>33</w:t>
      </w:r>
      <w:r>
        <w:rPr>
          <w:noProof/>
        </w:rPr>
        <w:fldChar w:fldCharType="end"/>
      </w:r>
    </w:p>
    <w:p w14:paraId="28EA4510"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4.3.1.</w:t>
      </w:r>
      <w:r>
        <w:rPr>
          <w:rFonts w:asciiTheme="minorHAnsi" w:eastAsiaTheme="minorEastAsia" w:hAnsiTheme="minorHAnsi"/>
          <w:noProof/>
          <w:sz w:val="22"/>
          <w:szCs w:val="22"/>
          <w:lang w:val="es-CO" w:eastAsia="es-CO"/>
        </w:rPr>
        <w:tab/>
      </w:r>
      <w:r>
        <w:rPr>
          <w:noProof/>
          <w:lang w:eastAsia="es-CO"/>
        </w:rPr>
        <w:t>Estructura desglosada del trabajo:</w:t>
      </w:r>
      <w:r>
        <w:rPr>
          <w:noProof/>
        </w:rPr>
        <w:tab/>
      </w:r>
      <w:r>
        <w:rPr>
          <w:noProof/>
        </w:rPr>
        <w:fldChar w:fldCharType="begin"/>
      </w:r>
      <w:r>
        <w:rPr>
          <w:noProof/>
        </w:rPr>
        <w:instrText xml:space="preserve"> PAGEREF _Toc476693637 \h </w:instrText>
      </w:r>
      <w:r>
        <w:rPr>
          <w:noProof/>
        </w:rPr>
      </w:r>
      <w:r>
        <w:rPr>
          <w:noProof/>
        </w:rPr>
        <w:fldChar w:fldCharType="separate"/>
      </w:r>
      <w:r>
        <w:rPr>
          <w:noProof/>
        </w:rPr>
        <w:t>34</w:t>
      </w:r>
      <w:r>
        <w:rPr>
          <w:noProof/>
        </w:rPr>
        <w:fldChar w:fldCharType="end"/>
      </w:r>
    </w:p>
    <w:p w14:paraId="3E68401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5.3.2</w:t>
      </w:r>
      <w:r>
        <w:rPr>
          <w:rFonts w:asciiTheme="minorHAnsi" w:eastAsiaTheme="minorEastAsia" w:hAnsiTheme="minorHAnsi"/>
          <w:noProof/>
          <w:sz w:val="22"/>
          <w:szCs w:val="22"/>
          <w:lang w:val="es-CO" w:eastAsia="es-CO"/>
        </w:rPr>
        <w:tab/>
      </w:r>
      <w:r>
        <w:rPr>
          <w:noProof/>
          <w:lang w:eastAsia="es-CO"/>
        </w:rPr>
        <w:t>PER</w:t>
      </w:r>
      <w:r>
        <w:rPr>
          <w:noProof/>
        </w:rPr>
        <w:tab/>
      </w:r>
      <w:r>
        <w:rPr>
          <w:noProof/>
        </w:rPr>
        <w:fldChar w:fldCharType="begin"/>
      </w:r>
      <w:r>
        <w:rPr>
          <w:noProof/>
        </w:rPr>
        <w:instrText xml:space="preserve"> PAGEREF _Toc476693638 \h </w:instrText>
      </w:r>
      <w:r>
        <w:rPr>
          <w:noProof/>
        </w:rPr>
      </w:r>
      <w:r>
        <w:rPr>
          <w:noProof/>
        </w:rPr>
        <w:fldChar w:fldCharType="separate"/>
      </w:r>
      <w:r>
        <w:rPr>
          <w:noProof/>
        </w:rPr>
        <w:t>35</w:t>
      </w:r>
      <w:r>
        <w:rPr>
          <w:noProof/>
        </w:rPr>
        <w:fldChar w:fldCharType="end"/>
      </w:r>
    </w:p>
    <w:p w14:paraId="406FA4E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5.3.3</w:t>
      </w:r>
      <w:r>
        <w:rPr>
          <w:rFonts w:asciiTheme="minorHAnsi" w:eastAsiaTheme="minorEastAsia" w:hAnsiTheme="minorHAnsi"/>
          <w:noProof/>
          <w:sz w:val="22"/>
          <w:szCs w:val="22"/>
          <w:lang w:val="es-CO" w:eastAsia="es-CO"/>
        </w:rPr>
        <w:tab/>
      </w:r>
      <w:r>
        <w:rPr>
          <w:noProof/>
          <w:lang w:eastAsia="es-CO"/>
        </w:rPr>
        <w:t>Cronograma del proyecto</w:t>
      </w:r>
      <w:r>
        <w:rPr>
          <w:noProof/>
        </w:rPr>
        <w:tab/>
      </w:r>
      <w:r>
        <w:rPr>
          <w:noProof/>
        </w:rPr>
        <w:fldChar w:fldCharType="begin"/>
      </w:r>
      <w:r>
        <w:rPr>
          <w:noProof/>
        </w:rPr>
        <w:instrText xml:space="preserve"> PAGEREF _Toc476693639 \h </w:instrText>
      </w:r>
      <w:r>
        <w:rPr>
          <w:noProof/>
        </w:rPr>
      </w:r>
      <w:r>
        <w:rPr>
          <w:noProof/>
        </w:rPr>
        <w:fldChar w:fldCharType="separate"/>
      </w:r>
      <w:r>
        <w:rPr>
          <w:noProof/>
        </w:rPr>
        <w:t>36</w:t>
      </w:r>
      <w:r>
        <w:rPr>
          <w:noProof/>
        </w:rPr>
        <w:fldChar w:fldCharType="end"/>
      </w:r>
    </w:p>
    <w:p w14:paraId="1616C129"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5.3.4</w:t>
      </w:r>
      <w:r>
        <w:rPr>
          <w:rFonts w:asciiTheme="minorHAnsi" w:eastAsiaTheme="minorEastAsia" w:hAnsiTheme="minorHAnsi"/>
          <w:noProof/>
          <w:sz w:val="22"/>
          <w:szCs w:val="22"/>
          <w:lang w:val="es-CO" w:eastAsia="es-CO"/>
        </w:rPr>
        <w:tab/>
      </w:r>
      <w:r>
        <w:rPr>
          <w:noProof/>
          <w:lang w:eastAsia="es-CO"/>
        </w:rPr>
        <w:t>Control del Cronograma</w:t>
      </w:r>
      <w:r>
        <w:rPr>
          <w:noProof/>
        </w:rPr>
        <w:tab/>
      </w:r>
      <w:r>
        <w:rPr>
          <w:noProof/>
        </w:rPr>
        <w:fldChar w:fldCharType="begin"/>
      </w:r>
      <w:r>
        <w:rPr>
          <w:noProof/>
        </w:rPr>
        <w:instrText xml:space="preserve"> PAGEREF _Toc476693640 \h </w:instrText>
      </w:r>
      <w:r>
        <w:rPr>
          <w:noProof/>
        </w:rPr>
      </w:r>
      <w:r>
        <w:rPr>
          <w:noProof/>
        </w:rPr>
        <w:fldChar w:fldCharType="separate"/>
      </w:r>
      <w:r>
        <w:rPr>
          <w:noProof/>
        </w:rPr>
        <w:t>37</w:t>
      </w:r>
      <w:r>
        <w:rPr>
          <w:noProof/>
        </w:rPr>
        <w:fldChar w:fldCharType="end"/>
      </w:r>
    </w:p>
    <w:p w14:paraId="01FD0A0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4.4</w:t>
      </w:r>
      <w:r>
        <w:rPr>
          <w:rFonts w:asciiTheme="minorHAnsi" w:eastAsiaTheme="minorEastAsia" w:hAnsiTheme="minorHAnsi"/>
          <w:noProof/>
          <w:sz w:val="22"/>
          <w:szCs w:val="22"/>
          <w:lang w:val="es-CO" w:eastAsia="es-CO"/>
        </w:rPr>
        <w:tab/>
      </w:r>
      <w:r>
        <w:rPr>
          <w:noProof/>
          <w:lang w:eastAsia="es-CO"/>
        </w:rPr>
        <w:t>Plan de Gestión del Costo</w:t>
      </w:r>
      <w:r>
        <w:rPr>
          <w:noProof/>
        </w:rPr>
        <w:tab/>
      </w:r>
      <w:r>
        <w:rPr>
          <w:noProof/>
        </w:rPr>
        <w:fldChar w:fldCharType="begin"/>
      </w:r>
      <w:r>
        <w:rPr>
          <w:noProof/>
        </w:rPr>
        <w:instrText xml:space="preserve"> PAGEREF _Toc476693641 \h </w:instrText>
      </w:r>
      <w:r>
        <w:rPr>
          <w:noProof/>
        </w:rPr>
      </w:r>
      <w:r>
        <w:rPr>
          <w:noProof/>
        </w:rPr>
        <w:fldChar w:fldCharType="separate"/>
      </w:r>
      <w:r>
        <w:rPr>
          <w:noProof/>
        </w:rPr>
        <w:t>37</w:t>
      </w:r>
      <w:r>
        <w:rPr>
          <w:noProof/>
        </w:rPr>
        <w:fldChar w:fldCharType="end"/>
      </w:r>
    </w:p>
    <w:p w14:paraId="63776B7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4.4.1</w:t>
      </w:r>
      <w:r>
        <w:rPr>
          <w:rFonts w:asciiTheme="minorHAnsi" w:eastAsiaTheme="minorEastAsia" w:hAnsiTheme="minorHAnsi"/>
          <w:noProof/>
          <w:sz w:val="22"/>
          <w:szCs w:val="22"/>
          <w:lang w:val="es-CO" w:eastAsia="es-CO"/>
        </w:rPr>
        <w:tab/>
      </w:r>
      <w:r>
        <w:rPr>
          <w:noProof/>
          <w:lang w:eastAsia="es-CO"/>
        </w:rPr>
        <w:t>Estimación de costos</w:t>
      </w:r>
      <w:r>
        <w:rPr>
          <w:noProof/>
        </w:rPr>
        <w:tab/>
      </w:r>
      <w:r>
        <w:rPr>
          <w:noProof/>
        </w:rPr>
        <w:fldChar w:fldCharType="begin"/>
      </w:r>
      <w:r>
        <w:rPr>
          <w:noProof/>
        </w:rPr>
        <w:instrText xml:space="preserve"> PAGEREF _Toc476693642 \h </w:instrText>
      </w:r>
      <w:r>
        <w:rPr>
          <w:noProof/>
        </w:rPr>
      </w:r>
      <w:r>
        <w:rPr>
          <w:noProof/>
        </w:rPr>
        <w:fldChar w:fldCharType="separate"/>
      </w:r>
      <w:r>
        <w:rPr>
          <w:noProof/>
        </w:rPr>
        <w:t>37</w:t>
      </w:r>
      <w:r>
        <w:rPr>
          <w:noProof/>
        </w:rPr>
        <w:fldChar w:fldCharType="end"/>
      </w:r>
    </w:p>
    <w:p w14:paraId="77638149"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4.4.2</w:t>
      </w:r>
      <w:r>
        <w:rPr>
          <w:rFonts w:asciiTheme="minorHAnsi" w:eastAsiaTheme="minorEastAsia" w:hAnsiTheme="minorHAnsi"/>
          <w:noProof/>
          <w:sz w:val="22"/>
          <w:szCs w:val="22"/>
          <w:lang w:val="es-CO" w:eastAsia="es-CO"/>
        </w:rPr>
        <w:tab/>
      </w:r>
      <w:r>
        <w:rPr>
          <w:noProof/>
          <w:lang w:eastAsia="es-CO"/>
        </w:rPr>
        <w:t>Gestión y Control de los Costos</w:t>
      </w:r>
      <w:r>
        <w:rPr>
          <w:noProof/>
        </w:rPr>
        <w:tab/>
      </w:r>
      <w:r>
        <w:rPr>
          <w:noProof/>
        </w:rPr>
        <w:fldChar w:fldCharType="begin"/>
      </w:r>
      <w:r>
        <w:rPr>
          <w:noProof/>
        </w:rPr>
        <w:instrText xml:space="preserve"> PAGEREF _Toc476693643 \h </w:instrText>
      </w:r>
      <w:r>
        <w:rPr>
          <w:noProof/>
        </w:rPr>
      </w:r>
      <w:r>
        <w:rPr>
          <w:noProof/>
        </w:rPr>
        <w:fldChar w:fldCharType="separate"/>
      </w:r>
      <w:r>
        <w:rPr>
          <w:noProof/>
        </w:rPr>
        <w:t>40</w:t>
      </w:r>
      <w:r>
        <w:rPr>
          <w:noProof/>
        </w:rPr>
        <w:fldChar w:fldCharType="end"/>
      </w:r>
    </w:p>
    <w:p w14:paraId="3F63CD6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4.4.3</w:t>
      </w:r>
      <w:r>
        <w:rPr>
          <w:rFonts w:asciiTheme="minorHAnsi" w:eastAsiaTheme="minorEastAsia" w:hAnsiTheme="minorHAnsi"/>
          <w:noProof/>
          <w:sz w:val="22"/>
          <w:szCs w:val="22"/>
          <w:lang w:val="es-CO" w:eastAsia="es-CO"/>
        </w:rPr>
        <w:tab/>
      </w:r>
      <w:r>
        <w:rPr>
          <w:noProof/>
          <w:lang w:eastAsia="es-CO"/>
        </w:rPr>
        <w:t>Planilla de costos</w:t>
      </w:r>
      <w:r>
        <w:rPr>
          <w:noProof/>
        </w:rPr>
        <w:tab/>
      </w:r>
      <w:r>
        <w:rPr>
          <w:noProof/>
        </w:rPr>
        <w:fldChar w:fldCharType="begin"/>
      </w:r>
      <w:r>
        <w:rPr>
          <w:noProof/>
        </w:rPr>
        <w:instrText xml:space="preserve"> PAGEREF _Toc476693644 \h </w:instrText>
      </w:r>
      <w:r>
        <w:rPr>
          <w:noProof/>
        </w:rPr>
      </w:r>
      <w:r>
        <w:rPr>
          <w:noProof/>
        </w:rPr>
        <w:fldChar w:fldCharType="separate"/>
      </w:r>
      <w:r>
        <w:rPr>
          <w:noProof/>
        </w:rPr>
        <w:t>41</w:t>
      </w:r>
      <w:r>
        <w:rPr>
          <w:noProof/>
        </w:rPr>
        <w:fldChar w:fldCharType="end"/>
      </w:r>
    </w:p>
    <w:p w14:paraId="72CC8478"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4.5</w:t>
      </w:r>
      <w:r>
        <w:rPr>
          <w:rFonts w:asciiTheme="minorHAnsi" w:eastAsiaTheme="minorEastAsia" w:hAnsiTheme="minorHAnsi"/>
          <w:noProof/>
          <w:sz w:val="22"/>
          <w:szCs w:val="22"/>
          <w:lang w:val="es-CO" w:eastAsia="es-CO"/>
        </w:rPr>
        <w:tab/>
      </w:r>
      <w:r>
        <w:rPr>
          <w:noProof/>
          <w:lang w:eastAsia="es-CO"/>
        </w:rPr>
        <w:t>Plan de Gestión de la Calidad</w:t>
      </w:r>
      <w:r>
        <w:rPr>
          <w:noProof/>
        </w:rPr>
        <w:tab/>
      </w:r>
      <w:r>
        <w:rPr>
          <w:noProof/>
        </w:rPr>
        <w:fldChar w:fldCharType="begin"/>
      </w:r>
      <w:r>
        <w:rPr>
          <w:noProof/>
        </w:rPr>
        <w:instrText xml:space="preserve"> PAGEREF _Toc476693645 \h </w:instrText>
      </w:r>
      <w:r>
        <w:rPr>
          <w:noProof/>
        </w:rPr>
      </w:r>
      <w:r>
        <w:rPr>
          <w:noProof/>
        </w:rPr>
        <w:fldChar w:fldCharType="separate"/>
      </w:r>
      <w:r>
        <w:rPr>
          <w:noProof/>
        </w:rPr>
        <w:t>41</w:t>
      </w:r>
      <w:r>
        <w:rPr>
          <w:noProof/>
        </w:rPr>
        <w:fldChar w:fldCharType="end"/>
      </w:r>
    </w:p>
    <w:p w14:paraId="2B02E070"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4.5.1</w:t>
      </w:r>
      <w:r>
        <w:rPr>
          <w:rFonts w:asciiTheme="minorHAnsi" w:eastAsiaTheme="minorEastAsia" w:hAnsiTheme="minorHAnsi"/>
          <w:noProof/>
          <w:sz w:val="22"/>
          <w:szCs w:val="22"/>
          <w:lang w:val="es-CO" w:eastAsia="es-CO"/>
        </w:rPr>
        <w:tab/>
      </w:r>
      <w:r>
        <w:rPr>
          <w:noProof/>
          <w:lang w:eastAsia="es-CO"/>
        </w:rPr>
        <w:t>Propósito del Plan</w:t>
      </w:r>
      <w:r>
        <w:rPr>
          <w:noProof/>
        </w:rPr>
        <w:tab/>
      </w:r>
      <w:r>
        <w:rPr>
          <w:noProof/>
        </w:rPr>
        <w:fldChar w:fldCharType="begin"/>
      </w:r>
      <w:r>
        <w:rPr>
          <w:noProof/>
        </w:rPr>
        <w:instrText xml:space="preserve"> PAGEREF _Toc476693646 \h </w:instrText>
      </w:r>
      <w:r>
        <w:rPr>
          <w:noProof/>
        </w:rPr>
      </w:r>
      <w:r>
        <w:rPr>
          <w:noProof/>
        </w:rPr>
        <w:fldChar w:fldCharType="separate"/>
      </w:r>
      <w:r>
        <w:rPr>
          <w:noProof/>
        </w:rPr>
        <w:t>41</w:t>
      </w:r>
      <w:r>
        <w:rPr>
          <w:noProof/>
        </w:rPr>
        <w:fldChar w:fldCharType="end"/>
      </w:r>
    </w:p>
    <w:p w14:paraId="2868F17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4.5.2</w:t>
      </w:r>
      <w:r>
        <w:rPr>
          <w:rFonts w:asciiTheme="minorHAnsi" w:eastAsiaTheme="minorEastAsia" w:hAnsiTheme="minorHAnsi"/>
          <w:noProof/>
          <w:sz w:val="22"/>
          <w:szCs w:val="22"/>
          <w:lang w:val="es-CO" w:eastAsia="es-CO"/>
        </w:rPr>
        <w:tab/>
      </w:r>
      <w:r>
        <w:rPr>
          <w:noProof/>
          <w:lang w:eastAsia="es-CO"/>
        </w:rPr>
        <w:t>Política de calidad</w:t>
      </w:r>
      <w:r>
        <w:rPr>
          <w:noProof/>
        </w:rPr>
        <w:tab/>
      </w:r>
      <w:r>
        <w:rPr>
          <w:noProof/>
        </w:rPr>
        <w:fldChar w:fldCharType="begin"/>
      </w:r>
      <w:r>
        <w:rPr>
          <w:noProof/>
        </w:rPr>
        <w:instrText xml:space="preserve"> PAGEREF _Toc476693647 \h </w:instrText>
      </w:r>
      <w:r>
        <w:rPr>
          <w:noProof/>
        </w:rPr>
      </w:r>
      <w:r>
        <w:rPr>
          <w:noProof/>
        </w:rPr>
        <w:fldChar w:fldCharType="separate"/>
      </w:r>
      <w:r>
        <w:rPr>
          <w:noProof/>
        </w:rPr>
        <w:t>42</w:t>
      </w:r>
      <w:r>
        <w:rPr>
          <w:noProof/>
        </w:rPr>
        <w:fldChar w:fldCharType="end"/>
      </w:r>
    </w:p>
    <w:p w14:paraId="5D036433"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4.5.3</w:t>
      </w:r>
      <w:r>
        <w:rPr>
          <w:rFonts w:asciiTheme="minorHAnsi" w:eastAsiaTheme="minorEastAsia" w:hAnsiTheme="minorHAnsi"/>
          <w:noProof/>
          <w:sz w:val="22"/>
          <w:szCs w:val="22"/>
          <w:lang w:val="es-CO" w:eastAsia="es-CO"/>
        </w:rPr>
        <w:tab/>
      </w:r>
      <w:r>
        <w:rPr>
          <w:noProof/>
          <w:lang w:eastAsia="es-CO"/>
        </w:rPr>
        <w:t>Alcance del proyecto</w:t>
      </w:r>
      <w:r>
        <w:rPr>
          <w:noProof/>
        </w:rPr>
        <w:tab/>
      </w:r>
      <w:r>
        <w:rPr>
          <w:noProof/>
        </w:rPr>
        <w:fldChar w:fldCharType="begin"/>
      </w:r>
      <w:r>
        <w:rPr>
          <w:noProof/>
        </w:rPr>
        <w:instrText xml:space="preserve"> PAGEREF _Toc476693648 \h </w:instrText>
      </w:r>
      <w:r>
        <w:rPr>
          <w:noProof/>
        </w:rPr>
      </w:r>
      <w:r>
        <w:rPr>
          <w:noProof/>
        </w:rPr>
        <w:fldChar w:fldCharType="separate"/>
      </w:r>
      <w:r>
        <w:rPr>
          <w:noProof/>
        </w:rPr>
        <w:t>44</w:t>
      </w:r>
      <w:r>
        <w:rPr>
          <w:noProof/>
        </w:rPr>
        <w:fldChar w:fldCharType="end"/>
      </w:r>
    </w:p>
    <w:p w14:paraId="6627E4C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4.5.4</w:t>
      </w:r>
      <w:r>
        <w:rPr>
          <w:rFonts w:asciiTheme="minorHAnsi" w:eastAsiaTheme="minorEastAsia" w:hAnsiTheme="minorHAnsi"/>
          <w:noProof/>
          <w:sz w:val="22"/>
          <w:szCs w:val="22"/>
          <w:lang w:val="es-CO" w:eastAsia="es-CO"/>
        </w:rPr>
        <w:tab/>
      </w:r>
      <w:r>
        <w:rPr>
          <w:noProof/>
          <w:lang w:eastAsia="es-CO"/>
        </w:rPr>
        <w:t>Aseguramiento y Control de la calidad</w:t>
      </w:r>
      <w:r>
        <w:rPr>
          <w:noProof/>
        </w:rPr>
        <w:tab/>
      </w:r>
      <w:r>
        <w:rPr>
          <w:noProof/>
        </w:rPr>
        <w:fldChar w:fldCharType="begin"/>
      </w:r>
      <w:r>
        <w:rPr>
          <w:noProof/>
        </w:rPr>
        <w:instrText xml:space="preserve"> PAGEREF _Toc476693649 \h </w:instrText>
      </w:r>
      <w:r>
        <w:rPr>
          <w:noProof/>
        </w:rPr>
      </w:r>
      <w:r>
        <w:rPr>
          <w:noProof/>
        </w:rPr>
        <w:fldChar w:fldCharType="separate"/>
      </w:r>
      <w:r>
        <w:rPr>
          <w:noProof/>
        </w:rPr>
        <w:t>44</w:t>
      </w:r>
      <w:r>
        <w:rPr>
          <w:noProof/>
        </w:rPr>
        <w:fldChar w:fldCharType="end"/>
      </w:r>
    </w:p>
    <w:p w14:paraId="23815202"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4.6</w:t>
      </w:r>
      <w:r>
        <w:rPr>
          <w:rFonts w:asciiTheme="minorHAnsi" w:eastAsiaTheme="minorEastAsia" w:hAnsiTheme="minorHAnsi"/>
          <w:noProof/>
          <w:sz w:val="22"/>
          <w:szCs w:val="22"/>
          <w:lang w:val="es-CO" w:eastAsia="es-CO"/>
        </w:rPr>
        <w:tab/>
      </w:r>
      <w:r>
        <w:rPr>
          <w:noProof/>
          <w:lang w:eastAsia="es-CO"/>
        </w:rPr>
        <w:t>Plan de Gestión de Recurso Humanos HHRR</w:t>
      </w:r>
      <w:r>
        <w:rPr>
          <w:noProof/>
        </w:rPr>
        <w:tab/>
      </w:r>
      <w:r>
        <w:rPr>
          <w:noProof/>
        </w:rPr>
        <w:fldChar w:fldCharType="begin"/>
      </w:r>
      <w:r>
        <w:rPr>
          <w:noProof/>
        </w:rPr>
        <w:instrText xml:space="preserve"> PAGEREF _Toc476693650 \h </w:instrText>
      </w:r>
      <w:r>
        <w:rPr>
          <w:noProof/>
        </w:rPr>
      </w:r>
      <w:r>
        <w:rPr>
          <w:noProof/>
        </w:rPr>
        <w:fldChar w:fldCharType="separate"/>
      </w:r>
      <w:r>
        <w:rPr>
          <w:noProof/>
        </w:rPr>
        <w:t>46</w:t>
      </w:r>
      <w:r>
        <w:rPr>
          <w:noProof/>
        </w:rPr>
        <w:fldChar w:fldCharType="end"/>
      </w:r>
    </w:p>
    <w:p w14:paraId="3333DFC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4.6.1</w:t>
      </w:r>
      <w:r>
        <w:rPr>
          <w:rFonts w:asciiTheme="minorHAnsi" w:eastAsiaTheme="minorEastAsia" w:hAnsiTheme="minorHAnsi"/>
          <w:noProof/>
          <w:sz w:val="22"/>
          <w:szCs w:val="22"/>
          <w:lang w:val="es-CO" w:eastAsia="es-CO"/>
        </w:rPr>
        <w:tab/>
      </w:r>
      <w:r>
        <w:rPr>
          <w:noProof/>
        </w:rPr>
        <w:t>Organigrama del Proyecto</w:t>
      </w:r>
      <w:r>
        <w:rPr>
          <w:noProof/>
        </w:rPr>
        <w:tab/>
      </w:r>
      <w:r>
        <w:rPr>
          <w:noProof/>
        </w:rPr>
        <w:fldChar w:fldCharType="begin"/>
      </w:r>
      <w:r>
        <w:rPr>
          <w:noProof/>
        </w:rPr>
        <w:instrText xml:space="preserve"> PAGEREF _Toc476693651 \h </w:instrText>
      </w:r>
      <w:r>
        <w:rPr>
          <w:noProof/>
        </w:rPr>
      </w:r>
      <w:r>
        <w:rPr>
          <w:noProof/>
        </w:rPr>
        <w:fldChar w:fldCharType="separate"/>
      </w:r>
      <w:r>
        <w:rPr>
          <w:noProof/>
        </w:rPr>
        <w:t>46</w:t>
      </w:r>
      <w:r>
        <w:rPr>
          <w:noProof/>
        </w:rPr>
        <w:fldChar w:fldCharType="end"/>
      </w:r>
    </w:p>
    <w:p w14:paraId="681CD951"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4.6.2</w:t>
      </w:r>
      <w:r>
        <w:rPr>
          <w:rFonts w:asciiTheme="minorHAnsi" w:eastAsiaTheme="minorEastAsia" w:hAnsiTheme="minorHAnsi"/>
          <w:noProof/>
          <w:sz w:val="22"/>
          <w:szCs w:val="22"/>
          <w:lang w:val="es-CO" w:eastAsia="es-CO"/>
        </w:rPr>
        <w:tab/>
      </w:r>
      <w:r>
        <w:rPr>
          <w:noProof/>
        </w:rPr>
        <w:t>Descripción y especificación de los cargos</w:t>
      </w:r>
      <w:r>
        <w:rPr>
          <w:noProof/>
        </w:rPr>
        <w:tab/>
      </w:r>
      <w:r>
        <w:rPr>
          <w:noProof/>
        </w:rPr>
        <w:fldChar w:fldCharType="begin"/>
      </w:r>
      <w:r>
        <w:rPr>
          <w:noProof/>
        </w:rPr>
        <w:instrText xml:space="preserve"> PAGEREF _Toc476693652 \h </w:instrText>
      </w:r>
      <w:r>
        <w:rPr>
          <w:noProof/>
        </w:rPr>
      </w:r>
      <w:r>
        <w:rPr>
          <w:noProof/>
        </w:rPr>
        <w:fldChar w:fldCharType="separate"/>
      </w:r>
      <w:r>
        <w:rPr>
          <w:noProof/>
        </w:rPr>
        <w:t>46</w:t>
      </w:r>
      <w:r>
        <w:rPr>
          <w:noProof/>
        </w:rPr>
        <w:fldChar w:fldCharType="end"/>
      </w:r>
    </w:p>
    <w:p w14:paraId="35C9D437"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4.6.3</w:t>
      </w:r>
      <w:r>
        <w:rPr>
          <w:rFonts w:asciiTheme="minorHAnsi" w:eastAsiaTheme="minorEastAsia" w:hAnsiTheme="minorHAnsi"/>
          <w:noProof/>
          <w:sz w:val="22"/>
          <w:szCs w:val="22"/>
          <w:lang w:val="es-CO" w:eastAsia="es-CO"/>
        </w:rPr>
        <w:tab/>
      </w:r>
      <w:r>
        <w:rPr>
          <w:noProof/>
        </w:rPr>
        <w:t>Equipo de proyecto</w:t>
      </w:r>
      <w:r>
        <w:rPr>
          <w:noProof/>
        </w:rPr>
        <w:tab/>
      </w:r>
      <w:r>
        <w:rPr>
          <w:noProof/>
        </w:rPr>
        <w:fldChar w:fldCharType="begin"/>
      </w:r>
      <w:r>
        <w:rPr>
          <w:noProof/>
        </w:rPr>
        <w:instrText xml:space="preserve"> PAGEREF _Toc476693653 \h </w:instrText>
      </w:r>
      <w:r>
        <w:rPr>
          <w:noProof/>
        </w:rPr>
      </w:r>
      <w:r>
        <w:rPr>
          <w:noProof/>
        </w:rPr>
        <w:fldChar w:fldCharType="separate"/>
      </w:r>
      <w:r>
        <w:rPr>
          <w:noProof/>
        </w:rPr>
        <w:t>64</w:t>
      </w:r>
      <w:r>
        <w:rPr>
          <w:noProof/>
        </w:rPr>
        <w:fldChar w:fldCharType="end"/>
      </w:r>
    </w:p>
    <w:p w14:paraId="1ADF0904"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4.7</w:t>
      </w:r>
      <w:r>
        <w:rPr>
          <w:rFonts w:asciiTheme="minorHAnsi" w:eastAsiaTheme="minorEastAsia" w:hAnsiTheme="minorHAnsi"/>
          <w:noProof/>
          <w:sz w:val="22"/>
          <w:szCs w:val="22"/>
          <w:lang w:val="es-CO" w:eastAsia="es-CO"/>
        </w:rPr>
        <w:tab/>
      </w:r>
      <w:r>
        <w:rPr>
          <w:noProof/>
          <w:lang w:eastAsia="es-CO"/>
        </w:rPr>
        <w:t>Plan de Gestión de Comunicaciones</w:t>
      </w:r>
      <w:r>
        <w:rPr>
          <w:noProof/>
        </w:rPr>
        <w:tab/>
      </w:r>
      <w:r>
        <w:rPr>
          <w:noProof/>
        </w:rPr>
        <w:fldChar w:fldCharType="begin"/>
      </w:r>
      <w:r>
        <w:rPr>
          <w:noProof/>
        </w:rPr>
        <w:instrText xml:space="preserve"> PAGEREF _Toc476693654 \h </w:instrText>
      </w:r>
      <w:r>
        <w:rPr>
          <w:noProof/>
        </w:rPr>
      </w:r>
      <w:r>
        <w:rPr>
          <w:noProof/>
        </w:rPr>
        <w:fldChar w:fldCharType="separate"/>
      </w:r>
      <w:r>
        <w:rPr>
          <w:noProof/>
        </w:rPr>
        <w:t>64</w:t>
      </w:r>
      <w:r>
        <w:rPr>
          <w:noProof/>
        </w:rPr>
        <w:fldChar w:fldCharType="end"/>
      </w:r>
    </w:p>
    <w:p w14:paraId="7969996B"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4.7.1</w:t>
      </w:r>
      <w:r>
        <w:rPr>
          <w:rFonts w:asciiTheme="minorHAnsi" w:eastAsiaTheme="minorEastAsia" w:hAnsiTheme="minorHAnsi"/>
          <w:noProof/>
          <w:sz w:val="22"/>
          <w:szCs w:val="22"/>
          <w:lang w:val="es-CO" w:eastAsia="es-CO"/>
        </w:rPr>
        <w:tab/>
      </w:r>
      <w:r>
        <w:rPr>
          <w:noProof/>
        </w:rPr>
        <w:t>Objeto</w:t>
      </w:r>
      <w:r>
        <w:rPr>
          <w:noProof/>
        </w:rPr>
        <w:tab/>
      </w:r>
      <w:r>
        <w:rPr>
          <w:noProof/>
        </w:rPr>
        <w:fldChar w:fldCharType="begin"/>
      </w:r>
      <w:r>
        <w:rPr>
          <w:noProof/>
        </w:rPr>
        <w:instrText xml:space="preserve"> PAGEREF _Toc476693655 \h </w:instrText>
      </w:r>
      <w:r>
        <w:rPr>
          <w:noProof/>
        </w:rPr>
      </w:r>
      <w:r>
        <w:rPr>
          <w:noProof/>
        </w:rPr>
        <w:fldChar w:fldCharType="separate"/>
      </w:r>
      <w:r>
        <w:rPr>
          <w:noProof/>
        </w:rPr>
        <w:t>64</w:t>
      </w:r>
      <w:r>
        <w:rPr>
          <w:noProof/>
        </w:rPr>
        <w:fldChar w:fldCharType="end"/>
      </w:r>
    </w:p>
    <w:p w14:paraId="632F9C33"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4.7.2</w:t>
      </w:r>
      <w:r>
        <w:rPr>
          <w:rFonts w:asciiTheme="minorHAnsi" w:eastAsiaTheme="minorEastAsia" w:hAnsiTheme="minorHAnsi"/>
          <w:noProof/>
          <w:sz w:val="22"/>
          <w:szCs w:val="22"/>
          <w:lang w:val="es-CO" w:eastAsia="es-CO"/>
        </w:rPr>
        <w:tab/>
      </w:r>
      <w:r>
        <w:rPr>
          <w:noProof/>
        </w:rPr>
        <w:t>Alcance</w:t>
      </w:r>
      <w:r>
        <w:rPr>
          <w:noProof/>
        </w:rPr>
        <w:tab/>
      </w:r>
      <w:r>
        <w:rPr>
          <w:noProof/>
        </w:rPr>
        <w:fldChar w:fldCharType="begin"/>
      </w:r>
      <w:r>
        <w:rPr>
          <w:noProof/>
        </w:rPr>
        <w:instrText xml:space="preserve"> PAGEREF _Toc476693656 \h </w:instrText>
      </w:r>
      <w:r>
        <w:rPr>
          <w:noProof/>
        </w:rPr>
      </w:r>
      <w:r>
        <w:rPr>
          <w:noProof/>
        </w:rPr>
        <w:fldChar w:fldCharType="separate"/>
      </w:r>
      <w:r>
        <w:rPr>
          <w:noProof/>
        </w:rPr>
        <w:t>65</w:t>
      </w:r>
      <w:r>
        <w:rPr>
          <w:noProof/>
        </w:rPr>
        <w:fldChar w:fldCharType="end"/>
      </w:r>
    </w:p>
    <w:p w14:paraId="348833F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4.7.3</w:t>
      </w:r>
      <w:r>
        <w:rPr>
          <w:rFonts w:asciiTheme="minorHAnsi" w:eastAsiaTheme="minorEastAsia" w:hAnsiTheme="minorHAnsi"/>
          <w:noProof/>
          <w:sz w:val="22"/>
          <w:szCs w:val="22"/>
          <w:lang w:val="es-CO" w:eastAsia="es-CO"/>
        </w:rPr>
        <w:tab/>
      </w:r>
      <w:r>
        <w:rPr>
          <w:noProof/>
          <w:lang w:eastAsia="es-CO"/>
        </w:rPr>
        <w:t>Tipos de comunicación</w:t>
      </w:r>
      <w:r>
        <w:rPr>
          <w:noProof/>
        </w:rPr>
        <w:tab/>
      </w:r>
      <w:r>
        <w:rPr>
          <w:noProof/>
        </w:rPr>
        <w:fldChar w:fldCharType="begin"/>
      </w:r>
      <w:r>
        <w:rPr>
          <w:noProof/>
        </w:rPr>
        <w:instrText xml:space="preserve"> PAGEREF _Toc476693657 \h </w:instrText>
      </w:r>
      <w:r>
        <w:rPr>
          <w:noProof/>
        </w:rPr>
      </w:r>
      <w:r>
        <w:rPr>
          <w:noProof/>
        </w:rPr>
        <w:fldChar w:fldCharType="separate"/>
      </w:r>
      <w:r>
        <w:rPr>
          <w:noProof/>
        </w:rPr>
        <w:t>65</w:t>
      </w:r>
      <w:r>
        <w:rPr>
          <w:noProof/>
        </w:rPr>
        <w:fldChar w:fldCharType="end"/>
      </w:r>
    </w:p>
    <w:p w14:paraId="683E194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4.7.4</w:t>
      </w:r>
      <w:r>
        <w:rPr>
          <w:rFonts w:asciiTheme="minorHAnsi" w:eastAsiaTheme="minorEastAsia" w:hAnsiTheme="minorHAnsi"/>
          <w:noProof/>
          <w:sz w:val="22"/>
          <w:szCs w:val="22"/>
          <w:lang w:val="es-CO" w:eastAsia="es-CO"/>
        </w:rPr>
        <w:tab/>
      </w:r>
      <w:r>
        <w:rPr>
          <w:noProof/>
        </w:rPr>
        <w:t>Herramientas</w:t>
      </w:r>
      <w:r>
        <w:rPr>
          <w:noProof/>
        </w:rPr>
        <w:tab/>
      </w:r>
      <w:r>
        <w:rPr>
          <w:noProof/>
        </w:rPr>
        <w:fldChar w:fldCharType="begin"/>
      </w:r>
      <w:r>
        <w:rPr>
          <w:noProof/>
        </w:rPr>
        <w:instrText xml:space="preserve"> PAGEREF _Toc476693658 \h </w:instrText>
      </w:r>
      <w:r>
        <w:rPr>
          <w:noProof/>
        </w:rPr>
      </w:r>
      <w:r>
        <w:rPr>
          <w:noProof/>
        </w:rPr>
        <w:fldChar w:fldCharType="separate"/>
      </w:r>
      <w:r>
        <w:rPr>
          <w:noProof/>
        </w:rPr>
        <w:t>65</w:t>
      </w:r>
      <w:r>
        <w:rPr>
          <w:noProof/>
        </w:rPr>
        <w:fldChar w:fldCharType="end"/>
      </w:r>
    </w:p>
    <w:p w14:paraId="315C28A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4.7.5</w:t>
      </w:r>
      <w:r>
        <w:rPr>
          <w:rFonts w:asciiTheme="minorHAnsi" w:eastAsiaTheme="minorEastAsia" w:hAnsiTheme="minorHAnsi"/>
          <w:noProof/>
          <w:sz w:val="22"/>
          <w:szCs w:val="22"/>
          <w:lang w:val="es-CO" w:eastAsia="es-CO"/>
        </w:rPr>
        <w:tab/>
      </w:r>
      <w:r>
        <w:rPr>
          <w:noProof/>
        </w:rPr>
        <w:t>Auditoría</w:t>
      </w:r>
      <w:r>
        <w:rPr>
          <w:noProof/>
        </w:rPr>
        <w:tab/>
      </w:r>
      <w:r>
        <w:rPr>
          <w:noProof/>
        </w:rPr>
        <w:fldChar w:fldCharType="begin"/>
      </w:r>
      <w:r>
        <w:rPr>
          <w:noProof/>
        </w:rPr>
        <w:instrText xml:space="preserve"> PAGEREF _Toc476693659 \h </w:instrText>
      </w:r>
      <w:r>
        <w:rPr>
          <w:noProof/>
        </w:rPr>
      </w:r>
      <w:r>
        <w:rPr>
          <w:noProof/>
        </w:rPr>
        <w:fldChar w:fldCharType="separate"/>
      </w:r>
      <w:r>
        <w:rPr>
          <w:noProof/>
        </w:rPr>
        <w:t>66</w:t>
      </w:r>
      <w:r>
        <w:rPr>
          <w:noProof/>
        </w:rPr>
        <w:fldChar w:fldCharType="end"/>
      </w:r>
    </w:p>
    <w:p w14:paraId="3791996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4.7.6</w:t>
      </w:r>
      <w:r>
        <w:rPr>
          <w:rFonts w:asciiTheme="minorHAnsi" w:eastAsiaTheme="minorEastAsia" w:hAnsiTheme="minorHAnsi"/>
          <w:noProof/>
          <w:sz w:val="22"/>
          <w:szCs w:val="22"/>
          <w:lang w:val="es-CO" w:eastAsia="es-CO"/>
        </w:rPr>
        <w:tab/>
      </w:r>
      <w:r>
        <w:rPr>
          <w:noProof/>
        </w:rPr>
        <w:t>Acciones a tomar</w:t>
      </w:r>
      <w:r>
        <w:rPr>
          <w:noProof/>
        </w:rPr>
        <w:tab/>
      </w:r>
      <w:r>
        <w:rPr>
          <w:noProof/>
        </w:rPr>
        <w:fldChar w:fldCharType="begin"/>
      </w:r>
      <w:r>
        <w:rPr>
          <w:noProof/>
        </w:rPr>
        <w:instrText xml:space="preserve"> PAGEREF _Toc476693660 \h </w:instrText>
      </w:r>
      <w:r>
        <w:rPr>
          <w:noProof/>
        </w:rPr>
      </w:r>
      <w:r>
        <w:rPr>
          <w:noProof/>
        </w:rPr>
        <w:fldChar w:fldCharType="separate"/>
      </w:r>
      <w:r>
        <w:rPr>
          <w:noProof/>
        </w:rPr>
        <w:t>66</w:t>
      </w:r>
      <w:r>
        <w:rPr>
          <w:noProof/>
        </w:rPr>
        <w:fldChar w:fldCharType="end"/>
      </w:r>
    </w:p>
    <w:p w14:paraId="67B666AB"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4.7.7</w:t>
      </w:r>
      <w:r>
        <w:rPr>
          <w:rFonts w:asciiTheme="minorHAnsi" w:eastAsiaTheme="minorEastAsia" w:hAnsiTheme="minorHAnsi"/>
          <w:noProof/>
          <w:sz w:val="22"/>
          <w:szCs w:val="22"/>
          <w:lang w:val="es-CO" w:eastAsia="es-CO"/>
        </w:rPr>
        <w:tab/>
      </w:r>
      <w:r>
        <w:rPr>
          <w:noProof/>
        </w:rPr>
        <w:t>Técnicas para la planeación de las comunicaciones</w:t>
      </w:r>
      <w:r>
        <w:rPr>
          <w:noProof/>
        </w:rPr>
        <w:tab/>
      </w:r>
      <w:r>
        <w:rPr>
          <w:noProof/>
        </w:rPr>
        <w:fldChar w:fldCharType="begin"/>
      </w:r>
      <w:r>
        <w:rPr>
          <w:noProof/>
        </w:rPr>
        <w:instrText xml:space="preserve"> PAGEREF _Toc476693661 \h </w:instrText>
      </w:r>
      <w:r>
        <w:rPr>
          <w:noProof/>
        </w:rPr>
      </w:r>
      <w:r>
        <w:rPr>
          <w:noProof/>
        </w:rPr>
        <w:fldChar w:fldCharType="separate"/>
      </w:r>
      <w:r>
        <w:rPr>
          <w:noProof/>
        </w:rPr>
        <w:t>67</w:t>
      </w:r>
      <w:r>
        <w:rPr>
          <w:noProof/>
        </w:rPr>
        <w:fldChar w:fldCharType="end"/>
      </w:r>
    </w:p>
    <w:p w14:paraId="5B8DAA0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4.7.8</w:t>
      </w:r>
      <w:r>
        <w:rPr>
          <w:rFonts w:asciiTheme="minorHAnsi" w:eastAsiaTheme="minorEastAsia" w:hAnsiTheme="minorHAnsi"/>
          <w:noProof/>
          <w:sz w:val="22"/>
          <w:szCs w:val="22"/>
          <w:lang w:val="es-CO" w:eastAsia="es-CO"/>
        </w:rPr>
        <w:tab/>
      </w:r>
      <w:r>
        <w:rPr>
          <w:noProof/>
        </w:rPr>
        <w:t>Técnicas para la distribución de información</w:t>
      </w:r>
      <w:r>
        <w:rPr>
          <w:noProof/>
        </w:rPr>
        <w:tab/>
      </w:r>
      <w:r>
        <w:rPr>
          <w:noProof/>
        </w:rPr>
        <w:fldChar w:fldCharType="begin"/>
      </w:r>
      <w:r>
        <w:rPr>
          <w:noProof/>
        </w:rPr>
        <w:instrText xml:space="preserve"> PAGEREF _Toc476693662 \h </w:instrText>
      </w:r>
      <w:r>
        <w:rPr>
          <w:noProof/>
        </w:rPr>
      </w:r>
      <w:r>
        <w:rPr>
          <w:noProof/>
        </w:rPr>
        <w:fldChar w:fldCharType="separate"/>
      </w:r>
      <w:r>
        <w:rPr>
          <w:noProof/>
        </w:rPr>
        <w:t>67</w:t>
      </w:r>
      <w:r>
        <w:rPr>
          <w:noProof/>
        </w:rPr>
        <w:fldChar w:fldCharType="end"/>
      </w:r>
    </w:p>
    <w:p w14:paraId="64C19F3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4.7.9</w:t>
      </w:r>
      <w:r>
        <w:rPr>
          <w:rFonts w:asciiTheme="minorHAnsi" w:eastAsiaTheme="minorEastAsia" w:hAnsiTheme="minorHAnsi"/>
          <w:noProof/>
          <w:sz w:val="22"/>
          <w:szCs w:val="22"/>
          <w:lang w:val="es-CO" w:eastAsia="es-CO"/>
        </w:rPr>
        <w:tab/>
      </w:r>
      <w:r>
        <w:rPr>
          <w:noProof/>
        </w:rPr>
        <w:t>Técnicas para reportes de desempeño</w:t>
      </w:r>
      <w:r>
        <w:rPr>
          <w:noProof/>
        </w:rPr>
        <w:tab/>
      </w:r>
      <w:r>
        <w:rPr>
          <w:noProof/>
        </w:rPr>
        <w:fldChar w:fldCharType="begin"/>
      </w:r>
      <w:r>
        <w:rPr>
          <w:noProof/>
        </w:rPr>
        <w:instrText xml:space="preserve"> PAGEREF _Toc476693663 \h </w:instrText>
      </w:r>
      <w:r>
        <w:rPr>
          <w:noProof/>
        </w:rPr>
      </w:r>
      <w:r>
        <w:rPr>
          <w:noProof/>
        </w:rPr>
        <w:fldChar w:fldCharType="separate"/>
      </w:r>
      <w:r>
        <w:rPr>
          <w:noProof/>
        </w:rPr>
        <w:t>69</w:t>
      </w:r>
      <w:r>
        <w:rPr>
          <w:noProof/>
        </w:rPr>
        <w:fldChar w:fldCharType="end"/>
      </w:r>
    </w:p>
    <w:p w14:paraId="73051F4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rPr>
        <w:t>4.7.10</w:t>
      </w:r>
      <w:r>
        <w:rPr>
          <w:rFonts w:asciiTheme="minorHAnsi" w:eastAsiaTheme="minorEastAsia" w:hAnsiTheme="minorHAnsi"/>
          <w:noProof/>
          <w:sz w:val="22"/>
          <w:szCs w:val="22"/>
          <w:lang w:val="es-CO" w:eastAsia="es-CO"/>
        </w:rPr>
        <w:tab/>
      </w:r>
      <w:r>
        <w:rPr>
          <w:noProof/>
        </w:rPr>
        <w:t>Técnicas para la administración de los interesados del proyecto</w:t>
      </w:r>
      <w:r>
        <w:rPr>
          <w:noProof/>
        </w:rPr>
        <w:tab/>
      </w:r>
      <w:r>
        <w:rPr>
          <w:noProof/>
        </w:rPr>
        <w:fldChar w:fldCharType="begin"/>
      </w:r>
      <w:r>
        <w:rPr>
          <w:noProof/>
        </w:rPr>
        <w:instrText xml:space="preserve"> PAGEREF _Toc476693664 \h </w:instrText>
      </w:r>
      <w:r>
        <w:rPr>
          <w:noProof/>
        </w:rPr>
      </w:r>
      <w:r>
        <w:rPr>
          <w:noProof/>
        </w:rPr>
        <w:fldChar w:fldCharType="separate"/>
      </w:r>
      <w:r>
        <w:rPr>
          <w:noProof/>
        </w:rPr>
        <w:t>69</w:t>
      </w:r>
      <w:r>
        <w:rPr>
          <w:noProof/>
        </w:rPr>
        <w:fldChar w:fldCharType="end"/>
      </w:r>
    </w:p>
    <w:p w14:paraId="268D9FAA"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4.8</w:t>
      </w:r>
      <w:r>
        <w:rPr>
          <w:rFonts w:asciiTheme="minorHAnsi" w:eastAsiaTheme="minorEastAsia" w:hAnsiTheme="minorHAnsi"/>
          <w:noProof/>
          <w:sz w:val="22"/>
          <w:szCs w:val="22"/>
          <w:lang w:val="es-CO" w:eastAsia="es-CO"/>
        </w:rPr>
        <w:tab/>
      </w:r>
      <w:r>
        <w:rPr>
          <w:noProof/>
          <w:lang w:eastAsia="es-CO"/>
        </w:rPr>
        <w:t>Plan de Gestión del Riesgo</w:t>
      </w:r>
      <w:r>
        <w:rPr>
          <w:noProof/>
        </w:rPr>
        <w:tab/>
      </w:r>
      <w:r>
        <w:rPr>
          <w:noProof/>
        </w:rPr>
        <w:fldChar w:fldCharType="begin"/>
      </w:r>
      <w:r>
        <w:rPr>
          <w:noProof/>
        </w:rPr>
        <w:instrText xml:space="preserve"> PAGEREF _Toc476693665 \h </w:instrText>
      </w:r>
      <w:r>
        <w:rPr>
          <w:noProof/>
        </w:rPr>
      </w:r>
      <w:r>
        <w:rPr>
          <w:noProof/>
        </w:rPr>
        <w:fldChar w:fldCharType="separate"/>
      </w:r>
      <w:r>
        <w:rPr>
          <w:noProof/>
        </w:rPr>
        <w:t>70</w:t>
      </w:r>
      <w:r>
        <w:rPr>
          <w:noProof/>
        </w:rPr>
        <w:fldChar w:fldCharType="end"/>
      </w:r>
    </w:p>
    <w:p w14:paraId="22331181"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4.8.1</w:t>
      </w:r>
      <w:r>
        <w:rPr>
          <w:rFonts w:asciiTheme="minorHAnsi" w:eastAsiaTheme="minorEastAsia" w:hAnsiTheme="minorHAnsi"/>
          <w:noProof/>
          <w:sz w:val="22"/>
          <w:szCs w:val="22"/>
          <w:lang w:val="es-CO" w:eastAsia="es-CO"/>
        </w:rPr>
        <w:tab/>
      </w:r>
      <w:r>
        <w:rPr>
          <w:noProof/>
        </w:rPr>
        <w:t>Componentes de la gerencia de riesgos</w:t>
      </w:r>
      <w:r>
        <w:rPr>
          <w:noProof/>
        </w:rPr>
        <w:tab/>
      </w:r>
      <w:r>
        <w:rPr>
          <w:noProof/>
        </w:rPr>
        <w:fldChar w:fldCharType="begin"/>
      </w:r>
      <w:r>
        <w:rPr>
          <w:noProof/>
        </w:rPr>
        <w:instrText xml:space="preserve"> PAGEREF _Toc476693666 \h </w:instrText>
      </w:r>
      <w:r>
        <w:rPr>
          <w:noProof/>
        </w:rPr>
      </w:r>
      <w:r>
        <w:rPr>
          <w:noProof/>
        </w:rPr>
        <w:fldChar w:fldCharType="separate"/>
      </w:r>
      <w:r>
        <w:rPr>
          <w:noProof/>
        </w:rPr>
        <w:t>70</w:t>
      </w:r>
      <w:r>
        <w:rPr>
          <w:noProof/>
        </w:rPr>
        <w:fldChar w:fldCharType="end"/>
      </w:r>
    </w:p>
    <w:p w14:paraId="1C33460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4.8.2</w:t>
      </w:r>
      <w:r>
        <w:rPr>
          <w:rFonts w:asciiTheme="minorHAnsi" w:eastAsiaTheme="minorEastAsia" w:hAnsiTheme="minorHAnsi"/>
          <w:noProof/>
          <w:sz w:val="22"/>
          <w:szCs w:val="22"/>
          <w:lang w:val="es-CO" w:eastAsia="es-CO"/>
        </w:rPr>
        <w:tab/>
      </w:r>
      <w:r>
        <w:rPr>
          <w:noProof/>
        </w:rPr>
        <w:t>Estrategias frente al riesgo</w:t>
      </w:r>
      <w:r>
        <w:rPr>
          <w:noProof/>
        </w:rPr>
        <w:tab/>
      </w:r>
      <w:r>
        <w:rPr>
          <w:noProof/>
        </w:rPr>
        <w:fldChar w:fldCharType="begin"/>
      </w:r>
      <w:r>
        <w:rPr>
          <w:noProof/>
        </w:rPr>
        <w:instrText xml:space="preserve"> PAGEREF _Toc476693667 \h </w:instrText>
      </w:r>
      <w:r>
        <w:rPr>
          <w:noProof/>
        </w:rPr>
      </w:r>
      <w:r>
        <w:rPr>
          <w:noProof/>
        </w:rPr>
        <w:fldChar w:fldCharType="separate"/>
      </w:r>
      <w:r>
        <w:rPr>
          <w:noProof/>
        </w:rPr>
        <w:t>71</w:t>
      </w:r>
      <w:r>
        <w:rPr>
          <w:noProof/>
        </w:rPr>
        <w:fldChar w:fldCharType="end"/>
      </w:r>
    </w:p>
    <w:p w14:paraId="76131F6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4.8.3</w:t>
      </w:r>
      <w:r>
        <w:rPr>
          <w:rFonts w:asciiTheme="minorHAnsi" w:eastAsiaTheme="minorEastAsia" w:hAnsiTheme="minorHAnsi"/>
          <w:noProof/>
          <w:sz w:val="22"/>
          <w:szCs w:val="22"/>
          <w:lang w:val="es-CO" w:eastAsia="es-CO"/>
        </w:rPr>
        <w:tab/>
      </w:r>
      <w:r>
        <w:rPr>
          <w:noProof/>
        </w:rPr>
        <w:t>Métodos, Herramientas y Fuentes de Información</w:t>
      </w:r>
      <w:r>
        <w:rPr>
          <w:noProof/>
        </w:rPr>
        <w:tab/>
      </w:r>
      <w:r>
        <w:rPr>
          <w:noProof/>
        </w:rPr>
        <w:fldChar w:fldCharType="begin"/>
      </w:r>
      <w:r>
        <w:rPr>
          <w:noProof/>
        </w:rPr>
        <w:instrText xml:space="preserve"> PAGEREF _Toc476693668 \h </w:instrText>
      </w:r>
      <w:r>
        <w:rPr>
          <w:noProof/>
        </w:rPr>
      </w:r>
      <w:r>
        <w:rPr>
          <w:noProof/>
        </w:rPr>
        <w:fldChar w:fldCharType="separate"/>
      </w:r>
      <w:r>
        <w:rPr>
          <w:noProof/>
        </w:rPr>
        <w:t>71</w:t>
      </w:r>
      <w:r>
        <w:rPr>
          <w:noProof/>
        </w:rPr>
        <w:fldChar w:fldCharType="end"/>
      </w:r>
    </w:p>
    <w:p w14:paraId="56A9E6C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lastRenderedPageBreak/>
        <w:t>4.8.4</w:t>
      </w:r>
      <w:r>
        <w:rPr>
          <w:rFonts w:asciiTheme="minorHAnsi" w:eastAsiaTheme="minorEastAsia" w:hAnsiTheme="minorHAnsi"/>
          <w:noProof/>
          <w:sz w:val="22"/>
          <w:szCs w:val="22"/>
          <w:lang w:val="es-CO" w:eastAsia="es-CO"/>
        </w:rPr>
        <w:tab/>
      </w:r>
      <w:r>
        <w:rPr>
          <w:noProof/>
        </w:rPr>
        <w:t>Escala de medición de riesgos:</w:t>
      </w:r>
      <w:r>
        <w:rPr>
          <w:noProof/>
        </w:rPr>
        <w:tab/>
      </w:r>
      <w:r>
        <w:rPr>
          <w:noProof/>
        </w:rPr>
        <w:fldChar w:fldCharType="begin"/>
      </w:r>
      <w:r>
        <w:rPr>
          <w:noProof/>
        </w:rPr>
        <w:instrText xml:space="preserve"> PAGEREF _Toc476693669 \h </w:instrText>
      </w:r>
      <w:r>
        <w:rPr>
          <w:noProof/>
        </w:rPr>
      </w:r>
      <w:r>
        <w:rPr>
          <w:noProof/>
        </w:rPr>
        <w:fldChar w:fldCharType="separate"/>
      </w:r>
      <w:r>
        <w:rPr>
          <w:noProof/>
        </w:rPr>
        <w:t>72</w:t>
      </w:r>
      <w:r>
        <w:rPr>
          <w:noProof/>
        </w:rPr>
        <w:fldChar w:fldCharType="end"/>
      </w:r>
    </w:p>
    <w:p w14:paraId="4F081B8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4.8.5</w:t>
      </w:r>
      <w:r>
        <w:rPr>
          <w:rFonts w:asciiTheme="minorHAnsi" w:eastAsiaTheme="minorEastAsia" w:hAnsiTheme="minorHAnsi"/>
          <w:noProof/>
          <w:sz w:val="22"/>
          <w:szCs w:val="22"/>
          <w:lang w:val="es-CO" w:eastAsia="es-CO"/>
        </w:rPr>
        <w:tab/>
      </w:r>
      <w:r>
        <w:rPr>
          <w:noProof/>
        </w:rPr>
        <w:t>Pruebas de control</w:t>
      </w:r>
      <w:r>
        <w:rPr>
          <w:noProof/>
        </w:rPr>
        <w:tab/>
      </w:r>
      <w:r>
        <w:rPr>
          <w:noProof/>
        </w:rPr>
        <w:fldChar w:fldCharType="begin"/>
      </w:r>
      <w:r>
        <w:rPr>
          <w:noProof/>
        </w:rPr>
        <w:instrText xml:space="preserve"> PAGEREF _Toc476693670 \h </w:instrText>
      </w:r>
      <w:r>
        <w:rPr>
          <w:noProof/>
        </w:rPr>
      </w:r>
      <w:r>
        <w:rPr>
          <w:noProof/>
        </w:rPr>
        <w:fldChar w:fldCharType="separate"/>
      </w:r>
      <w:r>
        <w:rPr>
          <w:noProof/>
        </w:rPr>
        <w:t>72</w:t>
      </w:r>
      <w:r>
        <w:rPr>
          <w:noProof/>
        </w:rPr>
        <w:fldChar w:fldCharType="end"/>
      </w:r>
    </w:p>
    <w:p w14:paraId="0514770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4.8.6</w:t>
      </w:r>
      <w:r>
        <w:rPr>
          <w:rFonts w:asciiTheme="minorHAnsi" w:eastAsiaTheme="minorEastAsia" w:hAnsiTheme="minorHAnsi"/>
          <w:noProof/>
          <w:sz w:val="22"/>
          <w:szCs w:val="22"/>
          <w:lang w:val="es-CO" w:eastAsia="es-CO"/>
        </w:rPr>
        <w:tab/>
      </w:r>
      <w:r>
        <w:rPr>
          <w:noProof/>
        </w:rPr>
        <w:t>Seguimiento de Riesgos.</w:t>
      </w:r>
      <w:r>
        <w:rPr>
          <w:noProof/>
        </w:rPr>
        <w:tab/>
      </w:r>
      <w:r>
        <w:rPr>
          <w:noProof/>
        </w:rPr>
        <w:fldChar w:fldCharType="begin"/>
      </w:r>
      <w:r>
        <w:rPr>
          <w:noProof/>
        </w:rPr>
        <w:instrText xml:space="preserve"> PAGEREF _Toc476693671 \h </w:instrText>
      </w:r>
      <w:r>
        <w:rPr>
          <w:noProof/>
        </w:rPr>
      </w:r>
      <w:r>
        <w:rPr>
          <w:noProof/>
        </w:rPr>
        <w:fldChar w:fldCharType="separate"/>
      </w:r>
      <w:r>
        <w:rPr>
          <w:noProof/>
        </w:rPr>
        <w:t>73</w:t>
      </w:r>
      <w:r>
        <w:rPr>
          <w:noProof/>
        </w:rPr>
        <w:fldChar w:fldCharType="end"/>
      </w:r>
    </w:p>
    <w:p w14:paraId="7D2682A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4.8.7</w:t>
      </w:r>
      <w:r>
        <w:rPr>
          <w:rFonts w:asciiTheme="minorHAnsi" w:eastAsiaTheme="minorEastAsia" w:hAnsiTheme="minorHAnsi"/>
          <w:noProof/>
          <w:sz w:val="22"/>
          <w:szCs w:val="22"/>
          <w:lang w:val="es-CO" w:eastAsia="es-CO"/>
        </w:rPr>
        <w:tab/>
      </w:r>
      <w:r>
        <w:rPr>
          <w:noProof/>
        </w:rPr>
        <w:t>Minimización de Riesgos.</w:t>
      </w:r>
      <w:r>
        <w:rPr>
          <w:noProof/>
        </w:rPr>
        <w:tab/>
      </w:r>
      <w:r>
        <w:rPr>
          <w:noProof/>
        </w:rPr>
        <w:fldChar w:fldCharType="begin"/>
      </w:r>
      <w:r>
        <w:rPr>
          <w:noProof/>
        </w:rPr>
        <w:instrText xml:space="preserve"> PAGEREF _Toc476693672 \h </w:instrText>
      </w:r>
      <w:r>
        <w:rPr>
          <w:noProof/>
        </w:rPr>
      </w:r>
      <w:r>
        <w:rPr>
          <w:noProof/>
        </w:rPr>
        <w:fldChar w:fldCharType="separate"/>
      </w:r>
      <w:r>
        <w:rPr>
          <w:noProof/>
        </w:rPr>
        <w:t>73</w:t>
      </w:r>
      <w:r>
        <w:rPr>
          <w:noProof/>
        </w:rPr>
        <w:fldChar w:fldCharType="end"/>
      </w:r>
    </w:p>
    <w:p w14:paraId="4970502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rPr>
        <w:t>4.8.8</w:t>
      </w:r>
      <w:r>
        <w:rPr>
          <w:rFonts w:asciiTheme="minorHAnsi" w:eastAsiaTheme="minorEastAsia" w:hAnsiTheme="minorHAnsi"/>
          <w:noProof/>
          <w:sz w:val="22"/>
          <w:szCs w:val="22"/>
          <w:lang w:val="es-CO" w:eastAsia="es-CO"/>
        </w:rPr>
        <w:tab/>
      </w:r>
      <w:r>
        <w:rPr>
          <w:noProof/>
        </w:rPr>
        <w:t>MATRIZ DE RIESGOS</w:t>
      </w:r>
      <w:r>
        <w:rPr>
          <w:noProof/>
        </w:rPr>
        <w:tab/>
      </w:r>
      <w:r>
        <w:rPr>
          <w:noProof/>
        </w:rPr>
        <w:fldChar w:fldCharType="begin"/>
      </w:r>
      <w:r>
        <w:rPr>
          <w:noProof/>
        </w:rPr>
        <w:instrText xml:space="preserve"> PAGEREF _Toc476693673 \h </w:instrText>
      </w:r>
      <w:r>
        <w:rPr>
          <w:noProof/>
        </w:rPr>
      </w:r>
      <w:r>
        <w:rPr>
          <w:noProof/>
        </w:rPr>
        <w:fldChar w:fldCharType="separate"/>
      </w:r>
      <w:r>
        <w:rPr>
          <w:noProof/>
        </w:rPr>
        <w:t>74</w:t>
      </w:r>
      <w:r>
        <w:rPr>
          <w:noProof/>
        </w:rPr>
        <w:fldChar w:fldCharType="end"/>
      </w:r>
    </w:p>
    <w:p w14:paraId="74C10864" w14:textId="77777777" w:rsidR="00B27A1A" w:rsidRDefault="00B27A1A">
      <w:pPr>
        <w:pStyle w:val="TDC1"/>
        <w:tabs>
          <w:tab w:val="left" w:pos="480"/>
          <w:tab w:val="right" w:leader="dot" w:pos="8828"/>
        </w:tabs>
        <w:rPr>
          <w:rFonts w:asciiTheme="minorHAnsi" w:eastAsiaTheme="minorEastAsia" w:hAnsiTheme="minorHAnsi"/>
          <w:noProof/>
          <w:sz w:val="22"/>
          <w:szCs w:val="22"/>
          <w:lang w:val="es-CO" w:eastAsia="es-CO"/>
        </w:rPr>
      </w:pPr>
      <w:r>
        <w:rPr>
          <w:noProof/>
          <w:lang w:eastAsia="es-CO"/>
        </w:rPr>
        <w:t>5</w:t>
      </w:r>
      <w:r>
        <w:rPr>
          <w:rFonts w:asciiTheme="minorHAnsi" w:eastAsiaTheme="minorEastAsia" w:hAnsiTheme="minorHAnsi"/>
          <w:noProof/>
          <w:sz w:val="22"/>
          <w:szCs w:val="22"/>
          <w:lang w:val="es-CO" w:eastAsia="es-CO"/>
        </w:rPr>
        <w:tab/>
      </w:r>
      <w:r>
        <w:rPr>
          <w:noProof/>
          <w:lang w:eastAsia="es-CO"/>
        </w:rPr>
        <w:t>ANEXOS</w:t>
      </w:r>
      <w:r>
        <w:rPr>
          <w:noProof/>
        </w:rPr>
        <w:tab/>
      </w:r>
      <w:r>
        <w:rPr>
          <w:noProof/>
        </w:rPr>
        <w:fldChar w:fldCharType="begin"/>
      </w:r>
      <w:r>
        <w:rPr>
          <w:noProof/>
        </w:rPr>
        <w:instrText xml:space="preserve"> PAGEREF _Toc476693674 \h </w:instrText>
      </w:r>
      <w:r>
        <w:rPr>
          <w:noProof/>
        </w:rPr>
      </w:r>
      <w:r>
        <w:rPr>
          <w:noProof/>
        </w:rPr>
        <w:fldChar w:fldCharType="separate"/>
      </w:r>
      <w:r>
        <w:rPr>
          <w:noProof/>
        </w:rPr>
        <w:t>77</w:t>
      </w:r>
      <w:r>
        <w:rPr>
          <w:noProof/>
        </w:rPr>
        <w:fldChar w:fldCharType="end"/>
      </w:r>
    </w:p>
    <w:p w14:paraId="2C6BE50E" w14:textId="77777777" w:rsidR="00B27A1A" w:rsidRDefault="00B27A1A">
      <w:pPr>
        <w:pStyle w:val="TDC2"/>
        <w:tabs>
          <w:tab w:val="right" w:leader="dot" w:pos="8828"/>
        </w:tabs>
        <w:rPr>
          <w:rFonts w:asciiTheme="minorHAnsi" w:eastAsiaTheme="minorEastAsia" w:hAnsiTheme="minorHAnsi"/>
          <w:noProof/>
          <w:sz w:val="22"/>
          <w:szCs w:val="22"/>
          <w:lang w:val="es-CO" w:eastAsia="es-CO"/>
        </w:rPr>
      </w:pPr>
      <w:r>
        <w:rPr>
          <w:noProof/>
          <w:lang w:eastAsia="es-CO"/>
        </w:rPr>
        <w:t>5.1 ANEXO 1: Servicio Público Domiciliario-Normas y disposiciones legales - leyes 142 y 143 de 1994- Conceptos.Creg-C041744</w:t>
      </w:r>
      <w:r>
        <w:rPr>
          <w:noProof/>
        </w:rPr>
        <w:tab/>
      </w:r>
      <w:r>
        <w:rPr>
          <w:noProof/>
        </w:rPr>
        <w:fldChar w:fldCharType="begin"/>
      </w:r>
      <w:r>
        <w:rPr>
          <w:noProof/>
        </w:rPr>
        <w:instrText xml:space="preserve"> PAGEREF _Toc476693675 \h </w:instrText>
      </w:r>
      <w:r>
        <w:rPr>
          <w:noProof/>
        </w:rPr>
      </w:r>
      <w:r>
        <w:rPr>
          <w:noProof/>
        </w:rPr>
        <w:fldChar w:fldCharType="separate"/>
      </w:r>
      <w:r>
        <w:rPr>
          <w:noProof/>
        </w:rPr>
        <w:t>77</w:t>
      </w:r>
      <w:r>
        <w:rPr>
          <w:noProof/>
        </w:rPr>
        <w:fldChar w:fldCharType="end"/>
      </w:r>
    </w:p>
    <w:p w14:paraId="423F2653"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5.2</w:t>
      </w:r>
      <w:r>
        <w:rPr>
          <w:rFonts w:asciiTheme="minorHAnsi" w:eastAsiaTheme="minorEastAsia" w:hAnsiTheme="minorHAnsi"/>
          <w:noProof/>
          <w:sz w:val="22"/>
          <w:szCs w:val="22"/>
          <w:lang w:val="es-CO" w:eastAsia="es-CO"/>
        </w:rPr>
        <w:tab/>
      </w:r>
      <w:r>
        <w:rPr>
          <w:noProof/>
          <w:lang w:eastAsia="es-CO"/>
        </w:rPr>
        <w:t>ANEXO 2: Estudio de Mercado</w:t>
      </w:r>
      <w:r>
        <w:rPr>
          <w:noProof/>
        </w:rPr>
        <w:tab/>
      </w:r>
      <w:r>
        <w:rPr>
          <w:noProof/>
        </w:rPr>
        <w:fldChar w:fldCharType="begin"/>
      </w:r>
      <w:r>
        <w:rPr>
          <w:noProof/>
        </w:rPr>
        <w:instrText xml:space="preserve"> PAGEREF _Toc476693676 \h </w:instrText>
      </w:r>
      <w:r>
        <w:rPr>
          <w:noProof/>
        </w:rPr>
      </w:r>
      <w:r>
        <w:rPr>
          <w:noProof/>
        </w:rPr>
        <w:fldChar w:fldCharType="separate"/>
      </w:r>
      <w:r>
        <w:rPr>
          <w:noProof/>
        </w:rPr>
        <w:t>100</w:t>
      </w:r>
      <w:r>
        <w:rPr>
          <w:noProof/>
        </w:rPr>
        <w:fldChar w:fldCharType="end"/>
      </w:r>
    </w:p>
    <w:p w14:paraId="0BAE08A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5.2.1</w:t>
      </w:r>
      <w:r>
        <w:rPr>
          <w:rFonts w:asciiTheme="minorHAnsi" w:eastAsiaTheme="minorEastAsia" w:hAnsiTheme="minorHAnsi"/>
          <w:noProof/>
          <w:sz w:val="22"/>
          <w:szCs w:val="22"/>
          <w:lang w:val="es-CO" w:eastAsia="es-CO"/>
        </w:rPr>
        <w:tab/>
      </w:r>
      <w:r>
        <w:rPr>
          <w:noProof/>
          <w:lang w:eastAsia="es-CO"/>
        </w:rPr>
        <w:t>Descripción del producto</w:t>
      </w:r>
      <w:r>
        <w:rPr>
          <w:noProof/>
        </w:rPr>
        <w:tab/>
      </w:r>
      <w:r>
        <w:rPr>
          <w:noProof/>
        </w:rPr>
        <w:fldChar w:fldCharType="begin"/>
      </w:r>
      <w:r>
        <w:rPr>
          <w:noProof/>
        </w:rPr>
        <w:instrText xml:space="preserve"> PAGEREF _Toc476693677 \h </w:instrText>
      </w:r>
      <w:r>
        <w:rPr>
          <w:noProof/>
        </w:rPr>
      </w:r>
      <w:r>
        <w:rPr>
          <w:noProof/>
        </w:rPr>
        <w:fldChar w:fldCharType="separate"/>
      </w:r>
      <w:r>
        <w:rPr>
          <w:noProof/>
        </w:rPr>
        <w:t>100</w:t>
      </w:r>
      <w:r>
        <w:rPr>
          <w:noProof/>
        </w:rPr>
        <w:fldChar w:fldCharType="end"/>
      </w:r>
    </w:p>
    <w:p w14:paraId="2E8DF77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5.2.2</w:t>
      </w:r>
      <w:r>
        <w:rPr>
          <w:rFonts w:asciiTheme="minorHAnsi" w:eastAsiaTheme="minorEastAsia" w:hAnsiTheme="minorHAnsi"/>
          <w:noProof/>
          <w:sz w:val="22"/>
          <w:szCs w:val="22"/>
          <w:lang w:val="es-CO" w:eastAsia="es-CO"/>
        </w:rPr>
        <w:tab/>
      </w:r>
      <w:r>
        <w:rPr>
          <w:noProof/>
          <w:lang w:eastAsia="es-CO"/>
        </w:rPr>
        <w:t>Marca del producto</w:t>
      </w:r>
      <w:r>
        <w:rPr>
          <w:noProof/>
        </w:rPr>
        <w:tab/>
      </w:r>
      <w:r>
        <w:rPr>
          <w:noProof/>
        </w:rPr>
        <w:fldChar w:fldCharType="begin"/>
      </w:r>
      <w:r>
        <w:rPr>
          <w:noProof/>
        </w:rPr>
        <w:instrText xml:space="preserve"> PAGEREF _Toc476693678 \h </w:instrText>
      </w:r>
      <w:r>
        <w:rPr>
          <w:noProof/>
        </w:rPr>
      </w:r>
      <w:r>
        <w:rPr>
          <w:noProof/>
        </w:rPr>
        <w:fldChar w:fldCharType="separate"/>
      </w:r>
      <w:r>
        <w:rPr>
          <w:noProof/>
        </w:rPr>
        <w:t>100</w:t>
      </w:r>
      <w:r>
        <w:rPr>
          <w:noProof/>
        </w:rPr>
        <w:fldChar w:fldCharType="end"/>
      </w:r>
    </w:p>
    <w:p w14:paraId="175B1DB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5.2.3</w:t>
      </w:r>
      <w:r>
        <w:rPr>
          <w:rFonts w:asciiTheme="minorHAnsi" w:eastAsiaTheme="minorEastAsia" w:hAnsiTheme="minorHAnsi"/>
          <w:noProof/>
          <w:sz w:val="22"/>
          <w:szCs w:val="22"/>
          <w:lang w:val="es-CO" w:eastAsia="es-CO"/>
        </w:rPr>
        <w:tab/>
      </w:r>
      <w:r>
        <w:rPr>
          <w:noProof/>
          <w:lang w:eastAsia="es-CO"/>
        </w:rPr>
        <w:t>Mercado de comercialización del producto</w:t>
      </w:r>
      <w:r>
        <w:rPr>
          <w:noProof/>
        </w:rPr>
        <w:tab/>
      </w:r>
      <w:r>
        <w:rPr>
          <w:noProof/>
        </w:rPr>
        <w:fldChar w:fldCharType="begin"/>
      </w:r>
      <w:r>
        <w:rPr>
          <w:noProof/>
        </w:rPr>
        <w:instrText xml:space="preserve"> PAGEREF _Toc476693679 \h </w:instrText>
      </w:r>
      <w:r>
        <w:rPr>
          <w:noProof/>
        </w:rPr>
      </w:r>
      <w:r>
        <w:rPr>
          <w:noProof/>
        </w:rPr>
        <w:fldChar w:fldCharType="separate"/>
      </w:r>
      <w:r>
        <w:rPr>
          <w:noProof/>
        </w:rPr>
        <w:t>101</w:t>
      </w:r>
      <w:r>
        <w:rPr>
          <w:noProof/>
        </w:rPr>
        <w:fldChar w:fldCharType="end"/>
      </w:r>
    </w:p>
    <w:p w14:paraId="1D8FE9FF"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5.2.4</w:t>
      </w:r>
      <w:r>
        <w:rPr>
          <w:rFonts w:asciiTheme="minorHAnsi" w:eastAsiaTheme="minorEastAsia" w:hAnsiTheme="minorHAnsi"/>
          <w:noProof/>
          <w:sz w:val="22"/>
          <w:szCs w:val="22"/>
          <w:lang w:val="es-CO" w:eastAsia="es-CO"/>
        </w:rPr>
        <w:tab/>
      </w:r>
      <w:r>
        <w:rPr>
          <w:noProof/>
          <w:lang w:eastAsia="es-CO"/>
        </w:rPr>
        <w:t>Perfil del cliente</w:t>
      </w:r>
      <w:r>
        <w:rPr>
          <w:noProof/>
        </w:rPr>
        <w:tab/>
      </w:r>
      <w:r>
        <w:rPr>
          <w:noProof/>
        </w:rPr>
        <w:fldChar w:fldCharType="begin"/>
      </w:r>
      <w:r>
        <w:rPr>
          <w:noProof/>
        </w:rPr>
        <w:instrText xml:space="preserve"> PAGEREF _Toc476693680 \h </w:instrText>
      </w:r>
      <w:r>
        <w:rPr>
          <w:noProof/>
        </w:rPr>
      </w:r>
      <w:r>
        <w:rPr>
          <w:noProof/>
        </w:rPr>
        <w:fldChar w:fldCharType="separate"/>
      </w:r>
      <w:r>
        <w:rPr>
          <w:noProof/>
        </w:rPr>
        <w:t>101</w:t>
      </w:r>
      <w:r>
        <w:rPr>
          <w:noProof/>
        </w:rPr>
        <w:fldChar w:fldCharType="end"/>
      </w:r>
    </w:p>
    <w:p w14:paraId="3510A06C"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5.2.5</w:t>
      </w:r>
      <w:r>
        <w:rPr>
          <w:rFonts w:asciiTheme="minorHAnsi" w:eastAsiaTheme="minorEastAsia" w:hAnsiTheme="minorHAnsi"/>
          <w:noProof/>
          <w:sz w:val="22"/>
          <w:szCs w:val="22"/>
          <w:lang w:val="es-CO" w:eastAsia="es-CO"/>
        </w:rPr>
        <w:tab/>
      </w:r>
      <w:r>
        <w:rPr>
          <w:noProof/>
          <w:lang w:eastAsia="es-CO"/>
        </w:rPr>
        <w:t>Análisis de la  demanda</w:t>
      </w:r>
      <w:r>
        <w:rPr>
          <w:noProof/>
        </w:rPr>
        <w:tab/>
      </w:r>
      <w:r>
        <w:rPr>
          <w:noProof/>
        </w:rPr>
        <w:fldChar w:fldCharType="begin"/>
      </w:r>
      <w:r>
        <w:rPr>
          <w:noProof/>
        </w:rPr>
        <w:instrText xml:space="preserve"> PAGEREF _Toc476693681 \h </w:instrText>
      </w:r>
      <w:r>
        <w:rPr>
          <w:noProof/>
        </w:rPr>
      </w:r>
      <w:r>
        <w:rPr>
          <w:noProof/>
        </w:rPr>
        <w:fldChar w:fldCharType="separate"/>
      </w:r>
      <w:r>
        <w:rPr>
          <w:noProof/>
        </w:rPr>
        <w:t>101</w:t>
      </w:r>
      <w:r>
        <w:rPr>
          <w:noProof/>
        </w:rPr>
        <w:fldChar w:fldCharType="end"/>
      </w:r>
    </w:p>
    <w:p w14:paraId="59E71F55"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5.2.6</w:t>
      </w:r>
      <w:r>
        <w:rPr>
          <w:rFonts w:asciiTheme="minorHAnsi" w:eastAsiaTheme="minorEastAsia" w:hAnsiTheme="minorHAnsi"/>
          <w:noProof/>
          <w:sz w:val="22"/>
          <w:szCs w:val="22"/>
          <w:lang w:val="es-CO" w:eastAsia="es-CO"/>
        </w:rPr>
        <w:tab/>
      </w:r>
      <w:r>
        <w:rPr>
          <w:noProof/>
          <w:lang w:eastAsia="es-CO"/>
        </w:rPr>
        <w:t>Proyección de la población</w:t>
      </w:r>
      <w:r>
        <w:rPr>
          <w:noProof/>
        </w:rPr>
        <w:tab/>
      </w:r>
      <w:r>
        <w:rPr>
          <w:noProof/>
        </w:rPr>
        <w:fldChar w:fldCharType="begin"/>
      </w:r>
      <w:r>
        <w:rPr>
          <w:noProof/>
        </w:rPr>
        <w:instrText xml:space="preserve"> PAGEREF _Toc476693682 \h </w:instrText>
      </w:r>
      <w:r>
        <w:rPr>
          <w:noProof/>
        </w:rPr>
      </w:r>
      <w:r>
        <w:rPr>
          <w:noProof/>
        </w:rPr>
        <w:fldChar w:fldCharType="separate"/>
      </w:r>
      <w:r>
        <w:rPr>
          <w:noProof/>
        </w:rPr>
        <w:t>102</w:t>
      </w:r>
      <w:r>
        <w:rPr>
          <w:noProof/>
        </w:rPr>
        <w:fldChar w:fldCharType="end"/>
      </w:r>
    </w:p>
    <w:p w14:paraId="12A9E06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5.2.7</w:t>
      </w:r>
      <w:r>
        <w:rPr>
          <w:rFonts w:asciiTheme="minorHAnsi" w:eastAsiaTheme="minorEastAsia" w:hAnsiTheme="minorHAnsi"/>
          <w:noProof/>
          <w:sz w:val="22"/>
          <w:szCs w:val="22"/>
          <w:lang w:val="es-CO" w:eastAsia="es-CO"/>
        </w:rPr>
        <w:tab/>
      </w:r>
      <w:r>
        <w:rPr>
          <w:noProof/>
          <w:lang w:eastAsia="es-CO"/>
        </w:rPr>
        <w:t>Calculo demanda potencial</w:t>
      </w:r>
      <w:r>
        <w:rPr>
          <w:noProof/>
        </w:rPr>
        <w:tab/>
      </w:r>
      <w:r>
        <w:rPr>
          <w:noProof/>
        </w:rPr>
        <w:fldChar w:fldCharType="begin"/>
      </w:r>
      <w:r>
        <w:rPr>
          <w:noProof/>
        </w:rPr>
        <w:instrText xml:space="preserve"> PAGEREF _Toc476693683 \h </w:instrText>
      </w:r>
      <w:r>
        <w:rPr>
          <w:noProof/>
        </w:rPr>
      </w:r>
      <w:r>
        <w:rPr>
          <w:noProof/>
        </w:rPr>
        <w:fldChar w:fldCharType="separate"/>
      </w:r>
      <w:r>
        <w:rPr>
          <w:noProof/>
        </w:rPr>
        <w:t>102</w:t>
      </w:r>
      <w:r>
        <w:rPr>
          <w:noProof/>
        </w:rPr>
        <w:fldChar w:fldCharType="end"/>
      </w:r>
    </w:p>
    <w:p w14:paraId="1A120E02"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5.2.8</w:t>
      </w:r>
      <w:r>
        <w:rPr>
          <w:rFonts w:asciiTheme="minorHAnsi" w:eastAsiaTheme="minorEastAsia" w:hAnsiTheme="minorHAnsi"/>
          <w:noProof/>
          <w:sz w:val="22"/>
          <w:szCs w:val="22"/>
          <w:lang w:val="es-CO" w:eastAsia="es-CO"/>
        </w:rPr>
        <w:tab/>
      </w:r>
      <w:r>
        <w:rPr>
          <w:noProof/>
          <w:lang w:eastAsia="es-CO"/>
        </w:rPr>
        <w:t>Calculo demanda real</w:t>
      </w:r>
      <w:r>
        <w:rPr>
          <w:noProof/>
        </w:rPr>
        <w:tab/>
      </w:r>
      <w:r>
        <w:rPr>
          <w:noProof/>
        </w:rPr>
        <w:fldChar w:fldCharType="begin"/>
      </w:r>
      <w:r>
        <w:rPr>
          <w:noProof/>
        </w:rPr>
        <w:instrText xml:space="preserve"> PAGEREF _Toc476693684 \h </w:instrText>
      </w:r>
      <w:r>
        <w:rPr>
          <w:noProof/>
        </w:rPr>
      </w:r>
      <w:r>
        <w:rPr>
          <w:noProof/>
        </w:rPr>
        <w:fldChar w:fldCharType="separate"/>
      </w:r>
      <w:r>
        <w:rPr>
          <w:noProof/>
        </w:rPr>
        <w:t>103</w:t>
      </w:r>
      <w:r>
        <w:rPr>
          <w:noProof/>
        </w:rPr>
        <w:fldChar w:fldCharType="end"/>
      </w:r>
    </w:p>
    <w:p w14:paraId="41B0269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5.2.9</w:t>
      </w:r>
      <w:r>
        <w:rPr>
          <w:rFonts w:asciiTheme="minorHAnsi" w:eastAsiaTheme="minorEastAsia" w:hAnsiTheme="minorHAnsi"/>
          <w:noProof/>
          <w:sz w:val="22"/>
          <w:szCs w:val="22"/>
          <w:lang w:val="es-CO" w:eastAsia="es-CO"/>
        </w:rPr>
        <w:tab/>
      </w:r>
      <w:r>
        <w:rPr>
          <w:noProof/>
          <w:lang w:eastAsia="es-CO"/>
        </w:rPr>
        <w:t>Análisis de la oferta</w:t>
      </w:r>
      <w:r>
        <w:rPr>
          <w:noProof/>
        </w:rPr>
        <w:tab/>
      </w:r>
      <w:r>
        <w:rPr>
          <w:noProof/>
        </w:rPr>
        <w:fldChar w:fldCharType="begin"/>
      </w:r>
      <w:r>
        <w:rPr>
          <w:noProof/>
        </w:rPr>
        <w:instrText xml:space="preserve"> PAGEREF _Toc476693685 \h </w:instrText>
      </w:r>
      <w:r>
        <w:rPr>
          <w:noProof/>
        </w:rPr>
      </w:r>
      <w:r>
        <w:rPr>
          <w:noProof/>
        </w:rPr>
        <w:fldChar w:fldCharType="separate"/>
      </w:r>
      <w:r>
        <w:rPr>
          <w:noProof/>
        </w:rPr>
        <w:t>103</w:t>
      </w:r>
      <w:r>
        <w:rPr>
          <w:noProof/>
        </w:rPr>
        <w:fldChar w:fldCharType="end"/>
      </w:r>
    </w:p>
    <w:p w14:paraId="1DC61E3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5.2.10</w:t>
      </w:r>
      <w:r>
        <w:rPr>
          <w:rFonts w:asciiTheme="minorHAnsi" w:eastAsiaTheme="minorEastAsia" w:hAnsiTheme="minorHAnsi"/>
          <w:noProof/>
          <w:sz w:val="22"/>
          <w:szCs w:val="22"/>
          <w:lang w:val="es-CO" w:eastAsia="es-CO"/>
        </w:rPr>
        <w:tab/>
      </w:r>
      <w:r>
        <w:rPr>
          <w:noProof/>
          <w:lang w:eastAsia="es-CO"/>
        </w:rPr>
        <w:t>Análisis de la competencia</w:t>
      </w:r>
      <w:r>
        <w:rPr>
          <w:noProof/>
        </w:rPr>
        <w:tab/>
      </w:r>
      <w:r>
        <w:rPr>
          <w:noProof/>
        </w:rPr>
        <w:fldChar w:fldCharType="begin"/>
      </w:r>
      <w:r>
        <w:rPr>
          <w:noProof/>
        </w:rPr>
        <w:instrText xml:space="preserve"> PAGEREF _Toc476693686 \h </w:instrText>
      </w:r>
      <w:r>
        <w:rPr>
          <w:noProof/>
        </w:rPr>
      </w:r>
      <w:r>
        <w:rPr>
          <w:noProof/>
        </w:rPr>
        <w:fldChar w:fldCharType="separate"/>
      </w:r>
      <w:r>
        <w:rPr>
          <w:noProof/>
        </w:rPr>
        <w:t>104</w:t>
      </w:r>
      <w:r>
        <w:rPr>
          <w:noProof/>
        </w:rPr>
        <w:fldChar w:fldCharType="end"/>
      </w:r>
    </w:p>
    <w:p w14:paraId="5482F5C2"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5.2.11</w:t>
      </w:r>
      <w:r>
        <w:rPr>
          <w:rFonts w:asciiTheme="minorHAnsi" w:eastAsiaTheme="minorEastAsia" w:hAnsiTheme="minorHAnsi"/>
          <w:noProof/>
          <w:sz w:val="22"/>
          <w:szCs w:val="22"/>
          <w:lang w:val="es-CO" w:eastAsia="es-CO"/>
        </w:rPr>
        <w:tab/>
      </w:r>
      <w:r>
        <w:rPr>
          <w:noProof/>
          <w:lang w:eastAsia="es-CO"/>
        </w:rPr>
        <w:t>Análisis FODA de la competencia</w:t>
      </w:r>
      <w:r>
        <w:rPr>
          <w:noProof/>
        </w:rPr>
        <w:tab/>
      </w:r>
      <w:r>
        <w:rPr>
          <w:noProof/>
        </w:rPr>
        <w:fldChar w:fldCharType="begin"/>
      </w:r>
      <w:r>
        <w:rPr>
          <w:noProof/>
        </w:rPr>
        <w:instrText xml:space="preserve"> PAGEREF _Toc476693687 \h </w:instrText>
      </w:r>
      <w:r>
        <w:rPr>
          <w:noProof/>
        </w:rPr>
      </w:r>
      <w:r>
        <w:rPr>
          <w:noProof/>
        </w:rPr>
        <w:fldChar w:fldCharType="separate"/>
      </w:r>
      <w:r>
        <w:rPr>
          <w:noProof/>
        </w:rPr>
        <w:t>105</w:t>
      </w:r>
      <w:r>
        <w:rPr>
          <w:noProof/>
        </w:rPr>
        <w:fldChar w:fldCharType="end"/>
      </w:r>
    </w:p>
    <w:p w14:paraId="3F1AE70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5.2.12</w:t>
      </w:r>
      <w:r>
        <w:rPr>
          <w:rFonts w:asciiTheme="minorHAnsi" w:eastAsiaTheme="minorEastAsia" w:hAnsiTheme="minorHAnsi"/>
          <w:noProof/>
          <w:sz w:val="22"/>
          <w:szCs w:val="22"/>
          <w:lang w:val="es-CO" w:eastAsia="es-CO"/>
        </w:rPr>
        <w:tab/>
      </w:r>
      <w:r>
        <w:rPr>
          <w:noProof/>
          <w:lang w:eastAsia="es-CO"/>
        </w:rPr>
        <w:t>Ampliación e ingreso de nuevas empresas</w:t>
      </w:r>
      <w:r>
        <w:rPr>
          <w:noProof/>
        </w:rPr>
        <w:tab/>
      </w:r>
      <w:r>
        <w:rPr>
          <w:noProof/>
        </w:rPr>
        <w:fldChar w:fldCharType="begin"/>
      </w:r>
      <w:r>
        <w:rPr>
          <w:noProof/>
        </w:rPr>
        <w:instrText xml:space="preserve"> PAGEREF _Toc476693688 \h </w:instrText>
      </w:r>
      <w:r>
        <w:rPr>
          <w:noProof/>
        </w:rPr>
      </w:r>
      <w:r>
        <w:rPr>
          <w:noProof/>
        </w:rPr>
        <w:fldChar w:fldCharType="separate"/>
      </w:r>
      <w:r>
        <w:rPr>
          <w:noProof/>
        </w:rPr>
        <w:t>106</w:t>
      </w:r>
      <w:r>
        <w:rPr>
          <w:noProof/>
        </w:rPr>
        <w:fldChar w:fldCharType="end"/>
      </w:r>
    </w:p>
    <w:p w14:paraId="061D98F7"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5.2.13</w:t>
      </w:r>
      <w:r>
        <w:rPr>
          <w:rFonts w:asciiTheme="minorHAnsi" w:eastAsiaTheme="minorEastAsia" w:hAnsiTheme="minorHAnsi"/>
          <w:noProof/>
          <w:sz w:val="22"/>
          <w:szCs w:val="22"/>
          <w:lang w:val="es-CO" w:eastAsia="es-CO"/>
        </w:rPr>
        <w:tab/>
      </w:r>
      <w:r>
        <w:rPr>
          <w:noProof/>
          <w:lang w:eastAsia="es-CO"/>
        </w:rPr>
        <w:t>Análisis del precio del producto</w:t>
      </w:r>
      <w:r>
        <w:rPr>
          <w:noProof/>
        </w:rPr>
        <w:tab/>
      </w:r>
      <w:r>
        <w:rPr>
          <w:noProof/>
        </w:rPr>
        <w:fldChar w:fldCharType="begin"/>
      </w:r>
      <w:r>
        <w:rPr>
          <w:noProof/>
        </w:rPr>
        <w:instrText xml:space="preserve"> PAGEREF _Toc476693689 \h </w:instrText>
      </w:r>
      <w:r>
        <w:rPr>
          <w:noProof/>
        </w:rPr>
      </w:r>
      <w:r>
        <w:rPr>
          <w:noProof/>
        </w:rPr>
        <w:fldChar w:fldCharType="separate"/>
      </w:r>
      <w:r>
        <w:rPr>
          <w:noProof/>
        </w:rPr>
        <w:t>106</w:t>
      </w:r>
      <w:r>
        <w:rPr>
          <w:noProof/>
        </w:rPr>
        <w:fldChar w:fldCharType="end"/>
      </w:r>
    </w:p>
    <w:p w14:paraId="3881EFA8"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5.2.14</w:t>
      </w:r>
      <w:r>
        <w:rPr>
          <w:rFonts w:asciiTheme="minorHAnsi" w:eastAsiaTheme="minorEastAsia" w:hAnsiTheme="minorHAnsi"/>
          <w:noProof/>
          <w:sz w:val="22"/>
          <w:szCs w:val="22"/>
          <w:lang w:val="es-CO" w:eastAsia="es-CO"/>
        </w:rPr>
        <w:tab/>
      </w:r>
      <w:r>
        <w:rPr>
          <w:noProof/>
          <w:lang w:eastAsia="es-CO"/>
        </w:rPr>
        <w:t>Sistema de distribución</w:t>
      </w:r>
      <w:r>
        <w:rPr>
          <w:noProof/>
        </w:rPr>
        <w:tab/>
      </w:r>
      <w:r>
        <w:rPr>
          <w:noProof/>
        </w:rPr>
        <w:fldChar w:fldCharType="begin"/>
      </w:r>
      <w:r>
        <w:rPr>
          <w:noProof/>
        </w:rPr>
        <w:instrText xml:space="preserve"> PAGEREF _Toc476693690 \h </w:instrText>
      </w:r>
      <w:r>
        <w:rPr>
          <w:noProof/>
        </w:rPr>
      </w:r>
      <w:r>
        <w:rPr>
          <w:noProof/>
        </w:rPr>
        <w:fldChar w:fldCharType="separate"/>
      </w:r>
      <w:r>
        <w:rPr>
          <w:noProof/>
        </w:rPr>
        <w:t>106</w:t>
      </w:r>
      <w:r>
        <w:rPr>
          <w:noProof/>
        </w:rPr>
        <w:fldChar w:fldCharType="end"/>
      </w:r>
    </w:p>
    <w:p w14:paraId="6BD3D526"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5.2.15</w:t>
      </w:r>
      <w:r>
        <w:rPr>
          <w:rFonts w:asciiTheme="minorHAnsi" w:eastAsiaTheme="minorEastAsia" w:hAnsiTheme="minorHAnsi"/>
          <w:noProof/>
          <w:sz w:val="22"/>
          <w:szCs w:val="22"/>
          <w:lang w:val="es-CO" w:eastAsia="es-CO"/>
        </w:rPr>
        <w:tab/>
      </w:r>
      <w:r>
        <w:rPr>
          <w:noProof/>
          <w:lang w:eastAsia="es-CO"/>
        </w:rPr>
        <w:t>Estrategias de mercado</w:t>
      </w:r>
      <w:r>
        <w:rPr>
          <w:noProof/>
        </w:rPr>
        <w:tab/>
      </w:r>
      <w:r>
        <w:rPr>
          <w:noProof/>
        </w:rPr>
        <w:fldChar w:fldCharType="begin"/>
      </w:r>
      <w:r>
        <w:rPr>
          <w:noProof/>
        </w:rPr>
        <w:instrText xml:space="preserve"> PAGEREF _Toc476693691 \h </w:instrText>
      </w:r>
      <w:r>
        <w:rPr>
          <w:noProof/>
        </w:rPr>
      </w:r>
      <w:r>
        <w:rPr>
          <w:noProof/>
        </w:rPr>
        <w:fldChar w:fldCharType="separate"/>
      </w:r>
      <w:r>
        <w:rPr>
          <w:noProof/>
        </w:rPr>
        <w:t>107</w:t>
      </w:r>
      <w:r>
        <w:rPr>
          <w:noProof/>
        </w:rPr>
        <w:fldChar w:fldCharType="end"/>
      </w:r>
    </w:p>
    <w:p w14:paraId="38A4F9D5"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5.2.16</w:t>
      </w:r>
      <w:r>
        <w:rPr>
          <w:rFonts w:asciiTheme="minorHAnsi" w:eastAsiaTheme="minorEastAsia" w:hAnsiTheme="minorHAnsi"/>
          <w:noProof/>
          <w:sz w:val="22"/>
          <w:szCs w:val="22"/>
          <w:lang w:val="es-CO" w:eastAsia="es-CO"/>
        </w:rPr>
        <w:tab/>
      </w:r>
      <w:r>
        <w:rPr>
          <w:noProof/>
          <w:lang w:eastAsia="es-CO"/>
        </w:rPr>
        <w:t>Mezcla de Marketing</w:t>
      </w:r>
      <w:r>
        <w:rPr>
          <w:noProof/>
        </w:rPr>
        <w:tab/>
      </w:r>
      <w:r>
        <w:rPr>
          <w:noProof/>
        </w:rPr>
        <w:fldChar w:fldCharType="begin"/>
      </w:r>
      <w:r>
        <w:rPr>
          <w:noProof/>
        </w:rPr>
        <w:instrText xml:space="preserve"> PAGEREF _Toc476693692 \h </w:instrText>
      </w:r>
      <w:r>
        <w:rPr>
          <w:noProof/>
        </w:rPr>
      </w:r>
      <w:r>
        <w:rPr>
          <w:noProof/>
        </w:rPr>
        <w:fldChar w:fldCharType="separate"/>
      </w:r>
      <w:r>
        <w:rPr>
          <w:noProof/>
        </w:rPr>
        <w:t>107</w:t>
      </w:r>
      <w:r>
        <w:rPr>
          <w:noProof/>
        </w:rPr>
        <w:fldChar w:fldCharType="end"/>
      </w:r>
    </w:p>
    <w:p w14:paraId="2C1130EE" w14:textId="77777777" w:rsidR="00B27A1A" w:rsidRDefault="00B27A1A">
      <w:pPr>
        <w:pStyle w:val="TDC3"/>
        <w:tabs>
          <w:tab w:val="left" w:pos="1440"/>
          <w:tab w:val="right" w:leader="dot" w:pos="8828"/>
        </w:tabs>
        <w:rPr>
          <w:rFonts w:asciiTheme="minorHAnsi" w:eastAsiaTheme="minorEastAsia" w:hAnsiTheme="minorHAnsi"/>
          <w:noProof/>
          <w:sz w:val="22"/>
          <w:szCs w:val="22"/>
          <w:lang w:val="es-CO" w:eastAsia="es-CO"/>
        </w:rPr>
      </w:pPr>
      <w:r>
        <w:rPr>
          <w:noProof/>
          <w:lang w:eastAsia="es-CO"/>
        </w:rPr>
        <w:t>5.2.17</w:t>
      </w:r>
      <w:r>
        <w:rPr>
          <w:rFonts w:asciiTheme="minorHAnsi" w:eastAsiaTheme="minorEastAsia" w:hAnsiTheme="minorHAnsi"/>
          <w:noProof/>
          <w:sz w:val="22"/>
          <w:szCs w:val="22"/>
          <w:lang w:val="es-CO" w:eastAsia="es-CO"/>
        </w:rPr>
        <w:tab/>
      </w:r>
      <w:r>
        <w:rPr>
          <w:noProof/>
          <w:lang w:eastAsia="es-CO"/>
        </w:rPr>
        <w:t>Conclusiones del estudio de mercado</w:t>
      </w:r>
      <w:r>
        <w:rPr>
          <w:noProof/>
        </w:rPr>
        <w:tab/>
      </w:r>
      <w:r>
        <w:rPr>
          <w:noProof/>
        </w:rPr>
        <w:fldChar w:fldCharType="begin"/>
      </w:r>
      <w:r>
        <w:rPr>
          <w:noProof/>
        </w:rPr>
        <w:instrText xml:space="preserve"> PAGEREF _Toc476693693 \h </w:instrText>
      </w:r>
      <w:r>
        <w:rPr>
          <w:noProof/>
        </w:rPr>
      </w:r>
      <w:r>
        <w:rPr>
          <w:noProof/>
        </w:rPr>
        <w:fldChar w:fldCharType="separate"/>
      </w:r>
      <w:r>
        <w:rPr>
          <w:noProof/>
        </w:rPr>
        <w:t>108</w:t>
      </w:r>
      <w:r>
        <w:rPr>
          <w:noProof/>
        </w:rPr>
        <w:fldChar w:fldCharType="end"/>
      </w:r>
    </w:p>
    <w:p w14:paraId="2A8ED80E"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5.3</w:t>
      </w:r>
      <w:r>
        <w:rPr>
          <w:rFonts w:asciiTheme="minorHAnsi" w:eastAsiaTheme="minorEastAsia" w:hAnsiTheme="minorHAnsi"/>
          <w:noProof/>
          <w:sz w:val="22"/>
          <w:szCs w:val="22"/>
          <w:lang w:val="es-CO" w:eastAsia="es-CO"/>
        </w:rPr>
        <w:tab/>
      </w:r>
      <w:r>
        <w:rPr>
          <w:noProof/>
          <w:lang w:eastAsia="es-CO"/>
        </w:rPr>
        <w:t>ANEXO 3: Estudio Financiero</w:t>
      </w:r>
      <w:r>
        <w:rPr>
          <w:noProof/>
        </w:rPr>
        <w:tab/>
      </w:r>
      <w:r>
        <w:rPr>
          <w:noProof/>
        </w:rPr>
        <w:fldChar w:fldCharType="begin"/>
      </w:r>
      <w:r>
        <w:rPr>
          <w:noProof/>
        </w:rPr>
        <w:instrText xml:space="preserve"> PAGEREF _Toc476693694 \h </w:instrText>
      </w:r>
      <w:r>
        <w:rPr>
          <w:noProof/>
        </w:rPr>
      </w:r>
      <w:r>
        <w:rPr>
          <w:noProof/>
        </w:rPr>
        <w:fldChar w:fldCharType="separate"/>
      </w:r>
      <w:r>
        <w:rPr>
          <w:noProof/>
        </w:rPr>
        <w:t>108</w:t>
      </w:r>
      <w:r>
        <w:rPr>
          <w:noProof/>
        </w:rPr>
        <w:fldChar w:fldCharType="end"/>
      </w:r>
    </w:p>
    <w:p w14:paraId="45035066"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5.3.1</w:t>
      </w:r>
      <w:r>
        <w:rPr>
          <w:rFonts w:asciiTheme="minorHAnsi" w:eastAsiaTheme="minorEastAsia" w:hAnsiTheme="minorHAnsi"/>
          <w:noProof/>
          <w:sz w:val="22"/>
          <w:szCs w:val="22"/>
          <w:lang w:val="es-CO" w:eastAsia="es-CO"/>
        </w:rPr>
        <w:tab/>
      </w:r>
      <w:r>
        <w:rPr>
          <w:noProof/>
          <w:lang w:eastAsia="es-CO"/>
        </w:rPr>
        <w:t>Objetivos generales y específicos</w:t>
      </w:r>
      <w:r>
        <w:rPr>
          <w:noProof/>
        </w:rPr>
        <w:tab/>
      </w:r>
      <w:r>
        <w:rPr>
          <w:noProof/>
        </w:rPr>
        <w:fldChar w:fldCharType="begin"/>
      </w:r>
      <w:r>
        <w:rPr>
          <w:noProof/>
        </w:rPr>
        <w:instrText xml:space="preserve"> PAGEREF _Toc476693695 \h </w:instrText>
      </w:r>
      <w:r>
        <w:rPr>
          <w:noProof/>
        </w:rPr>
      </w:r>
      <w:r>
        <w:rPr>
          <w:noProof/>
        </w:rPr>
        <w:fldChar w:fldCharType="separate"/>
      </w:r>
      <w:r>
        <w:rPr>
          <w:noProof/>
        </w:rPr>
        <w:t>108</w:t>
      </w:r>
      <w:r>
        <w:rPr>
          <w:noProof/>
        </w:rPr>
        <w:fldChar w:fldCharType="end"/>
      </w:r>
    </w:p>
    <w:p w14:paraId="2B30458D"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5.3.2</w:t>
      </w:r>
      <w:r>
        <w:rPr>
          <w:rFonts w:asciiTheme="minorHAnsi" w:eastAsiaTheme="minorEastAsia" w:hAnsiTheme="minorHAnsi"/>
          <w:noProof/>
          <w:sz w:val="22"/>
          <w:szCs w:val="22"/>
          <w:lang w:val="es-CO" w:eastAsia="es-CO"/>
        </w:rPr>
        <w:tab/>
      </w:r>
      <w:r>
        <w:rPr>
          <w:noProof/>
          <w:lang w:eastAsia="es-CO"/>
        </w:rPr>
        <w:t>Monto de inversión del proyecto</w:t>
      </w:r>
      <w:r>
        <w:rPr>
          <w:noProof/>
        </w:rPr>
        <w:tab/>
      </w:r>
      <w:r>
        <w:rPr>
          <w:noProof/>
        </w:rPr>
        <w:fldChar w:fldCharType="begin"/>
      </w:r>
      <w:r>
        <w:rPr>
          <w:noProof/>
        </w:rPr>
        <w:instrText xml:space="preserve"> PAGEREF _Toc476693696 \h </w:instrText>
      </w:r>
      <w:r>
        <w:rPr>
          <w:noProof/>
        </w:rPr>
      </w:r>
      <w:r>
        <w:rPr>
          <w:noProof/>
        </w:rPr>
        <w:fldChar w:fldCharType="separate"/>
      </w:r>
      <w:r>
        <w:rPr>
          <w:noProof/>
        </w:rPr>
        <w:t>109</w:t>
      </w:r>
      <w:r>
        <w:rPr>
          <w:noProof/>
        </w:rPr>
        <w:fldChar w:fldCharType="end"/>
      </w:r>
    </w:p>
    <w:p w14:paraId="75E90CA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5.3.3</w:t>
      </w:r>
      <w:r>
        <w:rPr>
          <w:rFonts w:asciiTheme="minorHAnsi" w:eastAsiaTheme="minorEastAsia" w:hAnsiTheme="minorHAnsi"/>
          <w:noProof/>
          <w:sz w:val="22"/>
          <w:szCs w:val="22"/>
          <w:lang w:val="es-CO" w:eastAsia="es-CO"/>
        </w:rPr>
        <w:tab/>
      </w:r>
      <w:r>
        <w:rPr>
          <w:noProof/>
          <w:lang w:eastAsia="es-CO"/>
        </w:rPr>
        <w:t>Proyección de Ingresos</w:t>
      </w:r>
      <w:r>
        <w:rPr>
          <w:noProof/>
        </w:rPr>
        <w:tab/>
      </w:r>
      <w:r>
        <w:rPr>
          <w:noProof/>
        </w:rPr>
        <w:fldChar w:fldCharType="begin"/>
      </w:r>
      <w:r>
        <w:rPr>
          <w:noProof/>
        </w:rPr>
        <w:instrText xml:space="preserve"> PAGEREF _Toc476693697 \h </w:instrText>
      </w:r>
      <w:r>
        <w:rPr>
          <w:noProof/>
        </w:rPr>
      </w:r>
      <w:r>
        <w:rPr>
          <w:noProof/>
        </w:rPr>
        <w:fldChar w:fldCharType="separate"/>
      </w:r>
      <w:r>
        <w:rPr>
          <w:noProof/>
        </w:rPr>
        <w:t>109</w:t>
      </w:r>
      <w:r>
        <w:rPr>
          <w:noProof/>
        </w:rPr>
        <w:fldChar w:fldCharType="end"/>
      </w:r>
    </w:p>
    <w:p w14:paraId="08979274"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5.3.4</w:t>
      </w:r>
      <w:r>
        <w:rPr>
          <w:rFonts w:asciiTheme="minorHAnsi" w:eastAsiaTheme="minorEastAsia" w:hAnsiTheme="minorHAnsi"/>
          <w:noProof/>
          <w:sz w:val="22"/>
          <w:szCs w:val="22"/>
          <w:lang w:val="es-CO" w:eastAsia="es-CO"/>
        </w:rPr>
        <w:tab/>
      </w:r>
      <w:r>
        <w:rPr>
          <w:noProof/>
          <w:lang w:eastAsia="es-CO"/>
        </w:rPr>
        <w:t>Balance general proyectado</w:t>
      </w:r>
      <w:r>
        <w:rPr>
          <w:noProof/>
        </w:rPr>
        <w:tab/>
      </w:r>
      <w:r>
        <w:rPr>
          <w:noProof/>
        </w:rPr>
        <w:fldChar w:fldCharType="begin"/>
      </w:r>
      <w:r>
        <w:rPr>
          <w:noProof/>
        </w:rPr>
        <w:instrText xml:space="preserve"> PAGEREF _Toc476693698 \h </w:instrText>
      </w:r>
      <w:r>
        <w:rPr>
          <w:noProof/>
        </w:rPr>
      </w:r>
      <w:r>
        <w:rPr>
          <w:noProof/>
        </w:rPr>
        <w:fldChar w:fldCharType="separate"/>
      </w:r>
      <w:r>
        <w:rPr>
          <w:noProof/>
        </w:rPr>
        <w:t>110</w:t>
      </w:r>
      <w:r>
        <w:rPr>
          <w:noProof/>
        </w:rPr>
        <w:fldChar w:fldCharType="end"/>
      </w:r>
    </w:p>
    <w:p w14:paraId="39DA24B6" w14:textId="77777777" w:rsidR="00B27A1A" w:rsidRDefault="00B27A1A">
      <w:pPr>
        <w:pStyle w:val="TDC2"/>
        <w:tabs>
          <w:tab w:val="left" w:pos="960"/>
          <w:tab w:val="right" w:leader="dot" w:pos="8828"/>
        </w:tabs>
        <w:rPr>
          <w:rFonts w:asciiTheme="minorHAnsi" w:eastAsiaTheme="minorEastAsia" w:hAnsiTheme="minorHAnsi"/>
          <w:noProof/>
          <w:sz w:val="22"/>
          <w:szCs w:val="22"/>
          <w:lang w:val="es-CO" w:eastAsia="es-CO"/>
        </w:rPr>
      </w:pPr>
      <w:r>
        <w:rPr>
          <w:noProof/>
          <w:lang w:eastAsia="es-CO"/>
        </w:rPr>
        <w:t>5.4</w:t>
      </w:r>
      <w:r>
        <w:rPr>
          <w:rFonts w:asciiTheme="minorHAnsi" w:eastAsiaTheme="minorEastAsia" w:hAnsiTheme="minorHAnsi"/>
          <w:noProof/>
          <w:sz w:val="22"/>
          <w:szCs w:val="22"/>
          <w:lang w:val="es-CO" w:eastAsia="es-CO"/>
        </w:rPr>
        <w:tab/>
      </w:r>
      <w:r>
        <w:rPr>
          <w:noProof/>
          <w:lang w:eastAsia="es-CO"/>
        </w:rPr>
        <w:t>ANEXO 4 : Estudio Ambiental</w:t>
      </w:r>
      <w:r>
        <w:rPr>
          <w:noProof/>
        </w:rPr>
        <w:tab/>
      </w:r>
      <w:r>
        <w:rPr>
          <w:noProof/>
        </w:rPr>
        <w:fldChar w:fldCharType="begin"/>
      </w:r>
      <w:r>
        <w:rPr>
          <w:noProof/>
        </w:rPr>
        <w:instrText xml:space="preserve"> PAGEREF _Toc476693699 \h </w:instrText>
      </w:r>
      <w:r>
        <w:rPr>
          <w:noProof/>
        </w:rPr>
      </w:r>
      <w:r>
        <w:rPr>
          <w:noProof/>
        </w:rPr>
        <w:fldChar w:fldCharType="separate"/>
      </w:r>
      <w:r>
        <w:rPr>
          <w:noProof/>
        </w:rPr>
        <w:t>110</w:t>
      </w:r>
      <w:r>
        <w:rPr>
          <w:noProof/>
        </w:rPr>
        <w:fldChar w:fldCharType="end"/>
      </w:r>
    </w:p>
    <w:p w14:paraId="00BF3948"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5.4.1</w:t>
      </w:r>
      <w:r>
        <w:rPr>
          <w:rFonts w:asciiTheme="minorHAnsi" w:eastAsiaTheme="minorEastAsia" w:hAnsiTheme="minorHAnsi"/>
          <w:noProof/>
          <w:sz w:val="22"/>
          <w:szCs w:val="22"/>
          <w:lang w:val="es-CO" w:eastAsia="es-CO"/>
        </w:rPr>
        <w:tab/>
      </w:r>
      <w:r>
        <w:rPr>
          <w:noProof/>
          <w:lang w:eastAsia="es-CO"/>
        </w:rPr>
        <w:t>Identificación de los impactos</w:t>
      </w:r>
      <w:r>
        <w:rPr>
          <w:noProof/>
        </w:rPr>
        <w:tab/>
      </w:r>
      <w:r>
        <w:rPr>
          <w:noProof/>
        </w:rPr>
        <w:fldChar w:fldCharType="begin"/>
      </w:r>
      <w:r>
        <w:rPr>
          <w:noProof/>
        </w:rPr>
        <w:instrText xml:space="preserve"> PAGEREF _Toc476693700 \h </w:instrText>
      </w:r>
      <w:r>
        <w:rPr>
          <w:noProof/>
        </w:rPr>
      </w:r>
      <w:r>
        <w:rPr>
          <w:noProof/>
        </w:rPr>
        <w:fldChar w:fldCharType="separate"/>
      </w:r>
      <w:r>
        <w:rPr>
          <w:noProof/>
        </w:rPr>
        <w:t>110</w:t>
      </w:r>
      <w:r>
        <w:rPr>
          <w:noProof/>
        </w:rPr>
        <w:fldChar w:fldCharType="end"/>
      </w:r>
    </w:p>
    <w:p w14:paraId="4305267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5.4.2</w:t>
      </w:r>
      <w:r>
        <w:rPr>
          <w:rFonts w:asciiTheme="minorHAnsi" w:eastAsiaTheme="minorEastAsia" w:hAnsiTheme="minorHAnsi"/>
          <w:noProof/>
          <w:sz w:val="22"/>
          <w:szCs w:val="22"/>
          <w:lang w:val="es-CO" w:eastAsia="es-CO"/>
        </w:rPr>
        <w:tab/>
      </w:r>
      <w:r>
        <w:rPr>
          <w:noProof/>
          <w:lang w:eastAsia="es-CO"/>
        </w:rPr>
        <w:t>Evaluación de los impactos</w:t>
      </w:r>
      <w:r>
        <w:rPr>
          <w:noProof/>
        </w:rPr>
        <w:tab/>
      </w:r>
      <w:r>
        <w:rPr>
          <w:noProof/>
        </w:rPr>
        <w:fldChar w:fldCharType="begin"/>
      </w:r>
      <w:r>
        <w:rPr>
          <w:noProof/>
        </w:rPr>
        <w:instrText xml:space="preserve"> PAGEREF _Toc476693701 \h </w:instrText>
      </w:r>
      <w:r>
        <w:rPr>
          <w:noProof/>
        </w:rPr>
      </w:r>
      <w:r>
        <w:rPr>
          <w:noProof/>
        </w:rPr>
        <w:fldChar w:fldCharType="separate"/>
      </w:r>
      <w:r>
        <w:rPr>
          <w:noProof/>
        </w:rPr>
        <w:t>111</w:t>
      </w:r>
      <w:r>
        <w:rPr>
          <w:noProof/>
        </w:rPr>
        <w:fldChar w:fldCharType="end"/>
      </w:r>
    </w:p>
    <w:p w14:paraId="37A2977A"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5.4.3</w:t>
      </w:r>
      <w:r>
        <w:rPr>
          <w:rFonts w:asciiTheme="minorHAnsi" w:eastAsiaTheme="minorEastAsia" w:hAnsiTheme="minorHAnsi"/>
          <w:noProof/>
          <w:sz w:val="22"/>
          <w:szCs w:val="22"/>
          <w:lang w:val="es-CO" w:eastAsia="es-CO"/>
        </w:rPr>
        <w:tab/>
      </w:r>
      <w:r>
        <w:rPr>
          <w:noProof/>
          <w:lang w:eastAsia="es-CO"/>
        </w:rPr>
        <w:t>Medidas Correctivas</w:t>
      </w:r>
      <w:r>
        <w:rPr>
          <w:noProof/>
        </w:rPr>
        <w:tab/>
      </w:r>
      <w:r>
        <w:rPr>
          <w:noProof/>
        </w:rPr>
        <w:fldChar w:fldCharType="begin"/>
      </w:r>
      <w:r>
        <w:rPr>
          <w:noProof/>
        </w:rPr>
        <w:instrText xml:space="preserve"> PAGEREF _Toc476693702 \h </w:instrText>
      </w:r>
      <w:r>
        <w:rPr>
          <w:noProof/>
        </w:rPr>
      </w:r>
      <w:r>
        <w:rPr>
          <w:noProof/>
        </w:rPr>
        <w:fldChar w:fldCharType="separate"/>
      </w:r>
      <w:r>
        <w:rPr>
          <w:noProof/>
        </w:rPr>
        <w:t>112</w:t>
      </w:r>
      <w:r>
        <w:rPr>
          <w:noProof/>
        </w:rPr>
        <w:fldChar w:fldCharType="end"/>
      </w:r>
    </w:p>
    <w:p w14:paraId="7399F13E" w14:textId="77777777" w:rsidR="00B27A1A" w:rsidRDefault="00B27A1A">
      <w:pPr>
        <w:pStyle w:val="TDC3"/>
        <w:tabs>
          <w:tab w:val="left" w:pos="1200"/>
          <w:tab w:val="right" w:leader="dot" w:pos="8828"/>
        </w:tabs>
        <w:rPr>
          <w:rFonts w:asciiTheme="minorHAnsi" w:eastAsiaTheme="minorEastAsia" w:hAnsiTheme="minorHAnsi"/>
          <w:noProof/>
          <w:sz w:val="22"/>
          <w:szCs w:val="22"/>
          <w:lang w:val="es-CO" w:eastAsia="es-CO"/>
        </w:rPr>
      </w:pPr>
      <w:r>
        <w:rPr>
          <w:noProof/>
          <w:lang w:eastAsia="es-CO"/>
        </w:rPr>
        <w:t>5.4.4</w:t>
      </w:r>
      <w:r>
        <w:rPr>
          <w:rFonts w:asciiTheme="minorHAnsi" w:eastAsiaTheme="minorEastAsia" w:hAnsiTheme="minorHAnsi"/>
          <w:noProof/>
          <w:sz w:val="22"/>
          <w:szCs w:val="22"/>
          <w:lang w:val="es-CO" w:eastAsia="es-CO"/>
        </w:rPr>
        <w:tab/>
      </w:r>
      <w:r>
        <w:rPr>
          <w:noProof/>
          <w:lang w:eastAsia="es-CO"/>
        </w:rPr>
        <w:t>Programa de vigilancia y control</w:t>
      </w:r>
      <w:r>
        <w:rPr>
          <w:noProof/>
        </w:rPr>
        <w:tab/>
      </w:r>
      <w:r>
        <w:rPr>
          <w:noProof/>
        </w:rPr>
        <w:fldChar w:fldCharType="begin"/>
      </w:r>
      <w:r>
        <w:rPr>
          <w:noProof/>
        </w:rPr>
        <w:instrText xml:space="preserve"> PAGEREF _Toc476693703 \h </w:instrText>
      </w:r>
      <w:r>
        <w:rPr>
          <w:noProof/>
        </w:rPr>
      </w:r>
      <w:r>
        <w:rPr>
          <w:noProof/>
        </w:rPr>
        <w:fldChar w:fldCharType="separate"/>
      </w:r>
      <w:r>
        <w:rPr>
          <w:noProof/>
        </w:rPr>
        <w:t>112</w:t>
      </w:r>
      <w:r>
        <w:rPr>
          <w:noProof/>
        </w:rPr>
        <w:fldChar w:fldCharType="end"/>
      </w:r>
    </w:p>
    <w:p w14:paraId="73C8D420" w14:textId="77777777" w:rsidR="00DB125D" w:rsidRDefault="00DB125D" w:rsidP="00DB125D">
      <w:pPr>
        <w:jc w:val="center"/>
        <w:rPr>
          <w:b/>
          <w:sz w:val="26"/>
          <w:szCs w:val="26"/>
        </w:rPr>
      </w:pPr>
      <w:r>
        <w:rPr>
          <w:b/>
          <w:sz w:val="26"/>
          <w:szCs w:val="26"/>
        </w:rPr>
        <w:fldChar w:fldCharType="end"/>
      </w:r>
    </w:p>
    <w:p w14:paraId="7A7ED286" w14:textId="77777777" w:rsidR="00DB125D" w:rsidRDefault="00DB125D" w:rsidP="00DB125D">
      <w:pPr>
        <w:jc w:val="center"/>
        <w:rPr>
          <w:b/>
          <w:sz w:val="26"/>
          <w:szCs w:val="26"/>
        </w:rPr>
      </w:pPr>
    </w:p>
    <w:p w14:paraId="6E5F451B" w14:textId="77777777" w:rsidR="00DB125D" w:rsidRDefault="00DB125D" w:rsidP="00DB125D">
      <w:pPr>
        <w:jc w:val="center"/>
        <w:rPr>
          <w:b/>
          <w:sz w:val="26"/>
          <w:szCs w:val="26"/>
        </w:rPr>
      </w:pPr>
    </w:p>
    <w:p w14:paraId="57EB0256" w14:textId="77777777" w:rsidR="00DB125D" w:rsidRDefault="00DB125D" w:rsidP="00DB125D">
      <w:pPr>
        <w:jc w:val="center"/>
        <w:rPr>
          <w:b/>
          <w:sz w:val="26"/>
          <w:szCs w:val="26"/>
        </w:rPr>
      </w:pPr>
    </w:p>
    <w:p w14:paraId="6DC57BE0" w14:textId="77777777" w:rsidR="00DB125D" w:rsidRDefault="00DB125D" w:rsidP="00DB125D">
      <w:pPr>
        <w:jc w:val="center"/>
        <w:rPr>
          <w:b/>
          <w:sz w:val="26"/>
          <w:szCs w:val="26"/>
        </w:rPr>
      </w:pPr>
    </w:p>
    <w:p w14:paraId="4C2E2A06" w14:textId="77777777" w:rsidR="00DB125D" w:rsidRDefault="00DB125D" w:rsidP="00DB125D">
      <w:pPr>
        <w:jc w:val="center"/>
        <w:rPr>
          <w:b/>
          <w:sz w:val="26"/>
          <w:szCs w:val="26"/>
        </w:rPr>
      </w:pPr>
    </w:p>
    <w:p w14:paraId="220F0684" w14:textId="77777777" w:rsidR="00DB125D" w:rsidRDefault="00DB125D" w:rsidP="00DB125D">
      <w:pPr>
        <w:jc w:val="center"/>
        <w:rPr>
          <w:b/>
          <w:sz w:val="26"/>
          <w:szCs w:val="26"/>
        </w:rPr>
      </w:pPr>
    </w:p>
    <w:p w14:paraId="3579C3BB" w14:textId="77777777" w:rsidR="00DB125D" w:rsidRDefault="00DB125D" w:rsidP="00DB125D">
      <w:pPr>
        <w:jc w:val="center"/>
        <w:rPr>
          <w:b/>
          <w:sz w:val="26"/>
          <w:szCs w:val="26"/>
        </w:rPr>
      </w:pPr>
    </w:p>
    <w:p w14:paraId="1B56A53E" w14:textId="77777777" w:rsidR="00DB125D" w:rsidRDefault="00DB125D" w:rsidP="00DB125D">
      <w:pPr>
        <w:jc w:val="center"/>
        <w:rPr>
          <w:b/>
          <w:sz w:val="26"/>
          <w:szCs w:val="26"/>
        </w:rPr>
      </w:pPr>
    </w:p>
    <w:p w14:paraId="660DF9DD" w14:textId="77777777" w:rsidR="00DB125D" w:rsidRDefault="00DB125D" w:rsidP="00DB125D">
      <w:pPr>
        <w:jc w:val="center"/>
        <w:rPr>
          <w:b/>
          <w:sz w:val="26"/>
          <w:szCs w:val="26"/>
        </w:rPr>
      </w:pPr>
    </w:p>
    <w:p w14:paraId="413771EB" w14:textId="77777777" w:rsidR="00DB125D" w:rsidRDefault="00DB125D" w:rsidP="00DB125D">
      <w:pPr>
        <w:jc w:val="center"/>
        <w:rPr>
          <w:b/>
          <w:sz w:val="26"/>
          <w:szCs w:val="26"/>
        </w:rPr>
      </w:pPr>
    </w:p>
    <w:p w14:paraId="071A2E06" w14:textId="77777777" w:rsidR="00DB125D" w:rsidRDefault="00DB125D" w:rsidP="00DB125D">
      <w:pPr>
        <w:pStyle w:val="Ttulo1"/>
        <w:numPr>
          <w:ilvl w:val="0"/>
          <w:numId w:val="4"/>
        </w:numPr>
        <w:spacing w:before="480" w:line="276" w:lineRule="auto"/>
        <w:jc w:val="both"/>
      </w:pPr>
      <w:bookmarkStart w:id="13" w:name="_Toc257381806"/>
      <w:bookmarkStart w:id="14" w:name="_Toc476693579"/>
      <w:r>
        <w:t>INTRODUCCIÓN AL PROYECTO</w:t>
      </w:r>
      <w:bookmarkEnd w:id="13"/>
      <w:bookmarkEnd w:id="14"/>
    </w:p>
    <w:p w14:paraId="12645401" w14:textId="77777777" w:rsidR="00DB125D" w:rsidRDefault="00DB125D" w:rsidP="00DB125D">
      <w:pPr>
        <w:jc w:val="both"/>
      </w:pPr>
      <w:r w:rsidRPr="00BB3E7F">
        <w:t>Las e</w:t>
      </w:r>
      <w:r>
        <w:t>mpresas de energía eléctrica de Colombia</w:t>
      </w:r>
      <w:r w:rsidRPr="00BB3E7F">
        <w:t>,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BB3E7F" w:rsidRDefault="00DB125D" w:rsidP="00DB125D">
      <w:pPr>
        <w:jc w:val="both"/>
      </w:pPr>
    </w:p>
    <w:p w14:paraId="07B21D71"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BB3E7F" w:rsidRDefault="00DB125D" w:rsidP="00DB125D">
      <w:pPr>
        <w:jc w:val="both"/>
      </w:pPr>
    </w:p>
    <w:p w14:paraId="09B6BA42" w14:textId="77777777" w:rsidR="00DB125D" w:rsidRDefault="00DB125D" w:rsidP="00DB125D">
      <w:pPr>
        <w:jc w:val="both"/>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w:t>
      </w:r>
      <w:r>
        <w:t>e alrededor de 10</w:t>
      </w:r>
      <w:r w:rsidRPr="00BB3E7F">
        <w:t xml:space="preserve"> años, pero la verificación de sistemas y procedimientos que soporten las cifras recién se está comenzando a certificar.</w:t>
      </w:r>
    </w:p>
    <w:p w14:paraId="42143C1C" w14:textId="77777777" w:rsidR="00D51B51" w:rsidRDefault="00D51B51" w:rsidP="00DB125D">
      <w:pPr>
        <w:jc w:val="both"/>
      </w:pPr>
    </w:p>
    <w:p w14:paraId="1D52D89D" w14:textId="77777777" w:rsidR="00D51B51" w:rsidRDefault="00D51B51" w:rsidP="00D51B51">
      <w:pPr>
        <w:jc w:val="both"/>
      </w:pPr>
      <w:r w:rsidRPr="0002160C">
        <w:t>El siguiente documento tiene por objetivo presentar el desarrollo del proyecto “</w:t>
      </w:r>
      <w:r w:rsidRPr="0002160C">
        <w:rPr>
          <w:b/>
        </w:rPr>
        <w:t>DISEÑO, CONSTRUCCIÓN E IMPLEMENTACIÓN DE SISTEMA DE INFORMACIÓN PARA DETECTAR FRAUDE EN REDES ELÉCTRICAS DE MEDIA Y BAJA TENSIÓN</w:t>
      </w:r>
      <w:r w:rsidRPr="0002160C">
        <w:t>”.</w:t>
      </w:r>
    </w:p>
    <w:p w14:paraId="0E4CBBBB" w14:textId="77777777" w:rsidR="00D51B51" w:rsidRPr="0002160C" w:rsidRDefault="00D51B51" w:rsidP="00D51B51"/>
    <w:p w14:paraId="30CAAD5B" w14:textId="77777777" w:rsidR="00D51B51" w:rsidRDefault="00D51B51" w:rsidP="00D51B51">
      <w:pPr>
        <w:jc w:val="both"/>
      </w:pPr>
      <w:r w:rsidRPr="0002160C">
        <w:t xml:space="preserve">El proyecto se presenta para ser desarrollado, ejecutado e implementado por la empresa </w:t>
      </w:r>
      <w:r>
        <w:t>Ludus Colombia SAS</w:t>
      </w:r>
      <w:r w:rsidRPr="0002160C">
        <w:t>. Y complementa como documento, una guía metodológica para esta empresa; guía que se presentará para los futuros proyectos de implementación y garantizar su éxito.</w:t>
      </w:r>
    </w:p>
    <w:p w14:paraId="6A694D47" w14:textId="77777777" w:rsidR="00F710C3" w:rsidRDefault="00F710C3" w:rsidP="00D51B51">
      <w:pPr>
        <w:jc w:val="both"/>
      </w:pPr>
    </w:p>
    <w:p w14:paraId="64C69919" w14:textId="77777777" w:rsidR="00F710C3" w:rsidRDefault="00F710C3" w:rsidP="00D51B51">
      <w:pPr>
        <w:jc w:val="both"/>
      </w:pPr>
    </w:p>
    <w:p w14:paraId="31EC3B09" w14:textId="77777777" w:rsidR="00F710C3" w:rsidRDefault="00F710C3" w:rsidP="00D51B51">
      <w:pPr>
        <w:jc w:val="both"/>
      </w:pPr>
    </w:p>
    <w:p w14:paraId="4EA191C6" w14:textId="77777777" w:rsidR="00F710C3" w:rsidRDefault="00F710C3" w:rsidP="00D51B51">
      <w:pPr>
        <w:jc w:val="both"/>
      </w:pPr>
    </w:p>
    <w:p w14:paraId="27623A0A" w14:textId="77777777" w:rsidR="00F710C3" w:rsidRDefault="00F710C3" w:rsidP="00D51B51">
      <w:pPr>
        <w:jc w:val="both"/>
      </w:pPr>
    </w:p>
    <w:p w14:paraId="7E5954B1" w14:textId="77777777" w:rsidR="00F710C3" w:rsidRPr="0002160C" w:rsidRDefault="00F710C3" w:rsidP="00D51B51">
      <w:pPr>
        <w:jc w:val="both"/>
      </w:pPr>
    </w:p>
    <w:p w14:paraId="4412F9F2" w14:textId="77777777" w:rsidR="00D51B51" w:rsidRPr="00BB3E7F" w:rsidRDefault="00D51B51" w:rsidP="00DB125D">
      <w:pPr>
        <w:jc w:val="both"/>
      </w:pPr>
    </w:p>
    <w:p w14:paraId="270B8545" w14:textId="77777777" w:rsidR="00DB125D" w:rsidRDefault="00DB125D" w:rsidP="00DB125D">
      <w:pPr>
        <w:pStyle w:val="Ttulo1"/>
        <w:numPr>
          <w:ilvl w:val="0"/>
          <w:numId w:val="4"/>
        </w:numPr>
        <w:spacing w:before="480" w:line="276" w:lineRule="auto"/>
        <w:jc w:val="both"/>
      </w:pPr>
      <w:bookmarkStart w:id="15" w:name="_Toc257381807"/>
      <w:bookmarkStart w:id="16" w:name="_Toc476693580"/>
      <w:r>
        <w:t>MARCO LÓGICO</w:t>
      </w:r>
      <w:bookmarkEnd w:id="15"/>
      <w:bookmarkEnd w:id="16"/>
    </w:p>
    <w:p w14:paraId="00045F11" w14:textId="77777777" w:rsidR="00D51B51" w:rsidRPr="00D51B51" w:rsidRDefault="00D51B51" w:rsidP="00D51B51"/>
    <w:p w14:paraId="42BFCF17" w14:textId="77777777" w:rsidR="00D51B51" w:rsidRDefault="00D51B51" w:rsidP="00D51B51">
      <w:pPr>
        <w:pStyle w:val="Ttulo2"/>
        <w:numPr>
          <w:ilvl w:val="1"/>
          <w:numId w:val="4"/>
        </w:numPr>
        <w:spacing w:before="200" w:line="276" w:lineRule="auto"/>
        <w:jc w:val="both"/>
      </w:pPr>
      <w:bookmarkStart w:id="17" w:name="_Toc476693581"/>
      <w:bookmarkStart w:id="18" w:name="_Toc257381808"/>
      <w:r>
        <w:lastRenderedPageBreak/>
        <w:t>Justificación del Proyecto</w:t>
      </w:r>
      <w:bookmarkEnd w:id="17"/>
    </w:p>
    <w:p w14:paraId="53787CDF" w14:textId="77777777" w:rsidR="00D51B51" w:rsidRDefault="00D51B51" w:rsidP="00D51B51">
      <w:pPr>
        <w:jc w:val="both"/>
        <w:rPr>
          <w:b/>
        </w:rPr>
      </w:pPr>
      <w:r>
        <w:t>Se hace completamente necesario para las empresas de Energía tener herramientas en el ámbito tecnológico, y procedimientos implementados en su organización que permitirán realizar controles efectivos sobre las pérdidas de recursos y servicios prestadas por la misma empresa en cuanto a la comercialización y recaudo. El problema efectivo es</w:t>
      </w:r>
      <w:r w:rsidRPr="00B94D94">
        <w:rPr>
          <w:b/>
        </w:rPr>
        <w:t>: Un índice de p</w:t>
      </w:r>
      <w:r w:rsidRPr="00181B1F">
        <w:rPr>
          <w:b/>
        </w:rPr>
        <w:t xml:space="preserve">érdidas anuales por valor aproximado </w:t>
      </w:r>
      <w:r>
        <w:rPr>
          <w:b/>
        </w:rPr>
        <w:t>de $ 15</w:t>
      </w:r>
      <w:r w:rsidRPr="00181B1F">
        <w:rPr>
          <w:b/>
        </w:rPr>
        <w:t xml:space="preserve">.000.000.000 de pesos en </w:t>
      </w:r>
      <w:r>
        <w:rPr>
          <w:b/>
        </w:rPr>
        <w:t>la comercialización de energía eléctrica</w:t>
      </w:r>
      <w:r w:rsidRPr="00181B1F">
        <w:rPr>
          <w:b/>
        </w:rPr>
        <w:t xml:space="preserve"> por fraude e</w:t>
      </w:r>
      <w:r>
        <w:rPr>
          <w:b/>
        </w:rPr>
        <w:t>n redes de baja y media tensión (Información obtenida de la página principal de la CREG).</w:t>
      </w:r>
    </w:p>
    <w:p w14:paraId="505B64B5" w14:textId="77777777" w:rsidR="00D51B51" w:rsidRDefault="00D51B51" w:rsidP="00D51B51">
      <w:pPr>
        <w:pStyle w:val="Ttulo3"/>
        <w:numPr>
          <w:ilvl w:val="2"/>
          <w:numId w:val="4"/>
        </w:numPr>
      </w:pPr>
      <w:bookmarkStart w:id="19" w:name="_Toc257381817"/>
      <w:bookmarkStart w:id="20" w:name="_Toc476693582"/>
      <w:r>
        <w:t>Causas</w:t>
      </w:r>
      <w:bookmarkEnd w:id="19"/>
      <w:bookmarkEnd w:id="20"/>
    </w:p>
    <w:p w14:paraId="5D334A98" w14:textId="77777777" w:rsidR="00D51B51" w:rsidRDefault="00D51B51" w:rsidP="00D51B51">
      <w:pPr>
        <w:pStyle w:val="Prrafodelista"/>
        <w:numPr>
          <w:ilvl w:val="0"/>
          <w:numId w:val="13"/>
        </w:numPr>
        <w:spacing w:after="200" w:line="276" w:lineRule="auto"/>
        <w:jc w:val="both"/>
      </w:pPr>
      <w:r>
        <w:t>Capacidad inadecuada de los equipos de medición.</w:t>
      </w:r>
    </w:p>
    <w:p w14:paraId="13C19711" w14:textId="77777777" w:rsidR="00D51B51" w:rsidRDefault="00D51B51" w:rsidP="00D51B51">
      <w:pPr>
        <w:pStyle w:val="Prrafodelista"/>
        <w:numPr>
          <w:ilvl w:val="1"/>
          <w:numId w:val="13"/>
        </w:numPr>
        <w:spacing w:after="200" w:line="276" w:lineRule="auto"/>
        <w:jc w:val="both"/>
      </w:pPr>
      <w:r>
        <w:t>Equipos de medición en transformadores ineficientes.</w:t>
      </w:r>
    </w:p>
    <w:p w14:paraId="04CD2598" w14:textId="77777777" w:rsidR="00D51B51" w:rsidRDefault="00D51B51" w:rsidP="00D51B51">
      <w:pPr>
        <w:pStyle w:val="Prrafodelista"/>
        <w:numPr>
          <w:ilvl w:val="1"/>
          <w:numId w:val="13"/>
        </w:numPr>
        <w:spacing w:after="200" w:line="276" w:lineRule="auto"/>
        <w:jc w:val="both"/>
      </w:pPr>
      <w:r>
        <w:t>Equipos de comunicación de lecturas inefectivos.</w:t>
      </w:r>
    </w:p>
    <w:p w14:paraId="4D27F775" w14:textId="77777777" w:rsidR="00D51B51" w:rsidRDefault="00D51B51" w:rsidP="00D51B51">
      <w:pPr>
        <w:pStyle w:val="Prrafodelista"/>
        <w:numPr>
          <w:ilvl w:val="0"/>
          <w:numId w:val="13"/>
        </w:numPr>
        <w:spacing w:after="200" w:line="276" w:lineRule="auto"/>
        <w:jc w:val="both"/>
      </w:pPr>
      <w:r>
        <w:t>Sistemas de información limitados en funcionalidad.</w:t>
      </w:r>
    </w:p>
    <w:p w14:paraId="114D2909" w14:textId="77777777" w:rsidR="00D51B51" w:rsidRDefault="00D51B51" w:rsidP="00D51B51">
      <w:pPr>
        <w:pStyle w:val="Prrafodelista"/>
        <w:numPr>
          <w:ilvl w:val="1"/>
          <w:numId w:val="13"/>
        </w:numPr>
        <w:spacing w:after="200" w:line="276" w:lineRule="auto"/>
        <w:jc w:val="both"/>
      </w:pPr>
      <w:r>
        <w:t>Análisis de información masiva deficiente.</w:t>
      </w:r>
    </w:p>
    <w:p w14:paraId="582BF677" w14:textId="77777777" w:rsidR="00D51B51" w:rsidRDefault="00D51B51" w:rsidP="00D51B51">
      <w:pPr>
        <w:pStyle w:val="Prrafodelista"/>
        <w:numPr>
          <w:ilvl w:val="1"/>
          <w:numId w:val="13"/>
        </w:numPr>
        <w:spacing w:after="200" w:line="276" w:lineRule="auto"/>
        <w:jc w:val="both"/>
      </w:pPr>
      <w:r>
        <w:t>Recaudo y clasificación de información ejecutado inadecuadamente.</w:t>
      </w:r>
    </w:p>
    <w:p w14:paraId="299B15EA" w14:textId="77777777" w:rsidR="00D51B51" w:rsidRDefault="00D51B51" w:rsidP="00D51B51">
      <w:pPr>
        <w:pStyle w:val="Prrafodelista"/>
        <w:numPr>
          <w:ilvl w:val="1"/>
          <w:numId w:val="13"/>
        </w:numPr>
        <w:spacing w:after="200" w:line="276" w:lineRule="auto"/>
        <w:jc w:val="both"/>
      </w:pPr>
      <w:r>
        <w:t>Sistemas de información desactualizados.</w:t>
      </w:r>
    </w:p>
    <w:p w14:paraId="3DA46DF3" w14:textId="77777777" w:rsidR="00D51B51" w:rsidRDefault="00D51B51" w:rsidP="00D51B51">
      <w:pPr>
        <w:pStyle w:val="Prrafodelista"/>
        <w:numPr>
          <w:ilvl w:val="0"/>
          <w:numId w:val="13"/>
        </w:numPr>
        <w:spacing w:after="200" w:line="276" w:lineRule="auto"/>
        <w:jc w:val="both"/>
      </w:pPr>
      <w:r>
        <w:t>Procedimientos comerciales deficientes.</w:t>
      </w:r>
    </w:p>
    <w:p w14:paraId="681AE91A" w14:textId="77777777" w:rsidR="00D51B51" w:rsidRDefault="00D51B51" w:rsidP="00D51B51">
      <w:pPr>
        <w:pStyle w:val="Prrafodelista"/>
        <w:numPr>
          <w:ilvl w:val="1"/>
          <w:numId w:val="13"/>
        </w:numPr>
        <w:spacing w:after="200" w:line="276" w:lineRule="auto"/>
        <w:jc w:val="both"/>
      </w:pPr>
      <w:r>
        <w:t>Normas procedimentales inadecuadas para controlar el procedimiento.</w:t>
      </w:r>
    </w:p>
    <w:p w14:paraId="6B6D84E0" w14:textId="77777777" w:rsidR="00D51B51" w:rsidRDefault="00D51B51" w:rsidP="00D51B51">
      <w:pPr>
        <w:pStyle w:val="Prrafodelista"/>
        <w:numPr>
          <w:ilvl w:val="1"/>
          <w:numId w:val="13"/>
        </w:numPr>
        <w:spacing w:after="200" w:line="276" w:lineRule="auto"/>
        <w:jc w:val="both"/>
      </w:pPr>
      <w:r>
        <w:t>Definición deficiente de los procesos comerciales.</w:t>
      </w:r>
    </w:p>
    <w:p w14:paraId="638F7DEF" w14:textId="77777777" w:rsidR="00D51B51" w:rsidRDefault="00D51B51" w:rsidP="00D51B51">
      <w:pPr>
        <w:pStyle w:val="Prrafodelista"/>
        <w:numPr>
          <w:ilvl w:val="0"/>
          <w:numId w:val="13"/>
        </w:numPr>
        <w:spacing w:after="200" w:line="276" w:lineRule="auto"/>
        <w:jc w:val="both"/>
      </w:pPr>
      <w:r>
        <w:t>Malos hábitos comerciales de la comunidad.</w:t>
      </w:r>
    </w:p>
    <w:p w14:paraId="12DF1DB5" w14:textId="77777777" w:rsidR="00D51B51" w:rsidRDefault="00D51B51" w:rsidP="00D51B51">
      <w:pPr>
        <w:pStyle w:val="Prrafodelista"/>
        <w:numPr>
          <w:ilvl w:val="1"/>
          <w:numId w:val="13"/>
        </w:numPr>
        <w:spacing w:after="200" w:line="276" w:lineRule="auto"/>
        <w:jc w:val="both"/>
      </w:pPr>
      <w:r>
        <w:t>Altos precios en la energía eléctrica.</w:t>
      </w:r>
    </w:p>
    <w:p w14:paraId="1483611A" w14:textId="77777777" w:rsidR="00D51B51" w:rsidRDefault="00D51B51" w:rsidP="00D51B51">
      <w:pPr>
        <w:pStyle w:val="Prrafodelista"/>
        <w:numPr>
          <w:ilvl w:val="1"/>
          <w:numId w:val="13"/>
        </w:numPr>
        <w:spacing w:after="200" w:line="276" w:lineRule="auto"/>
        <w:jc w:val="both"/>
      </w:pPr>
      <w:r>
        <w:t>Alternativas de pago deficientes.</w:t>
      </w:r>
    </w:p>
    <w:p w14:paraId="0F30ECB4" w14:textId="77777777" w:rsidR="00D51B51" w:rsidRDefault="00D51B51" w:rsidP="00D51B51">
      <w:pPr>
        <w:pStyle w:val="Prrafodelista"/>
        <w:numPr>
          <w:ilvl w:val="1"/>
          <w:numId w:val="13"/>
        </w:numPr>
        <w:spacing w:after="200" w:line="276" w:lineRule="auto"/>
        <w:jc w:val="both"/>
      </w:pPr>
      <w:r>
        <w:t>Control económico social inconveniente.</w:t>
      </w:r>
    </w:p>
    <w:p w14:paraId="62F56917" w14:textId="77777777" w:rsidR="00D51B51" w:rsidRDefault="00D51B51" w:rsidP="00D51B51">
      <w:pPr>
        <w:pStyle w:val="Ttulo3"/>
        <w:numPr>
          <w:ilvl w:val="2"/>
          <w:numId w:val="4"/>
        </w:numPr>
      </w:pPr>
      <w:bookmarkStart w:id="21" w:name="_Toc257381818"/>
      <w:bookmarkStart w:id="22" w:name="_Toc476693583"/>
      <w:r>
        <w:t>Efectos</w:t>
      </w:r>
      <w:bookmarkEnd w:id="21"/>
      <w:bookmarkEnd w:id="22"/>
    </w:p>
    <w:p w14:paraId="7BCD7DEE" w14:textId="77777777" w:rsidR="00D51B51" w:rsidRDefault="00D51B51" w:rsidP="00D51B51">
      <w:pPr>
        <w:pStyle w:val="Prrafodelista"/>
        <w:numPr>
          <w:ilvl w:val="0"/>
          <w:numId w:val="14"/>
        </w:numPr>
        <w:spacing w:after="200" w:line="276" w:lineRule="auto"/>
        <w:jc w:val="both"/>
      </w:pPr>
      <w:r>
        <w:t>Baja calidad en la distribución del servicio eléctrico.</w:t>
      </w:r>
    </w:p>
    <w:p w14:paraId="156506DA" w14:textId="77777777" w:rsidR="00D51B51" w:rsidRDefault="00D51B51" w:rsidP="00D51B51">
      <w:pPr>
        <w:pStyle w:val="Prrafodelista"/>
        <w:numPr>
          <w:ilvl w:val="1"/>
          <w:numId w:val="14"/>
        </w:numPr>
        <w:spacing w:after="200" w:line="276" w:lineRule="auto"/>
        <w:jc w:val="both"/>
      </w:pPr>
      <w:r>
        <w:t>Recortes de energía más frecuentes.</w:t>
      </w:r>
    </w:p>
    <w:p w14:paraId="5FC4A88B" w14:textId="77777777" w:rsidR="00D51B51" w:rsidRDefault="00D51B51" w:rsidP="00D51B51">
      <w:pPr>
        <w:pStyle w:val="Prrafodelista"/>
        <w:numPr>
          <w:ilvl w:val="1"/>
          <w:numId w:val="14"/>
        </w:numPr>
        <w:spacing w:after="200" w:line="276" w:lineRule="auto"/>
        <w:jc w:val="both"/>
      </w:pPr>
      <w:r>
        <w:t>Bajo mantenimiento de la infraestructura eléctrica.</w:t>
      </w:r>
    </w:p>
    <w:p w14:paraId="1682C40D" w14:textId="77777777" w:rsidR="00D51B51" w:rsidRDefault="00D51B51" w:rsidP="00D51B51">
      <w:pPr>
        <w:pStyle w:val="Prrafodelista"/>
        <w:numPr>
          <w:ilvl w:val="0"/>
          <w:numId w:val="14"/>
        </w:numPr>
        <w:spacing w:after="200" w:line="276" w:lineRule="auto"/>
        <w:jc w:val="both"/>
      </w:pPr>
      <w:r>
        <w:t>Pérdidas económicas en las empresas de energía.</w:t>
      </w:r>
    </w:p>
    <w:p w14:paraId="31A7DB40" w14:textId="77777777" w:rsidR="00D51B51" w:rsidRDefault="00D51B51" w:rsidP="00D51B51">
      <w:pPr>
        <w:pStyle w:val="Prrafodelista"/>
        <w:numPr>
          <w:ilvl w:val="1"/>
          <w:numId w:val="14"/>
        </w:numPr>
        <w:spacing w:after="200" w:line="276" w:lineRule="auto"/>
        <w:jc w:val="both"/>
      </w:pPr>
      <w:r>
        <w:t>Precios del servicio elevados para la comunidad.</w:t>
      </w:r>
    </w:p>
    <w:p w14:paraId="0F92E664" w14:textId="77777777" w:rsidR="00D51B51" w:rsidRDefault="00D51B51" w:rsidP="00D51B51">
      <w:pPr>
        <w:pStyle w:val="Prrafodelista"/>
        <w:numPr>
          <w:ilvl w:val="1"/>
          <w:numId w:val="14"/>
        </w:numPr>
        <w:spacing w:after="200" w:line="276" w:lineRule="auto"/>
        <w:jc w:val="both"/>
      </w:pPr>
      <w:r>
        <w:t>Presupuestos para inversión en mejoras limitados.</w:t>
      </w:r>
    </w:p>
    <w:p w14:paraId="119D5064" w14:textId="77777777" w:rsidR="00D51B51" w:rsidRDefault="00D51B51" w:rsidP="00D51B51">
      <w:pPr>
        <w:pStyle w:val="Prrafodelista"/>
        <w:numPr>
          <w:ilvl w:val="0"/>
          <w:numId w:val="14"/>
        </w:numPr>
        <w:spacing w:after="200" w:line="276" w:lineRule="auto"/>
        <w:jc w:val="both"/>
      </w:pPr>
      <w:r>
        <w:t>Acceso ineficiente a las compensaciones del gobierno.</w:t>
      </w:r>
    </w:p>
    <w:p w14:paraId="5B21B96F" w14:textId="77777777" w:rsidR="00D51B51" w:rsidRDefault="00D51B51" w:rsidP="00D51B51">
      <w:pPr>
        <w:pStyle w:val="Prrafodelista"/>
        <w:numPr>
          <w:ilvl w:val="1"/>
          <w:numId w:val="14"/>
        </w:numPr>
        <w:spacing w:after="200" w:line="276" w:lineRule="auto"/>
        <w:jc w:val="both"/>
      </w:pPr>
      <w:r>
        <w:t>Costos sin soporte económico.</w:t>
      </w:r>
    </w:p>
    <w:p w14:paraId="37D3BE80" w14:textId="77777777" w:rsidR="00D51B51" w:rsidRDefault="00D51B51" w:rsidP="00D51B51">
      <w:pPr>
        <w:pStyle w:val="Prrafodelista"/>
        <w:numPr>
          <w:ilvl w:val="1"/>
          <w:numId w:val="14"/>
        </w:numPr>
        <w:spacing w:after="200" w:line="276" w:lineRule="auto"/>
        <w:jc w:val="both"/>
      </w:pPr>
      <w:r>
        <w:t>Fondos de dinero sin destino justificable.</w:t>
      </w:r>
    </w:p>
    <w:p w14:paraId="514012E9" w14:textId="77777777" w:rsidR="00D51B51" w:rsidRDefault="00D51B51" w:rsidP="00D51B51">
      <w:pPr>
        <w:pStyle w:val="Prrafodelista"/>
        <w:numPr>
          <w:ilvl w:val="1"/>
          <w:numId w:val="14"/>
        </w:numPr>
        <w:spacing w:after="200" w:line="276" w:lineRule="auto"/>
        <w:jc w:val="both"/>
      </w:pPr>
      <w:r>
        <w:t>Ayudas económicas no convergen en la comunidad.</w:t>
      </w:r>
    </w:p>
    <w:p w14:paraId="22224964" w14:textId="77777777" w:rsidR="00D51B51" w:rsidRDefault="00D51B51" w:rsidP="00D51B51">
      <w:pPr>
        <w:pStyle w:val="Prrafodelista"/>
        <w:numPr>
          <w:ilvl w:val="0"/>
          <w:numId w:val="14"/>
        </w:numPr>
        <w:spacing w:after="200" w:line="276" w:lineRule="auto"/>
        <w:jc w:val="both"/>
      </w:pPr>
      <w:r>
        <w:t>Comunidades sin acceso al servicio básico eléctrico.</w:t>
      </w:r>
    </w:p>
    <w:p w14:paraId="18664584" w14:textId="77777777" w:rsidR="00D51B51" w:rsidRDefault="00D51B51" w:rsidP="00D51B51">
      <w:pPr>
        <w:pStyle w:val="Prrafodelista"/>
        <w:numPr>
          <w:ilvl w:val="1"/>
          <w:numId w:val="14"/>
        </w:numPr>
        <w:spacing w:after="200" w:line="276" w:lineRule="auto"/>
        <w:jc w:val="both"/>
      </w:pPr>
      <w:r>
        <w:t>Inseguridad por falta de alumbrado público.</w:t>
      </w:r>
    </w:p>
    <w:p w14:paraId="268597AC" w14:textId="77777777" w:rsidR="00D51B51" w:rsidRDefault="00D51B51" w:rsidP="00D51B51">
      <w:pPr>
        <w:pStyle w:val="Prrafodelista"/>
        <w:numPr>
          <w:ilvl w:val="1"/>
          <w:numId w:val="14"/>
        </w:numPr>
        <w:spacing w:after="200" w:line="276" w:lineRule="auto"/>
        <w:jc w:val="both"/>
      </w:pPr>
      <w:r>
        <w:t>Bajo desarrollo comercial de la comunidad.</w:t>
      </w:r>
    </w:p>
    <w:p w14:paraId="6E18563B" w14:textId="77777777" w:rsidR="00D51B51" w:rsidRDefault="00D51B51" w:rsidP="00D51B51">
      <w:pPr>
        <w:pStyle w:val="Ttulo2"/>
        <w:numPr>
          <w:ilvl w:val="1"/>
          <w:numId w:val="4"/>
        </w:numPr>
        <w:spacing w:before="200" w:line="276" w:lineRule="auto"/>
        <w:jc w:val="both"/>
      </w:pPr>
      <w:bookmarkStart w:id="23" w:name="_Toc257381819"/>
      <w:bookmarkStart w:id="24" w:name="_Toc476693584"/>
      <w:r>
        <w:lastRenderedPageBreak/>
        <w:t>Árbol de Problemas</w:t>
      </w:r>
      <w:bookmarkEnd w:id="23"/>
      <w:bookmarkEnd w:id="24"/>
    </w:p>
    <w:p w14:paraId="36B110D7" w14:textId="77777777" w:rsidR="00D51B51" w:rsidRPr="00D51B51" w:rsidRDefault="00D51B51" w:rsidP="00D51B51">
      <w:pPr>
        <w:jc w:val="center"/>
        <w:rPr>
          <w:sz w:val="18"/>
          <w:szCs w:val="18"/>
        </w:rPr>
      </w:pPr>
      <w:r w:rsidRPr="009656CA">
        <w:rPr>
          <w:b/>
          <w:noProof/>
          <w:sz w:val="26"/>
          <w:szCs w:val="26"/>
          <w:lang w:val="es-CO" w:eastAsia="es-CO"/>
        </w:rPr>
        <w:drawing>
          <wp:inline distT="0" distB="0" distL="0" distR="0" wp14:anchorId="4F425904" wp14:editId="3F5DBB68">
            <wp:extent cx="5863076" cy="3912034"/>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9001" cy="3929332"/>
                    </a:xfrm>
                    <a:prstGeom prst="rect">
                      <a:avLst/>
                    </a:prstGeom>
                  </pic:spPr>
                </pic:pic>
              </a:graphicData>
            </a:graphic>
          </wp:inline>
        </w:drawing>
      </w:r>
      <w:r>
        <w:rPr>
          <w:b/>
          <w:sz w:val="26"/>
          <w:szCs w:val="26"/>
        </w:rPr>
        <w:br/>
      </w:r>
      <w:r>
        <w:rPr>
          <w:sz w:val="18"/>
          <w:szCs w:val="18"/>
        </w:rPr>
        <w:t>Imagen 1</w:t>
      </w:r>
      <w:r w:rsidRPr="00823401">
        <w:rPr>
          <w:sz w:val="18"/>
          <w:szCs w:val="18"/>
        </w:rPr>
        <w:t xml:space="preserve">. Árbol de </w:t>
      </w:r>
      <w:r>
        <w:rPr>
          <w:sz w:val="18"/>
          <w:szCs w:val="18"/>
        </w:rPr>
        <w:t>Problemas.</w:t>
      </w:r>
    </w:p>
    <w:p w14:paraId="41DFE83D" w14:textId="77777777" w:rsidR="00D51B51" w:rsidRDefault="00D51B51" w:rsidP="00D51B51"/>
    <w:p w14:paraId="45DD47B9" w14:textId="77777777" w:rsidR="00D51B51" w:rsidRDefault="00D51B51" w:rsidP="00D51B51">
      <w:pPr>
        <w:jc w:val="center"/>
        <w:rPr>
          <w:sz w:val="18"/>
          <w:szCs w:val="18"/>
        </w:rPr>
      </w:pPr>
    </w:p>
    <w:p w14:paraId="55155CB2" w14:textId="77777777" w:rsidR="00D51B51" w:rsidRDefault="00D51B51" w:rsidP="00D51B51">
      <w:pPr>
        <w:pStyle w:val="Ttulo2"/>
        <w:numPr>
          <w:ilvl w:val="1"/>
          <w:numId w:val="4"/>
        </w:numPr>
        <w:spacing w:before="200" w:line="276" w:lineRule="auto"/>
        <w:jc w:val="both"/>
      </w:pPr>
      <w:bookmarkStart w:id="25" w:name="_Toc257381821"/>
      <w:bookmarkStart w:id="26" w:name="_Toc476693585"/>
      <w:r>
        <w:t>Análisis de Alternativas</w:t>
      </w:r>
      <w:bookmarkEnd w:id="25"/>
      <w:bookmarkEnd w:id="26"/>
    </w:p>
    <w:p w14:paraId="2F92065C" w14:textId="77777777" w:rsidR="00D51B51" w:rsidRDefault="00D51B51" w:rsidP="00D51B51">
      <w:pPr>
        <w:jc w:val="both"/>
      </w:pPr>
      <w:r w:rsidRPr="00F83A87">
        <w:t>Una vez identificado el problema y los objetivos propuestos para el proyecto, se identifican y nombran las alternativas que cumplen con las condiciones necesarias para ser implementadas en la solución y cumplimiento del objetivo.</w:t>
      </w:r>
    </w:p>
    <w:p w14:paraId="100ACE44" w14:textId="77777777" w:rsidR="00D51B51" w:rsidRDefault="00D51B51" w:rsidP="00D51B51">
      <w:pPr>
        <w:pStyle w:val="Ttulo3"/>
        <w:numPr>
          <w:ilvl w:val="2"/>
          <w:numId w:val="4"/>
        </w:numPr>
      </w:pPr>
      <w:bookmarkStart w:id="27" w:name="_Toc257381822"/>
      <w:bookmarkStart w:id="28" w:name="_Toc476693586"/>
      <w:r>
        <w:t>Características</w:t>
      </w:r>
      <w:bookmarkEnd w:id="27"/>
      <w:bookmarkEnd w:id="28"/>
    </w:p>
    <w:p w14:paraId="0997CE30" w14:textId="77777777" w:rsidR="00D51B51" w:rsidRDefault="00D51B51" w:rsidP="00D51B51">
      <w:pPr>
        <w:numPr>
          <w:ilvl w:val="0"/>
          <w:numId w:val="15"/>
        </w:numPr>
        <w:spacing w:after="200" w:line="276" w:lineRule="auto"/>
        <w:jc w:val="both"/>
      </w:pPr>
      <w:r>
        <w:t>Precio: No es tan importante, aunque si es un aspecto básico de la solución, no es que se pueda utilizar el dinero que se quiera, pero no es un factor determinante.</w:t>
      </w:r>
    </w:p>
    <w:p w14:paraId="1FCDC5DB" w14:textId="77777777" w:rsidR="00D51B51" w:rsidRDefault="00D51B51" w:rsidP="00D51B51">
      <w:pPr>
        <w:numPr>
          <w:ilvl w:val="0"/>
          <w:numId w:val="15"/>
        </w:numPr>
        <w:spacing w:after="200" w:line="276" w:lineRule="auto"/>
        <w:jc w:val="both"/>
      </w:pPr>
      <w:r>
        <w:t>Tiempo: El factor tiempo no determina la elección de la alternativa, pero si es tenido en cuenta, aunque en un nivel no muy alto.</w:t>
      </w:r>
    </w:p>
    <w:p w14:paraId="342C21CD" w14:textId="77777777" w:rsidR="00D51B51" w:rsidRDefault="00D51B51" w:rsidP="00D51B51">
      <w:pPr>
        <w:numPr>
          <w:ilvl w:val="0"/>
          <w:numId w:val="15"/>
        </w:numPr>
        <w:spacing w:after="200" w:line="276" w:lineRule="auto"/>
        <w:jc w:val="both"/>
      </w:pPr>
      <w:r>
        <w:t>Automatización: La automatización es importante para el proyecto, ya que con este proceso se reduce el porcentaje de errores humanos en los procesos de cálculo y lecturas para la detección de fraude.</w:t>
      </w:r>
    </w:p>
    <w:p w14:paraId="1C1974A4" w14:textId="77777777" w:rsidR="00D51B51" w:rsidRDefault="00D51B51" w:rsidP="00D51B51">
      <w:pPr>
        <w:pStyle w:val="Prrafodelista"/>
        <w:numPr>
          <w:ilvl w:val="0"/>
          <w:numId w:val="1"/>
        </w:numPr>
        <w:spacing w:after="200" w:line="276" w:lineRule="auto"/>
        <w:jc w:val="both"/>
      </w:pPr>
      <w:r>
        <w:lastRenderedPageBreak/>
        <w:t>Confiabilidad: La confiabilidad de la información obtenida y administrada es supremamente importante para el proyecto, ya que el éxito de la solución presentada depende de la confiabilidad casi en su totalidad.</w:t>
      </w:r>
    </w:p>
    <w:p w14:paraId="179C6FC7" w14:textId="77777777" w:rsidR="00D51B51" w:rsidRDefault="00D51B51" w:rsidP="00D51B51">
      <w:pPr>
        <w:pStyle w:val="Ttulo3"/>
        <w:numPr>
          <w:ilvl w:val="2"/>
          <w:numId w:val="4"/>
        </w:numPr>
      </w:pPr>
      <w:bookmarkStart w:id="29" w:name="_Toc257381823"/>
      <w:bookmarkStart w:id="30" w:name="_Toc476693587"/>
      <w:r>
        <w:t>Actividades Generalizadas</w:t>
      </w:r>
      <w:bookmarkEnd w:id="29"/>
      <w:bookmarkEnd w:id="30"/>
    </w:p>
    <w:p w14:paraId="6778E19C" w14:textId="77777777" w:rsidR="00D51B51" w:rsidRDefault="00D51B51" w:rsidP="00D51B51"/>
    <w:p w14:paraId="2373FFFB" w14:textId="77777777" w:rsidR="00D51B51" w:rsidRDefault="00D51B51" w:rsidP="00D51B51">
      <w:r>
        <w:t>Se identifican las siguientes actividades generales para cumplir con los productos del proyecto:</w:t>
      </w:r>
    </w:p>
    <w:p w14:paraId="342FFFA6" w14:textId="77777777" w:rsidR="00D51B51" w:rsidRDefault="00D51B51" w:rsidP="00D51B51"/>
    <w:p w14:paraId="306F5760" w14:textId="77777777" w:rsidR="00D51B51" w:rsidRDefault="00D51B51" w:rsidP="00D51B51">
      <w:pPr>
        <w:pStyle w:val="Prrafodelista"/>
        <w:numPr>
          <w:ilvl w:val="0"/>
          <w:numId w:val="1"/>
        </w:numPr>
        <w:spacing w:after="200" w:line="276" w:lineRule="auto"/>
        <w:jc w:val="both"/>
      </w:pPr>
      <w:r>
        <w:t>Mejorar la maquinaria para medición de las empresas de energía.</w:t>
      </w:r>
    </w:p>
    <w:p w14:paraId="3A77D012" w14:textId="77777777" w:rsidR="00D51B51" w:rsidRDefault="00D51B51" w:rsidP="00D51B51">
      <w:pPr>
        <w:pStyle w:val="Prrafodelista"/>
        <w:numPr>
          <w:ilvl w:val="0"/>
          <w:numId w:val="1"/>
        </w:numPr>
        <w:spacing w:after="200" w:line="276" w:lineRule="auto"/>
        <w:jc w:val="both"/>
      </w:pPr>
      <w:r>
        <w:t>Actualizar los sistemas de información de las empresas de energía.</w:t>
      </w:r>
    </w:p>
    <w:p w14:paraId="21762659" w14:textId="77777777" w:rsidR="00D51B51" w:rsidRDefault="00D51B51" w:rsidP="00D51B51">
      <w:pPr>
        <w:pStyle w:val="Prrafodelista"/>
        <w:numPr>
          <w:ilvl w:val="0"/>
          <w:numId w:val="1"/>
        </w:numPr>
        <w:spacing w:after="200" w:line="276" w:lineRule="auto"/>
        <w:jc w:val="both"/>
      </w:pPr>
      <w:r>
        <w:t>Documentar, rediseñar e implementar procesos comerciales efectivos.</w:t>
      </w:r>
    </w:p>
    <w:p w14:paraId="4CA9D5B6" w14:textId="77777777" w:rsidR="00D51B51" w:rsidRPr="000B0229" w:rsidRDefault="00D51B51" w:rsidP="00D51B51">
      <w:pPr>
        <w:pStyle w:val="Prrafodelista"/>
        <w:numPr>
          <w:ilvl w:val="0"/>
          <w:numId w:val="1"/>
        </w:numPr>
        <w:spacing w:after="200" w:line="276" w:lineRule="auto"/>
        <w:jc w:val="both"/>
      </w:pPr>
      <w:r>
        <w:t>Ayudar a la comunidad en el mejoramiento de los hábitos de pago.</w:t>
      </w:r>
    </w:p>
    <w:p w14:paraId="2A78757E" w14:textId="77777777" w:rsidR="00D51B51" w:rsidRDefault="00D51B51" w:rsidP="00D51B51">
      <w:pPr>
        <w:pStyle w:val="Ttulo3"/>
        <w:numPr>
          <w:ilvl w:val="2"/>
          <w:numId w:val="4"/>
        </w:numPr>
      </w:pPr>
      <w:bookmarkStart w:id="31" w:name="_Toc257381824"/>
      <w:bookmarkStart w:id="32" w:name="_Toc476693588"/>
      <w:r>
        <w:t>Alternativas</w:t>
      </w:r>
      <w:bookmarkEnd w:id="31"/>
      <w:bookmarkEnd w:id="32"/>
    </w:p>
    <w:p w14:paraId="6A403C76" w14:textId="77777777" w:rsidR="00D51B51" w:rsidRDefault="00D51B51" w:rsidP="00D51B51">
      <w:pPr>
        <w:pStyle w:val="Prrafodelista"/>
        <w:numPr>
          <w:ilvl w:val="0"/>
          <w:numId w:val="1"/>
        </w:numPr>
        <w:spacing w:after="200" w:line="276" w:lineRule="auto"/>
        <w:jc w:val="both"/>
      </w:pPr>
      <w:r>
        <w:t>Alternativa 1:</w:t>
      </w:r>
    </w:p>
    <w:p w14:paraId="3D5C64F7"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1C9A395D"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63977242"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6640D88A" w14:textId="77777777" w:rsidR="00D51B51" w:rsidRDefault="00D51B51" w:rsidP="00D51B51">
      <w:pPr>
        <w:pStyle w:val="Prrafodelista"/>
        <w:numPr>
          <w:ilvl w:val="0"/>
          <w:numId w:val="1"/>
        </w:numPr>
        <w:spacing w:after="200" w:line="276" w:lineRule="auto"/>
        <w:jc w:val="both"/>
      </w:pPr>
      <w:r>
        <w:t>Alternativa 2:</w:t>
      </w:r>
    </w:p>
    <w:p w14:paraId="60C00344" w14:textId="77777777" w:rsidR="00D51B51" w:rsidRDefault="00D51B51" w:rsidP="00D51B51">
      <w:pPr>
        <w:pStyle w:val="Prrafodelista"/>
        <w:numPr>
          <w:ilvl w:val="1"/>
          <w:numId w:val="1"/>
        </w:numPr>
        <w:spacing w:after="200" w:line="276" w:lineRule="auto"/>
        <w:jc w:val="both"/>
      </w:pPr>
      <w:r>
        <w:t>Contratar una empresa de tecnología especializada en la comercialización y control de distribución y pérdidas para tercerear dicho proceso.</w:t>
      </w:r>
    </w:p>
    <w:p w14:paraId="414A3F70"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58708F91" w14:textId="77777777" w:rsidR="00D51B51" w:rsidRDefault="00D51B51" w:rsidP="00D51B51">
      <w:pPr>
        <w:pStyle w:val="Prrafodelista"/>
        <w:numPr>
          <w:ilvl w:val="0"/>
          <w:numId w:val="1"/>
        </w:numPr>
        <w:spacing w:after="200" w:line="276" w:lineRule="auto"/>
        <w:jc w:val="both"/>
      </w:pPr>
      <w:r>
        <w:t>Alternativa 3:</w:t>
      </w:r>
    </w:p>
    <w:p w14:paraId="71408C62" w14:textId="77777777" w:rsidR="00D51B51" w:rsidRDefault="00D51B51" w:rsidP="00D51B51">
      <w:pPr>
        <w:pStyle w:val="Prrafodelista"/>
        <w:numPr>
          <w:ilvl w:val="1"/>
          <w:numId w:val="1"/>
        </w:numPr>
        <w:spacing w:after="200" w:line="276" w:lineRule="auto"/>
        <w:jc w:val="both"/>
      </w:pPr>
      <w:r>
        <w:t>Comprar maquinaria mejorada para realizar mediciones a nivel de transformadores de medición y distribución. Dejar los actuales equipos de medida finales.</w:t>
      </w:r>
    </w:p>
    <w:p w14:paraId="54567C38" w14:textId="77777777" w:rsidR="00D51B51" w:rsidRDefault="00D51B51" w:rsidP="00D51B51">
      <w:pPr>
        <w:pStyle w:val="Prrafodelista"/>
        <w:numPr>
          <w:ilvl w:val="1"/>
          <w:numId w:val="1"/>
        </w:numPr>
        <w:spacing w:after="200" w:line="276" w:lineRule="auto"/>
        <w:jc w:val="both"/>
      </w:pPr>
      <w:r>
        <w:lastRenderedPageBreak/>
        <w:t>Contratar una empresa de tecnología para diseñar, construir e implementar sistemas de información a la medida para el control comercial y técnico a nivel de análisis de datos de medida.</w:t>
      </w:r>
    </w:p>
    <w:p w14:paraId="14E84A7C" w14:textId="77777777" w:rsidR="00D51B51" w:rsidRDefault="00D51B51" w:rsidP="00D51B51">
      <w:pPr>
        <w:pStyle w:val="Prrafodelista"/>
        <w:numPr>
          <w:ilvl w:val="1"/>
          <w:numId w:val="1"/>
        </w:numPr>
        <w:spacing w:after="200" w:line="276" w:lineRule="auto"/>
        <w:jc w:val="both"/>
      </w:pPr>
      <w:r>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3C262657" w14:textId="77777777" w:rsidR="00D51B51" w:rsidRDefault="00D51B51" w:rsidP="00D51B51">
      <w:pPr>
        <w:pStyle w:val="Prrafodelista"/>
        <w:numPr>
          <w:ilvl w:val="0"/>
          <w:numId w:val="1"/>
        </w:numPr>
        <w:spacing w:after="200" w:line="276" w:lineRule="auto"/>
        <w:jc w:val="both"/>
      </w:pPr>
      <w:r>
        <w:t>Alternativa 4:</w:t>
      </w:r>
    </w:p>
    <w:p w14:paraId="1E99A755" w14:textId="77777777" w:rsidR="00D51B51" w:rsidRDefault="00D51B51" w:rsidP="00D51B51">
      <w:pPr>
        <w:pStyle w:val="Prrafodelista"/>
        <w:numPr>
          <w:ilvl w:val="1"/>
          <w:numId w:val="1"/>
        </w:numPr>
        <w:spacing w:after="200" w:line="276" w:lineRule="auto"/>
        <w:jc w:val="both"/>
      </w:pPr>
      <w:r>
        <w:t>Alquilar maquinaria mejorada para realizar mediciones a nivel de transformadores de medición y distribución. Dejar los actuales equipos de medida finales.</w:t>
      </w:r>
    </w:p>
    <w:p w14:paraId="07B5258C" w14:textId="77777777" w:rsidR="00D51B51" w:rsidRDefault="00D51B51" w:rsidP="00D51B51">
      <w:pPr>
        <w:pStyle w:val="Prrafodelista"/>
        <w:numPr>
          <w:ilvl w:val="1"/>
          <w:numId w:val="1"/>
        </w:numPr>
        <w:spacing w:after="200" w:line="276" w:lineRule="auto"/>
        <w:jc w:val="both"/>
      </w:pPr>
      <w:r>
        <w:t>Adquirir sistemas de información del mercado distribuidos para el control comercial y técnico a nivel de análisis de datos de medida.</w:t>
      </w:r>
    </w:p>
    <w:p w14:paraId="4B6E3224" w14:textId="77777777" w:rsidR="00D51B51" w:rsidRDefault="00D51B51" w:rsidP="00D51B51">
      <w:pPr>
        <w:pStyle w:val="Prrafodelista"/>
        <w:numPr>
          <w:ilvl w:val="1"/>
          <w:numId w:val="1"/>
        </w:numPr>
        <w:spacing w:after="200" w:line="276" w:lineRule="auto"/>
        <w:jc w:val="both"/>
      </w:pPr>
      <w:r>
        <w:t>Contratar personal capacitado para organizar los procesos comerciales de tratamiento de información de pérdidas y de recaudo. También para analizar los procesos de información de distribución en los transformadores.</w:t>
      </w:r>
    </w:p>
    <w:p w14:paraId="5D867774" w14:textId="77777777" w:rsidR="00D51B51" w:rsidRDefault="00D51B51" w:rsidP="00D51B51">
      <w:pPr>
        <w:pStyle w:val="Prrafodelista"/>
        <w:numPr>
          <w:ilvl w:val="1"/>
          <w:numId w:val="1"/>
        </w:numPr>
        <w:spacing w:after="200" w:line="276" w:lineRule="auto"/>
        <w:jc w:val="both"/>
      </w:pPr>
      <w:r>
        <w:t>Contratar una empresa especializada en capacitación a la comunidad en procesos de control de recursos económicos para el hogar.</w:t>
      </w:r>
    </w:p>
    <w:p w14:paraId="0AA177F5" w14:textId="77777777" w:rsidR="00D51B51" w:rsidRDefault="00D51B51" w:rsidP="00D51B51">
      <w:pPr>
        <w:pStyle w:val="Ttulo3"/>
        <w:numPr>
          <w:ilvl w:val="2"/>
          <w:numId w:val="4"/>
        </w:numPr>
      </w:pPr>
      <w:bookmarkStart w:id="33" w:name="_Toc257381825"/>
      <w:bookmarkStart w:id="34" w:name="_Toc476693589"/>
      <w:r>
        <w:t>Escala de comparación de criterios</w:t>
      </w:r>
      <w:bookmarkEnd w:id="33"/>
      <w:bookmarkEnd w:id="34"/>
    </w:p>
    <w:p w14:paraId="6F83AB2C" w14:textId="77777777" w:rsidR="00D51B51" w:rsidRDefault="00D51B51" w:rsidP="00D51B51">
      <w:pPr>
        <w:jc w:val="both"/>
      </w:pPr>
      <w:r>
        <w:t>A continuación, se presenta la tabla de comparación de los criterios:</w:t>
      </w:r>
    </w:p>
    <w:p w14:paraId="294AA787" w14:textId="77777777" w:rsidR="00D51B51" w:rsidRDefault="00D51B51" w:rsidP="00D51B51"/>
    <w:p w14:paraId="3009B94A" w14:textId="77777777" w:rsidR="00D51B51" w:rsidRDefault="00D51B51" w:rsidP="00D51B51">
      <w:pPr>
        <w:jc w:val="center"/>
      </w:pPr>
      <w:r w:rsidRPr="000B16B5">
        <w:rPr>
          <w:sz w:val="18"/>
          <w:szCs w:val="18"/>
        </w:rPr>
        <w:t xml:space="preserve">Tabla </w:t>
      </w:r>
      <w:r>
        <w:rPr>
          <w:sz w:val="18"/>
          <w:szCs w:val="18"/>
        </w:rPr>
        <w:t>2</w:t>
      </w:r>
      <w:r w:rsidRPr="000B16B5">
        <w:rPr>
          <w:sz w:val="18"/>
          <w:szCs w:val="18"/>
        </w:rPr>
        <w:t xml:space="preserve">. </w:t>
      </w:r>
      <w:r>
        <w:rPr>
          <w:sz w:val="18"/>
          <w:szCs w:val="18"/>
        </w:rPr>
        <w:t>Escala de comparación de criterios</w:t>
      </w:r>
    </w:p>
    <w:tbl>
      <w:tblPr>
        <w:tblW w:w="8750" w:type="dxa"/>
        <w:jc w:val="center"/>
        <w:tblCellMar>
          <w:left w:w="70" w:type="dxa"/>
          <w:right w:w="70" w:type="dxa"/>
        </w:tblCellMar>
        <w:tblLook w:val="04A0" w:firstRow="1" w:lastRow="0" w:firstColumn="1" w:lastColumn="0" w:noHBand="0" w:noVBand="1"/>
      </w:tblPr>
      <w:tblGrid>
        <w:gridCol w:w="1835"/>
        <w:gridCol w:w="2589"/>
        <w:gridCol w:w="2631"/>
        <w:gridCol w:w="1725"/>
      </w:tblGrid>
      <w:tr w:rsidR="00D51B51" w:rsidRPr="00497EDB" w14:paraId="6BD279AB" w14:textId="77777777" w:rsidTr="00A16EB1">
        <w:trPr>
          <w:trHeight w:val="315"/>
          <w:jc w:val="center"/>
        </w:trPr>
        <w:tc>
          <w:tcPr>
            <w:tcW w:w="18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0161E29" w14:textId="77777777" w:rsidR="00D51B51" w:rsidRPr="00DB36BD" w:rsidRDefault="00D51B51" w:rsidP="00F710C3">
            <w:pPr>
              <w:jc w:val="center"/>
              <w:rPr>
                <w:rFonts w:ascii="Abadi MT Condensed Extra Bold" w:eastAsia="Times New Roman" w:hAnsi="Abadi MT Condensed Extra Bold" w:cs="Times New Roman"/>
                <w:color w:val="FFFFFF"/>
                <w:lang w:eastAsia="es-ES_tradnl"/>
              </w:rPr>
            </w:pPr>
            <w:r w:rsidRPr="00A16EB1">
              <w:rPr>
                <w:color w:val="FFFFFF" w:themeColor="background1"/>
              </w:rPr>
              <w:t>Comparación en pares</w:t>
            </w:r>
          </w:p>
        </w:tc>
        <w:tc>
          <w:tcPr>
            <w:tcW w:w="2589" w:type="dxa"/>
            <w:tcBorders>
              <w:top w:val="single" w:sz="8" w:space="0" w:color="auto"/>
              <w:left w:val="nil"/>
              <w:bottom w:val="single" w:sz="8" w:space="0" w:color="auto"/>
              <w:right w:val="nil"/>
            </w:tcBorders>
            <w:shd w:val="clear" w:color="632423" w:fill="31849B" w:themeFill="accent5" w:themeFillShade="BF"/>
            <w:noWrap/>
            <w:vAlign w:val="center"/>
            <w:hideMark/>
          </w:tcPr>
          <w:p w14:paraId="6B8FA8F0" w14:textId="77777777" w:rsidR="00D51B51" w:rsidRPr="00A16EB1" w:rsidRDefault="00D51B51" w:rsidP="00F710C3">
            <w:pPr>
              <w:jc w:val="center"/>
              <w:rPr>
                <w:color w:val="FFFFFF" w:themeColor="background1"/>
              </w:rPr>
            </w:pPr>
            <w:r w:rsidRPr="00A16EB1">
              <w:rPr>
                <w:color w:val="FFFFFF" w:themeColor="background1"/>
              </w:rPr>
              <w:t>Criterio más importante</w:t>
            </w:r>
          </w:p>
        </w:tc>
        <w:tc>
          <w:tcPr>
            <w:tcW w:w="263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center"/>
            <w:hideMark/>
          </w:tcPr>
          <w:p w14:paraId="0150F92D" w14:textId="77777777" w:rsidR="00D51B51" w:rsidRPr="00A16EB1" w:rsidRDefault="00D51B51" w:rsidP="00F710C3">
            <w:pPr>
              <w:jc w:val="center"/>
              <w:rPr>
                <w:color w:val="FFFFFF" w:themeColor="background1"/>
              </w:rPr>
            </w:pPr>
            <w:r w:rsidRPr="00A16EB1">
              <w:rPr>
                <w:color w:val="FFFFFF" w:themeColor="background1"/>
              </w:rPr>
              <w:t>Cuanto más importante</w:t>
            </w:r>
          </w:p>
        </w:tc>
        <w:tc>
          <w:tcPr>
            <w:tcW w:w="1725" w:type="dxa"/>
            <w:tcBorders>
              <w:top w:val="single" w:sz="8" w:space="0" w:color="auto"/>
              <w:left w:val="nil"/>
              <w:bottom w:val="single" w:sz="8" w:space="0" w:color="auto"/>
              <w:right w:val="single" w:sz="8" w:space="0" w:color="auto"/>
            </w:tcBorders>
            <w:shd w:val="clear" w:color="632423" w:fill="31849B" w:themeFill="accent5" w:themeFillShade="BF"/>
            <w:noWrap/>
            <w:vAlign w:val="center"/>
            <w:hideMark/>
          </w:tcPr>
          <w:p w14:paraId="1A73E986" w14:textId="77777777" w:rsidR="00D51B51" w:rsidRPr="00A16EB1" w:rsidRDefault="00D51B51" w:rsidP="00F710C3">
            <w:pPr>
              <w:jc w:val="center"/>
              <w:rPr>
                <w:color w:val="FFFFFF" w:themeColor="background1"/>
              </w:rPr>
            </w:pPr>
            <w:r w:rsidRPr="00A16EB1">
              <w:rPr>
                <w:color w:val="FFFFFF" w:themeColor="background1"/>
              </w:rPr>
              <w:t>Clasificación Numérica</w:t>
            </w:r>
          </w:p>
        </w:tc>
      </w:tr>
      <w:tr w:rsidR="00D51B51" w:rsidRPr="00D826A6" w14:paraId="099DBADD"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4927F1C"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precio-tiempo</w:t>
            </w:r>
          </w:p>
        </w:tc>
        <w:tc>
          <w:tcPr>
            <w:tcW w:w="2589" w:type="dxa"/>
            <w:tcBorders>
              <w:top w:val="nil"/>
              <w:left w:val="nil"/>
              <w:bottom w:val="nil"/>
              <w:right w:val="nil"/>
            </w:tcBorders>
            <w:shd w:val="clear" w:color="auto" w:fill="auto"/>
            <w:noWrap/>
            <w:vAlign w:val="center"/>
            <w:hideMark/>
          </w:tcPr>
          <w:p w14:paraId="0323194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tiempo</w:t>
            </w:r>
          </w:p>
        </w:tc>
        <w:tc>
          <w:tcPr>
            <w:tcW w:w="2631" w:type="dxa"/>
            <w:tcBorders>
              <w:top w:val="nil"/>
              <w:left w:val="single" w:sz="8" w:space="0" w:color="auto"/>
              <w:bottom w:val="nil"/>
              <w:right w:val="single" w:sz="8" w:space="0" w:color="auto"/>
            </w:tcBorders>
            <w:shd w:val="clear" w:color="auto" w:fill="auto"/>
            <w:noWrap/>
            <w:vAlign w:val="center"/>
            <w:hideMark/>
          </w:tcPr>
          <w:p w14:paraId="748DBD4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de igual a moderadamente</w:t>
            </w:r>
          </w:p>
        </w:tc>
        <w:tc>
          <w:tcPr>
            <w:tcW w:w="1725" w:type="dxa"/>
            <w:tcBorders>
              <w:top w:val="nil"/>
              <w:left w:val="nil"/>
              <w:bottom w:val="nil"/>
              <w:right w:val="single" w:sz="8" w:space="0" w:color="auto"/>
            </w:tcBorders>
            <w:shd w:val="clear" w:color="auto" w:fill="auto"/>
            <w:noWrap/>
            <w:vAlign w:val="center"/>
            <w:hideMark/>
          </w:tcPr>
          <w:p w14:paraId="7CA2B8F0"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2</w:t>
            </w:r>
          </w:p>
        </w:tc>
      </w:tr>
      <w:tr w:rsidR="00D51B51" w:rsidRPr="00D826A6" w14:paraId="0F59BBE0"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3166484"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precio-automatización</w:t>
            </w:r>
          </w:p>
        </w:tc>
        <w:tc>
          <w:tcPr>
            <w:tcW w:w="2589" w:type="dxa"/>
            <w:tcBorders>
              <w:top w:val="nil"/>
              <w:left w:val="nil"/>
              <w:bottom w:val="nil"/>
              <w:right w:val="nil"/>
            </w:tcBorders>
            <w:shd w:val="clear" w:color="auto" w:fill="auto"/>
            <w:noWrap/>
            <w:vAlign w:val="center"/>
            <w:hideMark/>
          </w:tcPr>
          <w:p w14:paraId="0D1AC03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564CFAE3"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6241BF6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9928A1A"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0893CD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precio-confiabilidad</w:t>
            </w:r>
          </w:p>
        </w:tc>
        <w:tc>
          <w:tcPr>
            <w:tcW w:w="2589" w:type="dxa"/>
            <w:tcBorders>
              <w:top w:val="nil"/>
              <w:left w:val="nil"/>
              <w:bottom w:val="nil"/>
              <w:right w:val="nil"/>
            </w:tcBorders>
            <w:shd w:val="clear" w:color="auto" w:fill="auto"/>
            <w:noWrap/>
            <w:vAlign w:val="center"/>
            <w:hideMark/>
          </w:tcPr>
          <w:p w14:paraId="2BEFF45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2F7DD7EC"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09D132B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6A16FEC7"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45C8E8D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tiempo-automatización</w:t>
            </w:r>
          </w:p>
        </w:tc>
        <w:tc>
          <w:tcPr>
            <w:tcW w:w="2589" w:type="dxa"/>
            <w:tcBorders>
              <w:top w:val="nil"/>
              <w:left w:val="nil"/>
              <w:bottom w:val="nil"/>
              <w:right w:val="nil"/>
            </w:tcBorders>
            <w:shd w:val="clear" w:color="auto" w:fill="auto"/>
            <w:noWrap/>
            <w:vAlign w:val="center"/>
            <w:hideMark/>
          </w:tcPr>
          <w:p w14:paraId="47986228"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automatización</w:t>
            </w:r>
          </w:p>
        </w:tc>
        <w:tc>
          <w:tcPr>
            <w:tcW w:w="2631" w:type="dxa"/>
            <w:tcBorders>
              <w:top w:val="nil"/>
              <w:left w:val="single" w:sz="8" w:space="0" w:color="auto"/>
              <w:bottom w:val="nil"/>
              <w:right w:val="single" w:sz="8" w:space="0" w:color="auto"/>
            </w:tcBorders>
            <w:shd w:val="clear" w:color="auto" w:fill="auto"/>
            <w:noWrap/>
            <w:vAlign w:val="center"/>
            <w:hideMark/>
          </w:tcPr>
          <w:p w14:paraId="3BFA764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muy importante</w:t>
            </w:r>
          </w:p>
        </w:tc>
        <w:tc>
          <w:tcPr>
            <w:tcW w:w="1725" w:type="dxa"/>
            <w:tcBorders>
              <w:top w:val="nil"/>
              <w:left w:val="nil"/>
              <w:bottom w:val="nil"/>
              <w:right w:val="single" w:sz="8" w:space="0" w:color="auto"/>
            </w:tcBorders>
            <w:shd w:val="clear" w:color="auto" w:fill="auto"/>
            <w:noWrap/>
            <w:vAlign w:val="center"/>
            <w:hideMark/>
          </w:tcPr>
          <w:p w14:paraId="1297F17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7</w:t>
            </w:r>
          </w:p>
        </w:tc>
      </w:tr>
      <w:tr w:rsidR="00D51B51" w:rsidRPr="00D826A6" w14:paraId="34760034" w14:textId="77777777" w:rsidTr="00A16EB1">
        <w:trPr>
          <w:trHeight w:val="300"/>
          <w:jc w:val="center"/>
        </w:trPr>
        <w:tc>
          <w:tcPr>
            <w:tcW w:w="1805" w:type="dxa"/>
            <w:tcBorders>
              <w:top w:val="nil"/>
              <w:left w:val="single" w:sz="8" w:space="0" w:color="auto"/>
              <w:bottom w:val="nil"/>
              <w:right w:val="single" w:sz="8" w:space="0" w:color="auto"/>
            </w:tcBorders>
            <w:shd w:val="clear" w:color="auto" w:fill="auto"/>
            <w:noWrap/>
            <w:vAlign w:val="center"/>
            <w:hideMark/>
          </w:tcPr>
          <w:p w14:paraId="0F38FA01"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tiempo-confiabilidad</w:t>
            </w:r>
          </w:p>
        </w:tc>
        <w:tc>
          <w:tcPr>
            <w:tcW w:w="2589" w:type="dxa"/>
            <w:tcBorders>
              <w:top w:val="nil"/>
              <w:left w:val="nil"/>
              <w:bottom w:val="nil"/>
              <w:right w:val="nil"/>
            </w:tcBorders>
            <w:shd w:val="clear" w:color="auto" w:fill="auto"/>
            <w:noWrap/>
            <w:vAlign w:val="center"/>
            <w:hideMark/>
          </w:tcPr>
          <w:p w14:paraId="17DBA672"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nil"/>
              <w:right w:val="single" w:sz="8" w:space="0" w:color="auto"/>
            </w:tcBorders>
            <w:shd w:val="clear" w:color="auto" w:fill="auto"/>
            <w:noWrap/>
            <w:vAlign w:val="center"/>
            <w:hideMark/>
          </w:tcPr>
          <w:p w14:paraId="608D3216"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extremadamente importante</w:t>
            </w:r>
          </w:p>
        </w:tc>
        <w:tc>
          <w:tcPr>
            <w:tcW w:w="1725" w:type="dxa"/>
            <w:tcBorders>
              <w:top w:val="nil"/>
              <w:left w:val="nil"/>
              <w:bottom w:val="nil"/>
              <w:right w:val="single" w:sz="8" w:space="0" w:color="auto"/>
            </w:tcBorders>
            <w:shd w:val="clear" w:color="auto" w:fill="auto"/>
            <w:noWrap/>
            <w:vAlign w:val="center"/>
            <w:hideMark/>
          </w:tcPr>
          <w:p w14:paraId="23C76B8F"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9</w:t>
            </w:r>
          </w:p>
        </w:tc>
      </w:tr>
      <w:tr w:rsidR="00D51B51" w:rsidRPr="00D826A6" w14:paraId="34CD9D32" w14:textId="77777777" w:rsidTr="00A16EB1">
        <w:trPr>
          <w:trHeight w:val="315"/>
          <w:jc w:val="center"/>
        </w:trPr>
        <w:tc>
          <w:tcPr>
            <w:tcW w:w="1805" w:type="dxa"/>
            <w:tcBorders>
              <w:top w:val="nil"/>
              <w:left w:val="single" w:sz="8" w:space="0" w:color="auto"/>
              <w:bottom w:val="single" w:sz="8" w:space="0" w:color="auto"/>
              <w:right w:val="single" w:sz="8" w:space="0" w:color="auto"/>
            </w:tcBorders>
            <w:shd w:val="clear" w:color="auto" w:fill="auto"/>
            <w:noWrap/>
            <w:vAlign w:val="center"/>
            <w:hideMark/>
          </w:tcPr>
          <w:p w14:paraId="2DF287A9" w14:textId="77777777" w:rsidR="00D51B51" w:rsidRPr="00D826A6" w:rsidRDefault="00D51B51" w:rsidP="00F710C3">
            <w:pPr>
              <w:rPr>
                <w:rFonts w:eastAsia="Times New Roman"/>
                <w:color w:val="000000"/>
                <w:lang w:eastAsia="es-CO"/>
              </w:rPr>
            </w:pPr>
            <w:r w:rsidRPr="00D826A6">
              <w:rPr>
                <w:rFonts w:eastAsia="Times New Roman"/>
                <w:color w:val="000000"/>
                <w:lang w:eastAsia="es-CO"/>
              </w:rPr>
              <w:t>automatización-confiabilidad</w:t>
            </w:r>
          </w:p>
        </w:tc>
        <w:tc>
          <w:tcPr>
            <w:tcW w:w="2589" w:type="dxa"/>
            <w:tcBorders>
              <w:top w:val="nil"/>
              <w:left w:val="nil"/>
              <w:bottom w:val="single" w:sz="8" w:space="0" w:color="auto"/>
              <w:right w:val="nil"/>
            </w:tcBorders>
            <w:shd w:val="clear" w:color="auto" w:fill="auto"/>
            <w:noWrap/>
            <w:vAlign w:val="center"/>
            <w:hideMark/>
          </w:tcPr>
          <w:p w14:paraId="4C4B1DC9"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confiabilidad</w:t>
            </w:r>
          </w:p>
        </w:tc>
        <w:tc>
          <w:tcPr>
            <w:tcW w:w="2631" w:type="dxa"/>
            <w:tcBorders>
              <w:top w:val="nil"/>
              <w:left w:val="single" w:sz="8" w:space="0" w:color="auto"/>
              <w:bottom w:val="single" w:sz="8" w:space="0" w:color="auto"/>
              <w:right w:val="single" w:sz="8" w:space="0" w:color="auto"/>
            </w:tcBorders>
            <w:shd w:val="clear" w:color="auto" w:fill="auto"/>
            <w:noWrap/>
            <w:vAlign w:val="center"/>
            <w:hideMark/>
          </w:tcPr>
          <w:p w14:paraId="78C2751E"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moderadamente</w:t>
            </w:r>
          </w:p>
        </w:tc>
        <w:tc>
          <w:tcPr>
            <w:tcW w:w="1725" w:type="dxa"/>
            <w:tcBorders>
              <w:top w:val="nil"/>
              <w:left w:val="nil"/>
              <w:bottom w:val="single" w:sz="8" w:space="0" w:color="auto"/>
              <w:right w:val="single" w:sz="8" w:space="0" w:color="auto"/>
            </w:tcBorders>
            <w:shd w:val="clear" w:color="auto" w:fill="auto"/>
            <w:noWrap/>
            <w:vAlign w:val="center"/>
            <w:hideMark/>
          </w:tcPr>
          <w:p w14:paraId="5713FC94" w14:textId="77777777" w:rsidR="00D51B51" w:rsidRPr="00D826A6" w:rsidRDefault="00D51B51" w:rsidP="00F710C3">
            <w:pPr>
              <w:jc w:val="center"/>
              <w:rPr>
                <w:rFonts w:eastAsia="Times New Roman"/>
                <w:color w:val="000000"/>
                <w:lang w:eastAsia="es-CO"/>
              </w:rPr>
            </w:pPr>
            <w:r w:rsidRPr="00D826A6">
              <w:rPr>
                <w:rFonts w:eastAsia="Times New Roman"/>
                <w:color w:val="000000"/>
                <w:lang w:eastAsia="es-CO"/>
              </w:rPr>
              <w:t>3</w:t>
            </w:r>
          </w:p>
        </w:tc>
      </w:tr>
    </w:tbl>
    <w:p w14:paraId="4F14626D" w14:textId="77777777" w:rsidR="00D51B51" w:rsidRDefault="00D51B51" w:rsidP="00D51B51">
      <w:pPr>
        <w:pStyle w:val="Ttulo3"/>
        <w:numPr>
          <w:ilvl w:val="2"/>
          <w:numId w:val="4"/>
        </w:numPr>
        <w:jc w:val="left"/>
      </w:pPr>
      <w:bookmarkStart w:id="35" w:name="_Toc257381826"/>
      <w:bookmarkStart w:id="36" w:name="_Toc476693590"/>
      <w:r>
        <w:lastRenderedPageBreak/>
        <w:t>Matriz de comparación de pares</w:t>
      </w:r>
      <w:bookmarkEnd w:id="35"/>
      <w:bookmarkEnd w:id="36"/>
    </w:p>
    <w:p w14:paraId="5C10D294" w14:textId="77777777" w:rsidR="00D51B51" w:rsidRDefault="00D51B51" w:rsidP="00D51B51">
      <w:pPr>
        <w:jc w:val="both"/>
      </w:pPr>
      <w:r>
        <w:t>Se presenta a continuación la matriz de comparación de pares para los criterios elegidos:</w:t>
      </w:r>
    </w:p>
    <w:p w14:paraId="0C6B4F96" w14:textId="77777777" w:rsidR="00D51B51" w:rsidRDefault="00D51B51" w:rsidP="00D51B51"/>
    <w:tbl>
      <w:tblPr>
        <w:tblW w:w="7800" w:type="dxa"/>
        <w:jc w:val="center"/>
        <w:tblCellMar>
          <w:left w:w="70" w:type="dxa"/>
          <w:right w:w="70" w:type="dxa"/>
        </w:tblCellMar>
        <w:tblLook w:val="04A0" w:firstRow="1" w:lastRow="0" w:firstColumn="1" w:lastColumn="0" w:noHBand="0" w:noVBand="1"/>
      </w:tblPr>
      <w:tblGrid>
        <w:gridCol w:w="1927"/>
        <w:gridCol w:w="1560"/>
        <w:gridCol w:w="1560"/>
        <w:gridCol w:w="1927"/>
        <w:gridCol w:w="1660"/>
      </w:tblGrid>
      <w:tr w:rsidR="00D51B51" w:rsidRPr="00A6316D"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BC7450"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w:t>
            </w:r>
          </w:p>
        </w:tc>
      </w:tr>
      <w:tr w:rsidR="00D51B51" w:rsidRPr="00BC7450"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1/3</w:t>
            </w:r>
          </w:p>
        </w:tc>
      </w:tr>
      <w:tr w:rsidR="00D51B51" w:rsidRPr="00BC7450"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w:t>
            </w:r>
          </w:p>
        </w:tc>
      </w:tr>
      <w:tr w:rsidR="00D51B51" w:rsidRPr="00BC7450"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BC7450" w:rsidRDefault="00D51B51" w:rsidP="00F710C3">
            <w:pPr>
              <w:jc w:val="center"/>
              <w:rPr>
                <w:rFonts w:eastAsia="Times New Roman"/>
                <w:color w:val="000000"/>
                <w:lang w:eastAsia="es-CO"/>
              </w:rPr>
            </w:pPr>
            <w:r w:rsidRPr="00BC7450">
              <w:rPr>
                <w:rFonts w:eastAsia="Times New Roman"/>
                <w:color w:val="000000"/>
                <w:lang w:eastAsia="es-CO"/>
              </w:rPr>
              <w:t>1,56</w:t>
            </w:r>
          </w:p>
        </w:tc>
      </w:tr>
    </w:tbl>
    <w:p w14:paraId="18A9ADE5" w14:textId="77777777" w:rsidR="00D51B51" w:rsidRDefault="00D51B51" w:rsidP="00D51B51">
      <w:pPr>
        <w:ind w:left="720"/>
      </w:pPr>
    </w:p>
    <w:tbl>
      <w:tblPr>
        <w:tblW w:w="7700" w:type="dxa"/>
        <w:jc w:val="center"/>
        <w:tblCellMar>
          <w:left w:w="70" w:type="dxa"/>
          <w:right w:w="70" w:type="dxa"/>
        </w:tblCellMar>
        <w:tblLook w:val="04A0" w:firstRow="1" w:lastRow="0" w:firstColumn="1" w:lastColumn="0" w:noHBand="0" w:noVBand="1"/>
      </w:tblPr>
      <w:tblGrid>
        <w:gridCol w:w="1927"/>
        <w:gridCol w:w="1540"/>
        <w:gridCol w:w="1540"/>
        <w:gridCol w:w="1927"/>
        <w:gridCol w:w="1660"/>
      </w:tblGrid>
      <w:tr w:rsidR="00D51B51" w:rsidRPr="00A6316D"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A6316D" w:rsidRDefault="00D51B51" w:rsidP="00F710C3">
            <w:pPr>
              <w:jc w:val="cente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r>
      <w:tr w:rsidR="00D51B51" w:rsidRPr="00E2041E"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0,11</w:t>
            </w:r>
          </w:p>
        </w:tc>
      </w:tr>
      <w:tr w:rsidR="00D51B51" w:rsidRPr="00E2041E"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0,33</w:t>
            </w:r>
          </w:p>
        </w:tc>
      </w:tr>
      <w:tr w:rsidR="00D51B51" w:rsidRPr="00E2041E"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A6316D" w:rsidRDefault="00D51B51" w:rsidP="00F710C3">
            <w:pPr>
              <w:rPr>
                <w:rFonts w:eastAsia="Times New Roman"/>
                <w:b/>
                <w:bCs/>
                <w:color w:val="FFFFFF" w:themeColor="background1"/>
                <w:lang w:eastAsia="es-CO"/>
              </w:rPr>
            </w:pPr>
            <w:r w:rsidRPr="00A6316D">
              <w:rPr>
                <w:rFonts w:eastAsia="Times New Roman"/>
                <w:b/>
                <w:bCs/>
                <w:color w:val="FFFFFF" w:themeColor="background1"/>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1,00</w:t>
            </w:r>
          </w:p>
        </w:tc>
      </w:tr>
      <w:tr w:rsidR="00D51B51" w:rsidRPr="00E2041E"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A6316D" w:rsidRDefault="00D51B51" w:rsidP="00F710C3">
            <w:pPr>
              <w:rPr>
                <w:rFonts w:eastAsia="Times New Roman"/>
                <w:b/>
                <w:color w:val="FFFFFF" w:themeColor="background1"/>
                <w:lang w:eastAsia="es-CO"/>
              </w:rPr>
            </w:pPr>
            <w:r w:rsidRPr="00A6316D">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2041E" w:rsidRDefault="00D51B51" w:rsidP="00F710C3">
            <w:pPr>
              <w:jc w:val="center"/>
              <w:rPr>
                <w:rFonts w:eastAsia="Times New Roman"/>
                <w:color w:val="000000"/>
                <w:lang w:eastAsia="es-CO"/>
              </w:rPr>
            </w:pPr>
            <w:r w:rsidRPr="00E2041E">
              <w:rPr>
                <w:rFonts w:eastAsia="Times New Roman"/>
                <w:color w:val="000000"/>
                <w:lang w:eastAsia="es-CO"/>
              </w:rPr>
              <w:t>1,56</w:t>
            </w:r>
          </w:p>
        </w:tc>
      </w:tr>
    </w:tbl>
    <w:p w14:paraId="251BDBBC" w14:textId="77777777" w:rsidR="00D51B51" w:rsidRDefault="00D51B51" w:rsidP="00D51B51">
      <w:pPr>
        <w:ind w:left="720"/>
      </w:pPr>
    </w:p>
    <w:tbl>
      <w:tblPr>
        <w:tblW w:w="8533" w:type="dxa"/>
        <w:jc w:val="center"/>
        <w:tblCellMar>
          <w:left w:w="70" w:type="dxa"/>
          <w:right w:w="70" w:type="dxa"/>
        </w:tblCellMar>
        <w:tblLook w:val="04A0" w:firstRow="1" w:lastRow="0" w:firstColumn="1" w:lastColumn="0" w:noHBand="0" w:noVBand="1"/>
      </w:tblPr>
      <w:tblGrid>
        <w:gridCol w:w="1842"/>
        <w:gridCol w:w="1269"/>
        <w:gridCol w:w="1269"/>
        <w:gridCol w:w="1841"/>
        <w:gridCol w:w="1587"/>
        <w:gridCol w:w="1170"/>
      </w:tblGrid>
      <w:tr w:rsidR="00D51B51" w:rsidRPr="00762CEC" w14:paraId="460A541B" w14:textId="77777777" w:rsidTr="00A16EB1">
        <w:trPr>
          <w:trHeight w:val="300"/>
          <w:jc w:val="center"/>
        </w:trPr>
        <w:tc>
          <w:tcPr>
            <w:tcW w:w="163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Criterios</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6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22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A11BC" w14:paraId="554B9F33" w14:textId="77777777" w:rsidTr="00A16EB1">
        <w:trPr>
          <w:trHeight w:val="285"/>
          <w:jc w:val="center"/>
        </w:trPr>
        <w:tc>
          <w:tcPr>
            <w:tcW w:w="163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326"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0,05</w:t>
            </w:r>
          </w:p>
        </w:tc>
        <w:tc>
          <w:tcPr>
            <w:tcW w:w="1326"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633"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0,05</w:t>
            </w:r>
          </w:p>
        </w:tc>
      </w:tr>
      <w:tr w:rsidR="00D51B51" w:rsidRPr="00EA11BC" w14:paraId="73FC019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326"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0,11</w:t>
            </w:r>
          </w:p>
        </w:tc>
        <w:tc>
          <w:tcPr>
            <w:tcW w:w="1326"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0,06</w:t>
            </w:r>
          </w:p>
        </w:tc>
        <w:tc>
          <w:tcPr>
            <w:tcW w:w="1633"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0,03</w:t>
            </w:r>
          </w:p>
        </w:tc>
        <w:tc>
          <w:tcPr>
            <w:tcW w:w="1392"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0,07</w:t>
            </w:r>
          </w:p>
        </w:tc>
        <w:tc>
          <w:tcPr>
            <w:tcW w:w="1222"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0,07</w:t>
            </w:r>
          </w:p>
        </w:tc>
      </w:tr>
      <w:tr w:rsidR="00D51B51" w:rsidRPr="00EA11BC" w14:paraId="5DD1761E" w14:textId="77777777" w:rsidTr="00A16EB1">
        <w:trPr>
          <w:trHeight w:val="285"/>
          <w:jc w:val="center"/>
        </w:trPr>
        <w:tc>
          <w:tcPr>
            <w:tcW w:w="163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326"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0,37</w:t>
            </w:r>
          </w:p>
        </w:tc>
        <w:tc>
          <w:tcPr>
            <w:tcW w:w="1326"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0,40</w:t>
            </w:r>
          </w:p>
        </w:tc>
        <w:tc>
          <w:tcPr>
            <w:tcW w:w="1633"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0,23</w:t>
            </w:r>
          </w:p>
        </w:tc>
        <w:tc>
          <w:tcPr>
            <w:tcW w:w="1392"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0,21</w:t>
            </w:r>
          </w:p>
        </w:tc>
        <w:tc>
          <w:tcPr>
            <w:tcW w:w="1222"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0,30</w:t>
            </w:r>
          </w:p>
        </w:tc>
      </w:tr>
      <w:tr w:rsidR="00D51B51" w:rsidRPr="00EA11BC" w14:paraId="35A45EE3" w14:textId="77777777" w:rsidTr="00A16EB1">
        <w:trPr>
          <w:trHeight w:val="300"/>
          <w:jc w:val="center"/>
        </w:trPr>
        <w:tc>
          <w:tcPr>
            <w:tcW w:w="163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326"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0,47</w:t>
            </w:r>
          </w:p>
        </w:tc>
        <w:tc>
          <w:tcPr>
            <w:tcW w:w="1326"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0,51</w:t>
            </w:r>
          </w:p>
        </w:tc>
        <w:tc>
          <w:tcPr>
            <w:tcW w:w="1633"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0,70</w:t>
            </w:r>
          </w:p>
        </w:tc>
        <w:tc>
          <w:tcPr>
            <w:tcW w:w="1392"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A11BC" w:rsidRDefault="00D51B51" w:rsidP="00F710C3">
            <w:pPr>
              <w:jc w:val="center"/>
              <w:rPr>
                <w:rFonts w:eastAsia="Times New Roman"/>
                <w:color w:val="000000"/>
                <w:lang w:eastAsia="es-CO"/>
              </w:rPr>
            </w:pPr>
            <w:r w:rsidRPr="00EA11BC">
              <w:rPr>
                <w:rFonts w:eastAsia="Times New Roman"/>
                <w:color w:val="000000"/>
                <w:lang w:eastAsia="es-CO"/>
              </w:rPr>
              <w:t>0,64</w:t>
            </w:r>
          </w:p>
        </w:tc>
        <w:tc>
          <w:tcPr>
            <w:tcW w:w="1222"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A11BC" w:rsidRDefault="00D51B51" w:rsidP="00F710C3">
            <w:pPr>
              <w:jc w:val="center"/>
              <w:rPr>
                <w:rFonts w:eastAsia="Times New Roman"/>
                <w:b/>
                <w:bCs/>
                <w:color w:val="000000"/>
                <w:lang w:eastAsia="es-CO"/>
              </w:rPr>
            </w:pPr>
            <w:r w:rsidRPr="00EA11BC">
              <w:rPr>
                <w:rFonts w:eastAsia="Times New Roman"/>
                <w:b/>
                <w:bCs/>
                <w:color w:val="000000"/>
                <w:lang w:eastAsia="es-CO"/>
              </w:rPr>
              <w:t>0,58</w:t>
            </w:r>
          </w:p>
        </w:tc>
      </w:tr>
    </w:tbl>
    <w:p w14:paraId="7DD90CEB" w14:textId="77777777" w:rsidR="00D51B51" w:rsidRDefault="00D51B51" w:rsidP="00D51B51">
      <w:pPr>
        <w:pStyle w:val="Ttulo3"/>
        <w:numPr>
          <w:ilvl w:val="2"/>
          <w:numId w:val="4"/>
        </w:numPr>
      </w:pPr>
      <w:bookmarkStart w:id="37" w:name="_Toc257381827"/>
      <w:bookmarkStart w:id="38" w:name="_Toc476693591"/>
      <w:r>
        <w:t>Consistencia</w:t>
      </w:r>
      <w:bookmarkEnd w:id="37"/>
      <w:bookmarkEnd w:id="38"/>
    </w:p>
    <w:p w14:paraId="0AD18724" w14:textId="77777777" w:rsidR="00D51B51" w:rsidRDefault="00D51B51" w:rsidP="00D51B51">
      <w:pPr>
        <w:jc w:val="both"/>
      </w:pPr>
      <w:r>
        <w:t>El criterio con mayor calificación es el de Confiabilidad, a continuación, se expone la matriz de consistencia para confirmarlo.</w:t>
      </w:r>
    </w:p>
    <w:p w14:paraId="233A159F" w14:textId="77777777" w:rsidR="00D51B51" w:rsidRDefault="00D51B51" w:rsidP="00D51B51"/>
    <w:tbl>
      <w:tblPr>
        <w:tblW w:w="8510" w:type="dxa"/>
        <w:jc w:val="center"/>
        <w:tblCellMar>
          <w:left w:w="70" w:type="dxa"/>
          <w:right w:w="70" w:type="dxa"/>
        </w:tblCellMar>
        <w:tblLook w:val="04A0" w:firstRow="1" w:lastRow="0" w:firstColumn="1" w:lastColumn="0" w:noHBand="0" w:noVBand="1"/>
      </w:tblPr>
      <w:tblGrid>
        <w:gridCol w:w="1927"/>
        <w:gridCol w:w="1540"/>
        <w:gridCol w:w="1540"/>
        <w:gridCol w:w="1540"/>
        <w:gridCol w:w="1540"/>
        <w:gridCol w:w="636"/>
      </w:tblGrid>
      <w:tr w:rsidR="00D51B51" w:rsidRPr="005708FB" w14:paraId="2DBF9E87" w14:textId="77777777" w:rsidTr="00A16EB1">
        <w:trPr>
          <w:trHeight w:val="315"/>
          <w:jc w:val="center"/>
        </w:trPr>
        <w:tc>
          <w:tcPr>
            <w:tcW w:w="1714"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65C2851"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18835DB5"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02AE97A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EFCFCFE"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A828ADF" w14:textId="77777777" w:rsidR="00D51B51" w:rsidRPr="005708FB" w:rsidRDefault="00D51B51" w:rsidP="00F710C3">
            <w:pPr>
              <w:rPr>
                <w:rFonts w:eastAsia="Times New Roman"/>
                <w:color w:val="000000"/>
                <w:lang w:eastAsia="es-CO"/>
              </w:rPr>
            </w:pPr>
          </w:p>
        </w:tc>
        <w:tc>
          <w:tcPr>
            <w:tcW w:w="636" w:type="dxa"/>
            <w:tcBorders>
              <w:top w:val="nil"/>
              <w:left w:val="nil"/>
              <w:bottom w:val="nil"/>
              <w:right w:val="nil"/>
            </w:tcBorders>
            <w:shd w:val="clear" w:color="auto" w:fill="auto"/>
            <w:noWrap/>
            <w:vAlign w:val="bottom"/>
            <w:hideMark/>
          </w:tcPr>
          <w:p w14:paraId="0D165B77" w14:textId="77777777" w:rsidR="00D51B51" w:rsidRPr="005708FB" w:rsidRDefault="00D51B51" w:rsidP="00F710C3">
            <w:pPr>
              <w:rPr>
                <w:rFonts w:eastAsia="Times New Roman"/>
                <w:color w:val="000000"/>
                <w:lang w:eastAsia="es-CO"/>
              </w:rPr>
            </w:pPr>
          </w:p>
        </w:tc>
      </w:tr>
      <w:tr w:rsidR="00D51B51" w:rsidRPr="005708FB" w14:paraId="408AF242"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B3160A9"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2055EF0A"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0,05</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1BC01C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0,03</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4158B0C"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14:paraId="39841C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single" w:sz="8" w:space="0" w:color="auto"/>
              <w:left w:val="nil"/>
              <w:bottom w:val="single" w:sz="4" w:space="0" w:color="auto"/>
              <w:right w:val="single" w:sz="8" w:space="0" w:color="auto"/>
            </w:tcBorders>
            <w:shd w:val="clear" w:color="auto" w:fill="auto"/>
            <w:noWrap/>
            <w:vAlign w:val="bottom"/>
            <w:hideMark/>
          </w:tcPr>
          <w:p w14:paraId="1C3536FB"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r>
      <w:tr w:rsidR="00D51B51" w:rsidRPr="005708FB" w14:paraId="7D721451"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7C94DC"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1F678F5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0,09</w:t>
            </w:r>
          </w:p>
        </w:tc>
        <w:tc>
          <w:tcPr>
            <w:tcW w:w="1540" w:type="dxa"/>
            <w:tcBorders>
              <w:top w:val="nil"/>
              <w:left w:val="nil"/>
              <w:bottom w:val="single" w:sz="4" w:space="0" w:color="auto"/>
              <w:right w:val="single" w:sz="4" w:space="0" w:color="auto"/>
            </w:tcBorders>
            <w:shd w:val="clear" w:color="auto" w:fill="auto"/>
            <w:noWrap/>
            <w:vAlign w:val="bottom"/>
            <w:hideMark/>
          </w:tcPr>
          <w:p w14:paraId="62F1F6A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0,07</w:t>
            </w:r>
          </w:p>
        </w:tc>
        <w:tc>
          <w:tcPr>
            <w:tcW w:w="1540" w:type="dxa"/>
            <w:tcBorders>
              <w:top w:val="nil"/>
              <w:left w:val="nil"/>
              <w:bottom w:val="single" w:sz="4" w:space="0" w:color="auto"/>
              <w:right w:val="single" w:sz="4" w:space="0" w:color="auto"/>
            </w:tcBorders>
            <w:shd w:val="clear" w:color="auto" w:fill="auto"/>
            <w:noWrap/>
            <w:vAlign w:val="bottom"/>
            <w:hideMark/>
          </w:tcPr>
          <w:p w14:paraId="778F87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0,04</w:t>
            </w:r>
          </w:p>
        </w:tc>
        <w:tc>
          <w:tcPr>
            <w:tcW w:w="1540" w:type="dxa"/>
            <w:tcBorders>
              <w:top w:val="nil"/>
              <w:left w:val="nil"/>
              <w:bottom w:val="single" w:sz="4" w:space="0" w:color="auto"/>
              <w:right w:val="single" w:sz="4" w:space="0" w:color="auto"/>
            </w:tcBorders>
            <w:shd w:val="clear" w:color="auto" w:fill="auto"/>
            <w:noWrap/>
            <w:vAlign w:val="bottom"/>
            <w:hideMark/>
          </w:tcPr>
          <w:p w14:paraId="58498EF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0,06</w:t>
            </w:r>
          </w:p>
        </w:tc>
        <w:tc>
          <w:tcPr>
            <w:tcW w:w="636" w:type="dxa"/>
            <w:tcBorders>
              <w:top w:val="nil"/>
              <w:left w:val="nil"/>
              <w:bottom w:val="single" w:sz="4" w:space="0" w:color="auto"/>
              <w:right w:val="single" w:sz="8" w:space="0" w:color="auto"/>
            </w:tcBorders>
            <w:shd w:val="clear" w:color="auto" w:fill="auto"/>
            <w:noWrap/>
            <w:vAlign w:val="bottom"/>
            <w:hideMark/>
          </w:tcPr>
          <w:p w14:paraId="18FEAE5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0,27</w:t>
            </w:r>
          </w:p>
        </w:tc>
      </w:tr>
      <w:tr w:rsidR="00D51B51" w:rsidRPr="005708FB" w14:paraId="183CA7A7" w14:textId="77777777" w:rsidTr="00A16EB1">
        <w:trPr>
          <w:trHeight w:val="300"/>
          <w:jc w:val="center"/>
        </w:trPr>
        <w:tc>
          <w:tcPr>
            <w:tcW w:w="1714"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C825ECA"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07B2C7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2066D8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0,47</w:t>
            </w:r>
          </w:p>
        </w:tc>
        <w:tc>
          <w:tcPr>
            <w:tcW w:w="1540" w:type="dxa"/>
            <w:tcBorders>
              <w:top w:val="nil"/>
              <w:left w:val="nil"/>
              <w:bottom w:val="single" w:sz="4" w:space="0" w:color="auto"/>
              <w:right w:val="single" w:sz="4" w:space="0" w:color="auto"/>
            </w:tcBorders>
            <w:shd w:val="clear" w:color="auto" w:fill="auto"/>
            <w:noWrap/>
            <w:vAlign w:val="bottom"/>
            <w:hideMark/>
          </w:tcPr>
          <w:p w14:paraId="247B7BB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0,30</w:t>
            </w:r>
          </w:p>
        </w:tc>
        <w:tc>
          <w:tcPr>
            <w:tcW w:w="1540" w:type="dxa"/>
            <w:tcBorders>
              <w:top w:val="nil"/>
              <w:left w:val="nil"/>
              <w:bottom w:val="single" w:sz="4" w:space="0" w:color="auto"/>
              <w:right w:val="single" w:sz="4" w:space="0" w:color="auto"/>
            </w:tcBorders>
            <w:shd w:val="clear" w:color="auto" w:fill="auto"/>
            <w:noWrap/>
            <w:vAlign w:val="bottom"/>
            <w:hideMark/>
          </w:tcPr>
          <w:p w14:paraId="3045BACD"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0,19</w:t>
            </w:r>
          </w:p>
        </w:tc>
        <w:tc>
          <w:tcPr>
            <w:tcW w:w="636" w:type="dxa"/>
            <w:tcBorders>
              <w:top w:val="nil"/>
              <w:left w:val="nil"/>
              <w:bottom w:val="single" w:sz="4" w:space="0" w:color="auto"/>
              <w:right w:val="single" w:sz="8" w:space="0" w:color="auto"/>
            </w:tcBorders>
            <w:shd w:val="clear" w:color="auto" w:fill="auto"/>
            <w:noWrap/>
            <w:vAlign w:val="bottom"/>
            <w:hideMark/>
          </w:tcPr>
          <w:p w14:paraId="7E1C2176"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1,29</w:t>
            </w:r>
          </w:p>
        </w:tc>
      </w:tr>
      <w:tr w:rsidR="00D51B51" w:rsidRPr="005708FB" w14:paraId="31B34EA0" w14:textId="77777777" w:rsidTr="00A16EB1">
        <w:trPr>
          <w:trHeight w:val="315"/>
          <w:jc w:val="center"/>
        </w:trPr>
        <w:tc>
          <w:tcPr>
            <w:tcW w:w="1714"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9F867D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single" w:sz="8" w:space="0" w:color="auto"/>
              <w:right w:val="single" w:sz="4" w:space="0" w:color="auto"/>
            </w:tcBorders>
            <w:shd w:val="clear" w:color="auto" w:fill="auto"/>
            <w:noWrap/>
            <w:vAlign w:val="bottom"/>
            <w:hideMark/>
          </w:tcPr>
          <w:p w14:paraId="79B48974"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0,42</w:t>
            </w:r>
          </w:p>
        </w:tc>
        <w:tc>
          <w:tcPr>
            <w:tcW w:w="1540" w:type="dxa"/>
            <w:tcBorders>
              <w:top w:val="nil"/>
              <w:left w:val="nil"/>
              <w:bottom w:val="single" w:sz="8" w:space="0" w:color="auto"/>
              <w:right w:val="single" w:sz="4" w:space="0" w:color="auto"/>
            </w:tcBorders>
            <w:shd w:val="clear" w:color="auto" w:fill="auto"/>
            <w:noWrap/>
            <w:vAlign w:val="bottom"/>
            <w:hideMark/>
          </w:tcPr>
          <w:p w14:paraId="1E0A2BFE"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0,60</w:t>
            </w:r>
          </w:p>
        </w:tc>
        <w:tc>
          <w:tcPr>
            <w:tcW w:w="1540" w:type="dxa"/>
            <w:tcBorders>
              <w:top w:val="nil"/>
              <w:left w:val="nil"/>
              <w:bottom w:val="single" w:sz="8" w:space="0" w:color="auto"/>
              <w:right w:val="single" w:sz="4" w:space="0" w:color="auto"/>
            </w:tcBorders>
            <w:shd w:val="clear" w:color="auto" w:fill="auto"/>
            <w:noWrap/>
            <w:vAlign w:val="bottom"/>
            <w:hideMark/>
          </w:tcPr>
          <w:p w14:paraId="074664B3"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0,91</w:t>
            </w:r>
          </w:p>
        </w:tc>
        <w:tc>
          <w:tcPr>
            <w:tcW w:w="1540" w:type="dxa"/>
            <w:tcBorders>
              <w:top w:val="nil"/>
              <w:left w:val="nil"/>
              <w:bottom w:val="single" w:sz="8" w:space="0" w:color="auto"/>
              <w:right w:val="single" w:sz="4" w:space="0" w:color="auto"/>
            </w:tcBorders>
            <w:shd w:val="clear" w:color="auto" w:fill="auto"/>
            <w:noWrap/>
            <w:vAlign w:val="bottom"/>
            <w:hideMark/>
          </w:tcPr>
          <w:p w14:paraId="3291EE0F"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0,58</w:t>
            </w:r>
          </w:p>
        </w:tc>
        <w:tc>
          <w:tcPr>
            <w:tcW w:w="636" w:type="dxa"/>
            <w:tcBorders>
              <w:top w:val="nil"/>
              <w:left w:val="nil"/>
              <w:bottom w:val="single" w:sz="8" w:space="0" w:color="auto"/>
              <w:right w:val="single" w:sz="8" w:space="0" w:color="auto"/>
            </w:tcBorders>
            <w:shd w:val="clear" w:color="auto" w:fill="auto"/>
            <w:noWrap/>
            <w:vAlign w:val="bottom"/>
            <w:hideMark/>
          </w:tcPr>
          <w:p w14:paraId="236696C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2,51</w:t>
            </w:r>
          </w:p>
        </w:tc>
      </w:tr>
    </w:tbl>
    <w:p w14:paraId="46DC0D0B" w14:textId="77777777" w:rsidR="00D51B51" w:rsidRDefault="00D51B51" w:rsidP="00D51B51">
      <w:pPr>
        <w:ind w:left="720"/>
      </w:pPr>
    </w:p>
    <w:tbl>
      <w:tblPr>
        <w:tblW w:w="6160" w:type="dxa"/>
        <w:jc w:val="center"/>
        <w:tblCellMar>
          <w:left w:w="70" w:type="dxa"/>
          <w:right w:w="70" w:type="dxa"/>
        </w:tblCellMar>
        <w:tblLook w:val="04A0" w:firstRow="1" w:lastRow="0" w:firstColumn="1" w:lastColumn="0" w:noHBand="0" w:noVBand="1"/>
      </w:tblPr>
      <w:tblGrid>
        <w:gridCol w:w="1927"/>
        <w:gridCol w:w="1540"/>
        <w:gridCol w:w="1540"/>
        <w:gridCol w:w="1540"/>
      </w:tblGrid>
      <w:tr w:rsidR="00D51B51" w:rsidRPr="005708FB" w14:paraId="3C23C916" w14:textId="77777777" w:rsidTr="00F710C3">
        <w:trPr>
          <w:trHeight w:val="315"/>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2ED2C53"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Criterios</w:t>
            </w:r>
          </w:p>
        </w:tc>
        <w:tc>
          <w:tcPr>
            <w:tcW w:w="1540" w:type="dxa"/>
            <w:tcBorders>
              <w:top w:val="nil"/>
              <w:left w:val="nil"/>
              <w:bottom w:val="nil"/>
              <w:right w:val="nil"/>
            </w:tcBorders>
            <w:shd w:val="clear" w:color="auto" w:fill="auto"/>
            <w:noWrap/>
            <w:vAlign w:val="bottom"/>
            <w:hideMark/>
          </w:tcPr>
          <w:p w14:paraId="5FCA3103"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6AC71728"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72D04CEB" w14:textId="77777777" w:rsidR="00D51B51" w:rsidRPr="005708FB" w:rsidRDefault="00D51B51" w:rsidP="00F710C3">
            <w:pPr>
              <w:rPr>
                <w:rFonts w:eastAsia="Times New Roman"/>
                <w:color w:val="000000"/>
                <w:lang w:eastAsia="es-CO"/>
              </w:rPr>
            </w:pPr>
          </w:p>
        </w:tc>
      </w:tr>
      <w:tr w:rsidR="00D51B51" w:rsidRPr="005708FB" w14:paraId="6987E86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43E61241"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4" w:space="0" w:color="auto"/>
              <w:right w:val="single" w:sz="8" w:space="0" w:color="auto"/>
            </w:tcBorders>
            <w:shd w:val="clear" w:color="auto" w:fill="auto"/>
            <w:noWrap/>
            <w:vAlign w:val="bottom"/>
            <w:hideMark/>
          </w:tcPr>
          <w:p w14:paraId="6C572978"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4,05</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6DEC2F9"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IC</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AEAB755"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0,0516</w:t>
            </w:r>
          </w:p>
        </w:tc>
      </w:tr>
      <w:tr w:rsidR="00D51B51" w:rsidRPr="005708FB" w14:paraId="6C4D7AE6"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DECB8C7"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Tiempo</w:t>
            </w:r>
          </w:p>
        </w:tc>
        <w:tc>
          <w:tcPr>
            <w:tcW w:w="1540" w:type="dxa"/>
            <w:tcBorders>
              <w:top w:val="nil"/>
              <w:left w:val="nil"/>
              <w:bottom w:val="single" w:sz="4" w:space="0" w:color="auto"/>
              <w:right w:val="single" w:sz="8" w:space="0" w:color="auto"/>
            </w:tcBorders>
            <w:shd w:val="clear" w:color="auto" w:fill="auto"/>
            <w:noWrap/>
            <w:vAlign w:val="bottom"/>
            <w:hideMark/>
          </w:tcPr>
          <w:p w14:paraId="1D7964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4,01</w:t>
            </w:r>
          </w:p>
        </w:tc>
        <w:tc>
          <w:tcPr>
            <w:tcW w:w="1540" w:type="dxa"/>
            <w:tcBorders>
              <w:top w:val="nil"/>
              <w:left w:val="nil"/>
              <w:bottom w:val="single" w:sz="8" w:space="0" w:color="auto"/>
              <w:right w:val="single" w:sz="4" w:space="0" w:color="auto"/>
            </w:tcBorders>
            <w:shd w:val="clear" w:color="auto" w:fill="auto"/>
            <w:noWrap/>
            <w:vAlign w:val="bottom"/>
            <w:hideMark/>
          </w:tcPr>
          <w:p w14:paraId="5514B478" w14:textId="77777777" w:rsidR="00D51B51" w:rsidRPr="005708FB" w:rsidRDefault="00D51B51" w:rsidP="00F710C3">
            <w:pPr>
              <w:rPr>
                <w:rFonts w:eastAsia="Times New Roman"/>
                <w:color w:val="000000"/>
                <w:lang w:eastAsia="es-CO"/>
              </w:rPr>
            </w:pPr>
            <w:r w:rsidRPr="005708FB">
              <w:rPr>
                <w:rFonts w:eastAsia="Times New Roman"/>
                <w:color w:val="000000"/>
                <w:lang w:eastAsia="es-CO"/>
              </w:rPr>
              <w:t>RC</w:t>
            </w:r>
          </w:p>
        </w:tc>
        <w:tc>
          <w:tcPr>
            <w:tcW w:w="1540" w:type="dxa"/>
            <w:tcBorders>
              <w:top w:val="nil"/>
              <w:left w:val="nil"/>
              <w:bottom w:val="single" w:sz="8" w:space="0" w:color="auto"/>
              <w:right w:val="single" w:sz="8" w:space="0" w:color="auto"/>
            </w:tcBorders>
            <w:shd w:val="clear" w:color="auto" w:fill="auto"/>
            <w:noWrap/>
            <w:vAlign w:val="bottom"/>
            <w:hideMark/>
          </w:tcPr>
          <w:p w14:paraId="165C419A" w14:textId="77777777" w:rsidR="00D51B51" w:rsidRPr="005708FB" w:rsidRDefault="00D51B51" w:rsidP="00F710C3">
            <w:pPr>
              <w:jc w:val="right"/>
              <w:rPr>
                <w:rFonts w:eastAsia="Times New Roman"/>
                <w:b/>
                <w:color w:val="000000"/>
                <w:lang w:eastAsia="es-CO"/>
              </w:rPr>
            </w:pPr>
            <w:r w:rsidRPr="005708FB">
              <w:rPr>
                <w:rFonts w:eastAsia="Times New Roman"/>
                <w:b/>
                <w:color w:val="000000"/>
                <w:lang w:eastAsia="es-CO"/>
              </w:rPr>
              <w:t>0,0573</w:t>
            </w:r>
          </w:p>
        </w:tc>
      </w:tr>
      <w:tr w:rsidR="00D51B51" w:rsidRPr="005708FB" w14:paraId="70DEAF37" w14:textId="77777777" w:rsidTr="00F710C3">
        <w:trPr>
          <w:trHeight w:val="300"/>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370AE1B"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nil"/>
              <w:left w:val="nil"/>
              <w:bottom w:val="single" w:sz="4" w:space="0" w:color="auto"/>
              <w:right w:val="single" w:sz="8" w:space="0" w:color="auto"/>
            </w:tcBorders>
            <w:shd w:val="clear" w:color="auto" w:fill="auto"/>
            <w:noWrap/>
            <w:vAlign w:val="bottom"/>
            <w:hideMark/>
          </w:tcPr>
          <w:p w14:paraId="44D43905"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4,25</w:t>
            </w:r>
          </w:p>
        </w:tc>
        <w:tc>
          <w:tcPr>
            <w:tcW w:w="1540" w:type="dxa"/>
            <w:tcBorders>
              <w:top w:val="nil"/>
              <w:left w:val="nil"/>
              <w:bottom w:val="nil"/>
              <w:right w:val="nil"/>
            </w:tcBorders>
            <w:shd w:val="clear" w:color="auto" w:fill="auto"/>
            <w:noWrap/>
            <w:vAlign w:val="bottom"/>
            <w:hideMark/>
          </w:tcPr>
          <w:p w14:paraId="1C9C4E5C"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3376D539" w14:textId="77777777" w:rsidR="00D51B51" w:rsidRPr="005708FB" w:rsidRDefault="00D51B51" w:rsidP="00F710C3">
            <w:pPr>
              <w:rPr>
                <w:rFonts w:eastAsia="Times New Roman"/>
                <w:color w:val="000000"/>
                <w:lang w:eastAsia="es-CO"/>
              </w:rPr>
            </w:pPr>
          </w:p>
        </w:tc>
      </w:tr>
      <w:tr w:rsidR="00D51B51" w:rsidRPr="005708FB" w14:paraId="7EC9C57E" w14:textId="77777777" w:rsidTr="00F710C3">
        <w:trPr>
          <w:trHeight w:val="315"/>
          <w:jc w:val="center"/>
        </w:trPr>
        <w:tc>
          <w:tcPr>
            <w:tcW w:w="154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9F4C412" w14:textId="77777777" w:rsidR="00D51B51" w:rsidRPr="00762CEC" w:rsidRDefault="00D51B51" w:rsidP="00F710C3">
            <w:pPr>
              <w:rPr>
                <w:rFonts w:eastAsia="Times New Roman"/>
                <w:b/>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nil"/>
              <w:left w:val="nil"/>
              <w:bottom w:val="nil"/>
              <w:right w:val="single" w:sz="8" w:space="0" w:color="auto"/>
            </w:tcBorders>
            <w:shd w:val="clear" w:color="auto" w:fill="auto"/>
            <w:noWrap/>
            <w:vAlign w:val="bottom"/>
            <w:hideMark/>
          </w:tcPr>
          <w:p w14:paraId="2E12C061"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4,31</w:t>
            </w:r>
          </w:p>
        </w:tc>
        <w:tc>
          <w:tcPr>
            <w:tcW w:w="1540" w:type="dxa"/>
            <w:tcBorders>
              <w:top w:val="nil"/>
              <w:left w:val="nil"/>
              <w:bottom w:val="nil"/>
              <w:right w:val="nil"/>
            </w:tcBorders>
            <w:shd w:val="clear" w:color="auto" w:fill="auto"/>
            <w:noWrap/>
            <w:vAlign w:val="bottom"/>
            <w:hideMark/>
          </w:tcPr>
          <w:p w14:paraId="206B1AEA" w14:textId="77777777" w:rsidR="00D51B51" w:rsidRPr="005708FB" w:rsidRDefault="00D51B51" w:rsidP="00F710C3">
            <w:pPr>
              <w:rPr>
                <w:rFonts w:eastAsia="Times New Roman"/>
                <w:color w:val="000000"/>
                <w:lang w:eastAsia="es-CO"/>
              </w:rPr>
            </w:pPr>
          </w:p>
        </w:tc>
        <w:tc>
          <w:tcPr>
            <w:tcW w:w="1540" w:type="dxa"/>
            <w:tcBorders>
              <w:top w:val="nil"/>
              <w:left w:val="nil"/>
              <w:bottom w:val="nil"/>
              <w:right w:val="nil"/>
            </w:tcBorders>
            <w:shd w:val="clear" w:color="auto" w:fill="auto"/>
            <w:noWrap/>
            <w:vAlign w:val="bottom"/>
            <w:hideMark/>
          </w:tcPr>
          <w:p w14:paraId="47F43609" w14:textId="77777777" w:rsidR="00D51B51" w:rsidRPr="005708FB" w:rsidRDefault="00D51B51" w:rsidP="00F710C3">
            <w:pPr>
              <w:rPr>
                <w:rFonts w:eastAsia="Times New Roman"/>
                <w:color w:val="000000"/>
                <w:lang w:eastAsia="es-CO"/>
              </w:rPr>
            </w:pPr>
          </w:p>
        </w:tc>
      </w:tr>
      <w:tr w:rsidR="00D51B51" w:rsidRPr="005708FB" w14:paraId="5E2CE9A1" w14:textId="77777777" w:rsidTr="00F710C3">
        <w:trPr>
          <w:trHeight w:val="315"/>
          <w:jc w:val="center"/>
        </w:trPr>
        <w:tc>
          <w:tcPr>
            <w:tcW w:w="154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DAA64E4"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lastRenderedPageBreak/>
              <w:t>λmax</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CED4AE2"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16,62</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265E8197" w14:textId="77777777" w:rsidR="00D51B51" w:rsidRPr="005708FB" w:rsidRDefault="00D51B51" w:rsidP="00F710C3">
            <w:pPr>
              <w:jc w:val="right"/>
              <w:rPr>
                <w:rFonts w:eastAsia="Times New Roman"/>
                <w:color w:val="000000"/>
                <w:lang w:eastAsia="es-CO"/>
              </w:rPr>
            </w:pPr>
            <w:r w:rsidRPr="005708FB">
              <w:rPr>
                <w:rFonts w:eastAsia="Times New Roman"/>
                <w:color w:val="000000"/>
                <w:lang w:eastAsia="es-CO"/>
              </w:rPr>
              <w:t>4,15</w:t>
            </w:r>
          </w:p>
        </w:tc>
        <w:tc>
          <w:tcPr>
            <w:tcW w:w="1540" w:type="dxa"/>
            <w:tcBorders>
              <w:top w:val="nil"/>
              <w:left w:val="nil"/>
              <w:bottom w:val="nil"/>
              <w:right w:val="nil"/>
            </w:tcBorders>
            <w:shd w:val="clear" w:color="auto" w:fill="auto"/>
            <w:noWrap/>
            <w:vAlign w:val="bottom"/>
            <w:hideMark/>
          </w:tcPr>
          <w:p w14:paraId="129E4E42" w14:textId="77777777" w:rsidR="00D51B51" w:rsidRPr="005708FB" w:rsidRDefault="00D51B51" w:rsidP="00F710C3">
            <w:pPr>
              <w:rPr>
                <w:rFonts w:eastAsia="Times New Roman"/>
                <w:color w:val="000000"/>
                <w:lang w:eastAsia="es-CO"/>
              </w:rPr>
            </w:pPr>
          </w:p>
        </w:tc>
      </w:tr>
    </w:tbl>
    <w:p w14:paraId="7C0BB368" w14:textId="77777777" w:rsidR="00D51B51" w:rsidRDefault="00D51B51" w:rsidP="00D51B51">
      <w:pPr>
        <w:ind w:left="720"/>
      </w:pPr>
    </w:p>
    <w:p w14:paraId="67EE8887" w14:textId="77777777" w:rsidR="00D51B51" w:rsidRDefault="00D51B51" w:rsidP="00D51B51">
      <w:pPr>
        <w:ind w:left="720"/>
        <w:jc w:val="both"/>
      </w:pPr>
      <w:r>
        <w:t>El RC nos indica que efectivamente el criterio está evaluado correctamente.</w:t>
      </w:r>
    </w:p>
    <w:p w14:paraId="44F884AD" w14:textId="77777777" w:rsidR="00D51B51" w:rsidRDefault="00D51B51" w:rsidP="00D51B51">
      <w:pPr>
        <w:pStyle w:val="Ttulo3"/>
        <w:numPr>
          <w:ilvl w:val="2"/>
          <w:numId w:val="4"/>
        </w:numPr>
      </w:pPr>
      <w:bookmarkStart w:id="39" w:name="_Toc257381828"/>
      <w:bookmarkStart w:id="40" w:name="_Toc476693592"/>
      <w:r>
        <w:t>Comparación en pares para prioridades en alternativa</w:t>
      </w:r>
      <w:bookmarkEnd w:id="39"/>
      <w:bookmarkEnd w:id="40"/>
    </w:p>
    <w:p w14:paraId="0D06AE54" w14:textId="77777777" w:rsidR="00D51B51" w:rsidRDefault="00D51B51" w:rsidP="00D51B51">
      <w:r>
        <w:t>Se presentan las matrices de comparación de criterios para las alternativas:</w:t>
      </w:r>
    </w:p>
    <w:p w14:paraId="545A78F2" w14:textId="77777777" w:rsidR="00D51B51" w:rsidRDefault="00D51B51" w:rsidP="00D51B51">
      <w:r>
        <w:t>CC: Alternativa 1.</w:t>
      </w:r>
    </w:p>
    <w:p w14:paraId="2DDED11A" w14:textId="77777777" w:rsidR="00D51B51" w:rsidRDefault="00D51B51" w:rsidP="00D51B51">
      <w:r>
        <w:t>CL: Alternativa 2.</w:t>
      </w:r>
    </w:p>
    <w:p w14:paraId="5808AF94" w14:textId="77777777" w:rsidR="00D51B51" w:rsidRDefault="00D51B51" w:rsidP="00D51B51">
      <w:r>
        <w:t>SI: Alternativa 3.</w:t>
      </w:r>
    </w:p>
    <w:p w14:paraId="6044B880" w14:textId="77777777" w:rsidR="00D51B51" w:rsidRPr="00BF4EBE" w:rsidRDefault="00D51B51" w:rsidP="00D51B51">
      <w:r>
        <w:t>PSA: Alternativa 4.</w:t>
      </w: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7</w:t>
            </w:r>
          </w:p>
        </w:tc>
      </w:tr>
      <w:tr w:rsidR="00D51B51" w:rsidRPr="002337AC"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C666607" w14:textId="77777777" w:rsidR="00D51B51" w:rsidRDefault="00D51B51" w:rsidP="00D51B51"/>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762CEC"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7,00</w:t>
            </w:r>
          </w:p>
        </w:tc>
      </w:tr>
      <w:tr w:rsidR="00D51B51" w:rsidRPr="00D973E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18,00</w:t>
            </w:r>
          </w:p>
        </w:tc>
      </w:tr>
    </w:tbl>
    <w:p w14:paraId="7D9A65A6"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762CEC"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2337AC"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3</w:t>
            </w:r>
          </w:p>
        </w:tc>
      </w:tr>
      <w:tr w:rsidR="00D51B51" w:rsidRPr="002337AC"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2</w:t>
            </w:r>
          </w:p>
        </w:tc>
      </w:tr>
      <w:tr w:rsidR="00D51B51" w:rsidRPr="002337AC"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2337AC" w:rsidRDefault="00D51B51" w:rsidP="00F710C3">
            <w:pPr>
              <w:jc w:val="center"/>
              <w:rPr>
                <w:rFonts w:eastAsia="Times New Roman"/>
                <w:color w:val="000000"/>
                <w:lang w:eastAsia="es-CO"/>
              </w:rPr>
            </w:pPr>
            <w:r w:rsidRPr="002337AC">
              <w:rPr>
                <w:rFonts w:eastAsia="Times New Roman"/>
                <w:color w:val="000000"/>
                <w:lang w:eastAsia="es-CO"/>
              </w:rPr>
              <w:t>1</w:t>
            </w:r>
          </w:p>
        </w:tc>
      </w:tr>
    </w:tbl>
    <w:p w14:paraId="42277705" w14:textId="77777777" w:rsidR="00D51B51" w:rsidRDefault="00D51B51" w:rsidP="00D51B51"/>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762CEC"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D973E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3,00</w:t>
            </w:r>
          </w:p>
        </w:tc>
      </w:tr>
      <w:tr w:rsidR="00D51B51" w:rsidRPr="00D973E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2,00</w:t>
            </w:r>
          </w:p>
        </w:tc>
      </w:tr>
      <w:tr w:rsidR="00D51B51" w:rsidRPr="00D973E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1,00</w:t>
            </w:r>
          </w:p>
        </w:tc>
      </w:tr>
      <w:tr w:rsidR="00D51B51" w:rsidRPr="00D973E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9,00</w:t>
            </w:r>
          </w:p>
        </w:tc>
      </w:tr>
    </w:tbl>
    <w:p w14:paraId="2A006254" w14:textId="77777777" w:rsidR="00D51B51" w:rsidRDefault="00D51B51" w:rsidP="00D51B51"/>
    <w:tbl>
      <w:tblPr>
        <w:tblW w:w="8120" w:type="dxa"/>
        <w:jc w:val="center"/>
        <w:tblCellMar>
          <w:left w:w="70" w:type="dxa"/>
          <w:right w:w="70" w:type="dxa"/>
        </w:tblCellMar>
        <w:tblLook w:val="04A0" w:firstRow="1" w:lastRow="0" w:firstColumn="1" w:lastColumn="0" w:noHBand="0" w:noVBand="1"/>
      </w:tblPr>
      <w:tblGrid>
        <w:gridCol w:w="2327"/>
        <w:gridCol w:w="1560"/>
        <w:gridCol w:w="1560"/>
        <w:gridCol w:w="1560"/>
        <w:gridCol w:w="1560"/>
      </w:tblGrid>
      <w:tr w:rsidR="00D51B51" w:rsidRPr="00762CEC"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1/3</w:t>
            </w:r>
          </w:p>
        </w:tc>
      </w:tr>
      <w:tr w:rsidR="00D51B51" w:rsidRPr="00E12C8A"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1/2</w:t>
            </w:r>
          </w:p>
        </w:tc>
      </w:tr>
      <w:tr w:rsidR="00D51B51" w:rsidRPr="00E12C8A"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w:t>
            </w:r>
          </w:p>
        </w:tc>
      </w:tr>
      <w:tr w:rsidR="00D51B51" w:rsidRPr="00E12C8A"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w:t>
            </w:r>
          </w:p>
        </w:tc>
      </w:tr>
    </w:tbl>
    <w:p w14:paraId="0C01B3F8" w14:textId="77777777" w:rsidR="00D51B51" w:rsidRDefault="00D51B51" w:rsidP="00D51B51"/>
    <w:tbl>
      <w:tblPr>
        <w:tblW w:w="8372" w:type="dxa"/>
        <w:jc w:val="center"/>
        <w:tblCellMar>
          <w:left w:w="70" w:type="dxa"/>
          <w:right w:w="70" w:type="dxa"/>
        </w:tblCellMar>
        <w:tblLook w:val="04A0" w:firstRow="1" w:lastRow="0" w:firstColumn="1" w:lastColumn="0" w:noHBand="0" w:noVBand="1"/>
      </w:tblPr>
      <w:tblGrid>
        <w:gridCol w:w="2327"/>
        <w:gridCol w:w="1540"/>
        <w:gridCol w:w="1540"/>
        <w:gridCol w:w="1540"/>
        <w:gridCol w:w="1540"/>
      </w:tblGrid>
      <w:tr w:rsidR="00D51B51" w:rsidRPr="00762CEC"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E12C8A"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0,33</w:t>
            </w:r>
          </w:p>
        </w:tc>
      </w:tr>
      <w:tr w:rsidR="00D51B51" w:rsidRPr="00E12C8A"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r>
      <w:tr w:rsidR="00D51B51" w:rsidRPr="00E12C8A"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5,00</w:t>
            </w:r>
          </w:p>
        </w:tc>
      </w:tr>
      <w:tr w:rsidR="00D51B51" w:rsidRPr="00E12C8A"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1,00</w:t>
            </w:r>
          </w:p>
        </w:tc>
      </w:tr>
      <w:tr w:rsidR="00D51B51" w:rsidRPr="00E12C8A"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6,83</w:t>
            </w:r>
          </w:p>
        </w:tc>
      </w:tr>
    </w:tbl>
    <w:p w14:paraId="16734FDF" w14:textId="77777777" w:rsidR="00D51B51" w:rsidRDefault="00D51B51" w:rsidP="00D51B51"/>
    <w:tbl>
      <w:tblPr>
        <w:tblW w:w="8288" w:type="dxa"/>
        <w:jc w:val="center"/>
        <w:tblCellMar>
          <w:left w:w="70" w:type="dxa"/>
          <w:right w:w="70" w:type="dxa"/>
        </w:tblCellMar>
        <w:tblLook w:val="04A0" w:firstRow="1" w:lastRow="0" w:firstColumn="1" w:lastColumn="0" w:noHBand="0" w:noVBand="1"/>
      </w:tblPr>
      <w:tblGrid>
        <w:gridCol w:w="2034"/>
        <w:gridCol w:w="1560"/>
        <w:gridCol w:w="1560"/>
        <w:gridCol w:w="1560"/>
        <w:gridCol w:w="1728"/>
      </w:tblGrid>
      <w:tr w:rsidR="00D51B51" w:rsidRPr="00762CEC"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1/3</w:t>
            </w:r>
          </w:p>
        </w:tc>
      </w:tr>
      <w:tr w:rsidR="00D51B51" w:rsidRPr="005D3436"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1/2</w:t>
            </w:r>
          </w:p>
        </w:tc>
      </w:tr>
      <w:tr w:rsidR="00D51B51" w:rsidRPr="005D3436"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w:t>
            </w:r>
          </w:p>
        </w:tc>
      </w:tr>
      <w:tr w:rsidR="00D51B51" w:rsidRPr="005D3436"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w:t>
            </w:r>
          </w:p>
        </w:tc>
      </w:tr>
    </w:tbl>
    <w:p w14:paraId="55C2D5B4" w14:textId="77777777" w:rsidR="00D51B51" w:rsidRDefault="00D51B51" w:rsidP="00D51B51"/>
    <w:tbl>
      <w:tblPr>
        <w:tblW w:w="8312" w:type="dxa"/>
        <w:jc w:val="center"/>
        <w:tblCellMar>
          <w:left w:w="70" w:type="dxa"/>
          <w:right w:w="70" w:type="dxa"/>
        </w:tblCellMar>
        <w:tblLook w:val="04A0" w:firstRow="1" w:lastRow="0" w:firstColumn="1" w:lastColumn="0" w:noHBand="0" w:noVBand="1"/>
      </w:tblPr>
      <w:tblGrid>
        <w:gridCol w:w="2034"/>
        <w:gridCol w:w="1540"/>
        <w:gridCol w:w="1540"/>
        <w:gridCol w:w="1540"/>
        <w:gridCol w:w="1973"/>
      </w:tblGrid>
      <w:tr w:rsidR="00D51B51" w:rsidRPr="00762CEC"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r>
      <w:tr w:rsidR="00D51B51" w:rsidRPr="005D3436"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0,33</w:t>
            </w:r>
          </w:p>
        </w:tc>
      </w:tr>
      <w:tr w:rsidR="00D51B51" w:rsidRPr="005D3436"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r>
      <w:tr w:rsidR="00D51B51" w:rsidRPr="005D3436"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5,00</w:t>
            </w:r>
          </w:p>
        </w:tc>
      </w:tr>
      <w:tr w:rsidR="00D51B51" w:rsidRPr="005D3436"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1,00</w:t>
            </w:r>
          </w:p>
        </w:tc>
      </w:tr>
      <w:tr w:rsidR="00D51B51" w:rsidRPr="005D3436"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6,83</w:t>
            </w:r>
          </w:p>
        </w:tc>
      </w:tr>
    </w:tbl>
    <w:p w14:paraId="5E4A1AEF" w14:textId="77777777" w:rsidR="00D51B51" w:rsidRDefault="00D51B51" w:rsidP="00D51B51">
      <w:pPr>
        <w:pStyle w:val="Ttulo3"/>
        <w:numPr>
          <w:ilvl w:val="2"/>
          <w:numId w:val="4"/>
        </w:numPr>
      </w:pPr>
      <w:bookmarkStart w:id="41" w:name="_Toc257381829"/>
      <w:bookmarkStart w:id="42" w:name="_Toc476693593"/>
      <w:r>
        <w:t>Prioridades para las alternativas por cada criterio.</w:t>
      </w:r>
      <w:bookmarkEnd w:id="41"/>
      <w:bookmarkEnd w:id="42"/>
    </w:p>
    <w:p w14:paraId="5BF82F78" w14:textId="77777777" w:rsidR="00D51B51" w:rsidRDefault="00D51B51" w:rsidP="00D51B51">
      <w:r>
        <w:t>A continuación se presenta la matriz de prioridades para las alternativas frente a los criterios de evaluación.</w:t>
      </w:r>
    </w:p>
    <w:tbl>
      <w:tblPr>
        <w:tblW w:w="8459"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194"/>
      </w:tblGrid>
      <w:tr w:rsidR="00D51B51" w:rsidRPr="00762CEC" w14:paraId="1D81890D"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BA770F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0,54</w:t>
            </w:r>
          </w:p>
        </w:tc>
      </w:tr>
      <w:tr w:rsidR="00D51B51" w:rsidRPr="00D973E8" w14:paraId="128ECC4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0,32</w:t>
            </w:r>
          </w:p>
        </w:tc>
      </w:tr>
      <w:tr w:rsidR="00D51B51" w:rsidRPr="00D973E8" w14:paraId="24DDF8FF"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0,09</w:t>
            </w:r>
          </w:p>
        </w:tc>
      </w:tr>
      <w:tr w:rsidR="00D51B51" w:rsidRPr="00D973E8" w14:paraId="589B5E10"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0,05</w:t>
            </w:r>
          </w:p>
        </w:tc>
      </w:tr>
    </w:tbl>
    <w:p w14:paraId="5B748439" w14:textId="77777777" w:rsidR="00D51B51" w:rsidRDefault="00D51B51" w:rsidP="00D51B51"/>
    <w:tbl>
      <w:tblPr>
        <w:tblW w:w="8363" w:type="dxa"/>
        <w:tblInd w:w="354" w:type="dxa"/>
        <w:tblCellMar>
          <w:left w:w="70" w:type="dxa"/>
          <w:right w:w="70" w:type="dxa"/>
        </w:tblCellMar>
        <w:tblLook w:val="04A0" w:firstRow="1" w:lastRow="0" w:firstColumn="1" w:lastColumn="0" w:noHBand="0" w:noVBand="1"/>
      </w:tblPr>
      <w:tblGrid>
        <w:gridCol w:w="1559"/>
        <w:gridCol w:w="1559"/>
        <w:gridCol w:w="1560"/>
        <w:gridCol w:w="1417"/>
        <w:gridCol w:w="1302"/>
        <w:gridCol w:w="1194"/>
      </w:tblGrid>
      <w:tr w:rsidR="00D51B51" w:rsidRPr="00762CEC" w14:paraId="679D0F9F" w14:textId="77777777" w:rsidTr="00BC3840">
        <w:trPr>
          <w:trHeight w:val="315"/>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D973E8" w14:paraId="0F2A26E3"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0,44</w:t>
            </w:r>
          </w:p>
        </w:tc>
      </w:tr>
      <w:tr w:rsidR="00D51B51" w:rsidRPr="00D973E8" w14:paraId="302494A2" w14:textId="77777777" w:rsidTr="00BC3840">
        <w:trPr>
          <w:trHeight w:val="315"/>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0,31</w:t>
            </w:r>
          </w:p>
        </w:tc>
      </w:tr>
      <w:tr w:rsidR="00D51B51" w:rsidRPr="00D973E8" w14:paraId="36A1E19D" w14:textId="77777777" w:rsidTr="00BC3840">
        <w:trPr>
          <w:trHeight w:val="300"/>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0,15</w:t>
            </w:r>
          </w:p>
        </w:tc>
      </w:tr>
      <w:tr w:rsidR="00D51B51" w:rsidRPr="00D973E8" w14:paraId="2F37D21D" w14:textId="77777777" w:rsidTr="00BC3840">
        <w:trPr>
          <w:trHeight w:val="315"/>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D973E8" w:rsidRDefault="00D51B51" w:rsidP="00F710C3">
            <w:pPr>
              <w:jc w:val="center"/>
              <w:rPr>
                <w:rFonts w:eastAsia="Times New Roman"/>
                <w:color w:val="000000"/>
                <w:lang w:eastAsia="es-CO"/>
              </w:rPr>
            </w:pPr>
            <w:r w:rsidRPr="00D973E8">
              <w:rPr>
                <w:rFonts w:eastAsia="Times New Roman"/>
                <w:color w:val="000000"/>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D973E8" w:rsidRDefault="00D51B51" w:rsidP="00F710C3">
            <w:pPr>
              <w:jc w:val="center"/>
              <w:rPr>
                <w:rFonts w:eastAsia="Times New Roman"/>
                <w:b/>
                <w:bCs/>
                <w:color w:val="000000"/>
                <w:lang w:eastAsia="es-CO"/>
              </w:rPr>
            </w:pPr>
            <w:r w:rsidRPr="00D973E8">
              <w:rPr>
                <w:rFonts w:eastAsia="Times New Roman"/>
                <w:b/>
                <w:bCs/>
                <w:color w:val="000000"/>
                <w:lang w:eastAsia="es-CO"/>
              </w:rPr>
              <w:t>0,11</w:t>
            </w:r>
          </w:p>
        </w:tc>
      </w:tr>
    </w:tbl>
    <w:p w14:paraId="0B8476D5" w14:textId="77777777" w:rsidR="00D51B51" w:rsidRDefault="00D51B51" w:rsidP="00D51B51"/>
    <w:tbl>
      <w:tblPr>
        <w:tblW w:w="8766" w:type="dxa"/>
        <w:tblInd w:w="212" w:type="dxa"/>
        <w:tblCellMar>
          <w:left w:w="70" w:type="dxa"/>
          <w:right w:w="70" w:type="dxa"/>
        </w:tblCellMar>
        <w:tblLook w:val="04A0" w:firstRow="1" w:lastRow="0" w:firstColumn="1" w:lastColumn="0" w:noHBand="0" w:noVBand="1"/>
      </w:tblPr>
      <w:tblGrid>
        <w:gridCol w:w="2228"/>
        <w:gridCol w:w="1431"/>
        <w:gridCol w:w="1431"/>
        <w:gridCol w:w="1342"/>
        <w:gridCol w:w="1188"/>
        <w:gridCol w:w="1146"/>
      </w:tblGrid>
      <w:tr w:rsidR="00D51B51" w:rsidRPr="00762CEC" w14:paraId="15952C8C" w14:textId="77777777" w:rsidTr="00BC3840">
        <w:trPr>
          <w:trHeight w:val="315"/>
        </w:trPr>
        <w:tc>
          <w:tcPr>
            <w:tcW w:w="21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39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23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031"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E12C8A" w14:paraId="2BF169E6"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493"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493"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0,03</w:t>
            </w:r>
          </w:p>
        </w:tc>
        <w:tc>
          <w:tcPr>
            <w:tcW w:w="139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0,05</w:t>
            </w:r>
          </w:p>
        </w:tc>
        <w:tc>
          <w:tcPr>
            <w:tcW w:w="1031"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0,06</w:t>
            </w:r>
          </w:p>
        </w:tc>
      </w:tr>
      <w:tr w:rsidR="00D51B51" w:rsidRPr="00E12C8A" w14:paraId="2E3C07AD" w14:textId="77777777" w:rsidTr="00BC3840">
        <w:trPr>
          <w:trHeight w:val="315"/>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93"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39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0,10</w:t>
            </w:r>
          </w:p>
        </w:tc>
        <w:tc>
          <w:tcPr>
            <w:tcW w:w="1238"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0,07</w:t>
            </w:r>
          </w:p>
        </w:tc>
        <w:tc>
          <w:tcPr>
            <w:tcW w:w="1031"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0,12</w:t>
            </w:r>
          </w:p>
        </w:tc>
      </w:tr>
      <w:tr w:rsidR="00D51B51" w:rsidRPr="00E12C8A" w14:paraId="0461C6B6" w14:textId="77777777" w:rsidTr="00BC3840">
        <w:trPr>
          <w:trHeight w:val="300"/>
        </w:trPr>
        <w:tc>
          <w:tcPr>
            <w:tcW w:w="21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493"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0,50</w:t>
            </w:r>
          </w:p>
        </w:tc>
        <w:tc>
          <w:tcPr>
            <w:tcW w:w="1493"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0,68</w:t>
            </w:r>
          </w:p>
        </w:tc>
        <w:tc>
          <w:tcPr>
            <w:tcW w:w="139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0,67</w:t>
            </w:r>
          </w:p>
        </w:tc>
        <w:tc>
          <w:tcPr>
            <w:tcW w:w="1238"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0,73</w:t>
            </w:r>
          </w:p>
        </w:tc>
        <w:tc>
          <w:tcPr>
            <w:tcW w:w="1031"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0,65</w:t>
            </w:r>
          </w:p>
        </w:tc>
      </w:tr>
      <w:tr w:rsidR="00D51B51" w:rsidRPr="00E12C8A" w14:paraId="7EED75D9" w14:textId="77777777" w:rsidTr="00BC3840">
        <w:trPr>
          <w:trHeight w:val="315"/>
        </w:trPr>
        <w:tc>
          <w:tcPr>
            <w:tcW w:w="21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lastRenderedPageBreak/>
              <w:t>PSA</w:t>
            </w:r>
          </w:p>
        </w:tc>
        <w:tc>
          <w:tcPr>
            <w:tcW w:w="1493"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0,21</w:t>
            </w:r>
          </w:p>
        </w:tc>
        <w:tc>
          <w:tcPr>
            <w:tcW w:w="1493"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0,19</w:t>
            </w:r>
          </w:p>
        </w:tc>
        <w:tc>
          <w:tcPr>
            <w:tcW w:w="139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0,13</w:t>
            </w:r>
          </w:p>
        </w:tc>
        <w:tc>
          <w:tcPr>
            <w:tcW w:w="1238"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12C8A" w:rsidRDefault="00D51B51" w:rsidP="00F710C3">
            <w:pPr>
              <w:jc w:val="center"/>
              <w:rPr>
                <w:rFonts w:eastAsia="Times New Roman"/>
                <w:color w:val="000000"/>
                <w:lang w:eastAsia="es-CO"/>
              </w:rPr>
            </w:pPr>
            <w:r w:rsidRPr="00E12C8A">
              <w:rPr>
                <w:rFonts w:eastAsia="Times New Roman"/>
                <w:color w:val="000000"/>
                <w:lang w:eastAsia="es-CO"/>
              </w:rPr>
              <w:t>0,15</w:t>
            </w:r>
          </w:p>
        </w:tc>
        <w:tc>
          <w:tcPr>
            <w:tcW w:w="1031"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12C8A" w:rsidRDefault="00D51B51" w:rsidP="00F710C3">
            <w:pPr>
              <w:jc w:val="center"/>
              <w:rPr>
                <w:rFonts w:eastAsia="Times New Roman"/>
                <w:b/>
                <w:bCs/>
                <w:color w:val="000000"/>
                <w:lang w:eastAsia="es-CO"/>
              </w:rPr>
            </w:pPr>
            <w:r w:rsidRPr="00E12C8A">
              <w:rPr>
                <w:rFonts w:eastAsia="Times New Roman"/>
                <w:b/>
                <w:bCs/>
                <w:color w:val="000000"/>
                <w:lang w:eastAsia="es-CO"/>
              </w:rPr>
              <w:t>0,17</w:t>
            </w:r>
          </w:p>
        </w:tc>
      </w:tr>
    </w:tbl>
    <w:p w14:paraId="76CF0F2C" w14:textId="77777777" w:rsidR="00D51B51" w:rsidRDefault="00D51B51" w:rsidP="00D51B51"/>
    <w:tbl>
      <w:tblPr>
        <w:tblW w:w="8950" w:type="dxa"/>
        <w:tblInd w:w="51" w:type="dxa"/>
        <w:tblCellMar>
          <w:left w:w="70" w:type="dxa"/>
          <w:right w:w="70" w:type="dxa"/>
        </w:tblCellMar>
        <w:tblLook w:val="04A0" w:firstRow="1" w:lastRow="0" w:firstColumn="1" w:lastColumn="0" w:noHBand="0" w:noVBand="1"/>
      </w:tblPr>
      <w:tblGrid>
        <w:gridCol w:w="2034"/>
        <w:gridCol w:w="1559"/>
        <w:gridCol w:w="1560"/>
        <w:gridCol w:w="1417"/>
        <w:gridCol w:w="1350"/>
        <w:gridCol w:w="1202"/>
      </w:tblGrid>
      <w:tr w:rsidR="00D51B51" w:rsidRPr="00762CEC" w14:paraId="6BA12AE4" w14:textId="77777777" w:rsidTr="00BC3840">
        <w:trPr>
          <w:trHeight w:val="315"/>
        </w:trPr>
        <w:tc>
          <w:tcPr>
            <w:tcW w:w="186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35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20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5D3436" w14:paraId="0A5AC7AD"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56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0,05</w:t>
            </w:r>
          </w:p>
        </w:tc>
        <w:tc>
          <w:tcPr>
            <w:tcW w:w="120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0,06</w:t>
            </w:r>
          </w:p>
        </w:tc>
      </w:tr>
      <w:tr w:rsidR="00D51B51" w:rsidRPr="005D3436" w14:paraId="1139101E" w14:textId="77777777" w:rsidTr="00BC3840">
        <w:trPr>
          <w:trHeight w:val="315"/>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417"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0,10</w:t>
            </w:r>
          </w:p>
        </w:tc>
        <w:tc>
          <w:tcPr>
            <w:tcW w:w="1350"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0,07</w:t>
            </w:r>
          </w:p>
        </w:tc>
        <w:tc>
          <w:tcPr>
            <w:tcW w:w="120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0,12</w:t>
            </w:r>
          </w:p>
        </w:tc>
      </w:tr>
      <w:tr w:rsidR="00D51B51" w:rsidRPr="005D3436" w14:paraId="0B6B6467" w14:textId="77777777" w:rsidTr="00BC3840">
        <w:trPr>
          <w:trHeight w:val="300"/>
        </w:trPr>
        <w:tc>
          <w:tcPr>
            <w:tcW w:w="186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0,50</w:t>
            </w:r>
          </w:p>
        </w:tc>
        <w:tc>
          <w:tcPr>
            <w:tcW w:w="156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0,68</w:t>
            </w:r>
          </w:p>
        </w:tc>
        <w:tc>
          <w:tcPr>
            <w:tcW w:w="1417"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0,67</w:t>
            </w:r>
          </w:p>
        </w:tc>
        <w:tc>
          <w:tcPr>
            <w:tcW w:w="1350"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0,73</w:t>
            </w:r>
          </w:p>
        </w:tc>
        <w:tc>
          <w:tcPr>
            <w:tcW w:w="120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0,65</w:t>
            </w:r>
          </w:p>
        </w:tc>
      </w:tr>
      <w:tr w:rsidR="00D51B51" w:rsidRPr="005D3436" w14:paraId="5989F0BF" w14:textId="77777777" w:rsidTr="00BC3840">
        <w:trPr>
          <w:trHeight w:val="315"/>
        </w:trPr>
        <w:tc>
          <w:tcPr>
            <w:tcW w:w="186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0,21</w:t>
            </w:r>
          </w:p>
        </w:tc>
        <w:tc>
          <w:tcPr>
            <w:tcW w:w="156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0,19</w:t>
            </w:r>
          </w:p>
        </w:tc>
        <w:tc>
          <w:tcPr>
            <w:tcW w:w="1417"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0,13</w:t>
            </w:r>
          </w:p>
        </w:tc>
        <w:tc>
          <w:tcPr>
            <w:tcW w:w="1350"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5D3436" w:rsidRDefault="00D51B51" w:rsidP="00F710C3">
            <w:pPr>
              <w:jc w:val="center"/>
              <w:rPr>
                <w:rFonts w:eastAsia="Times New Roman"/>
                <w:color w:val="000000"/>
                <w:lang w:eastAsia="es-CO"/>
              </w:rPr>
            </w:pPr>
            <w:r w:rsidRPr="005D3436">
              <w:rPr>
                <w:rFonts w:eastAsia="Times New Roman"/>
                <w:color w:val="000000"/>
                <w:lang w:eastAsia="es-CO"/>
              </w:rPr>
              <w:t>0,15</w:t>
            </w:r>
          </w:p>
        </w:tc>
        <w:tc>
          <w:tcPr>
            <w:tcW w:w="120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5D3436" w:rsidRDefault="00D51B51" w:rsidP="00F710C3">
            <w:pPr>
              <w:jc w:val="center"/>
              <w:rPr>
                <w:rFonts w:eastAsia="Times New Roman"/>
                <w:b/>
                <w:bCs/>
                <w:color w:val="000000"/>
                <w:lang w:eastAsia="es-CO"/>
              </w:rPr>
            </w:pPr>
            <w:r w:rsidRPr="005D3436">
              <w:rPr>
                <w:rFonts w:eastAsia="Times New Roman"/>
                <w:b/>
                <w:bCs/>
                <w:color w:val="000000"/>
                <w:lang w:eastAsia="es-CO"/>
              </w:rPr>
              <w:t>0,17</w:t>
            </w:r>
          </w:p>
        </w:tc>
      </w:tr>
    </w:tbl>
    <w:p w14:paraId="1BE5B61E" w14:textId="77777777" w:rsidR="00D51B51" w:rsidRDefault="00D51B51" w:rsidP="00D51B51"/>
    <w:p w14:paraId="5688517F" w14:textId="77777777" w:rsidR="00D51B51" w:rsidRDefault="00D51B51" w:rsidP="00D51B51">
      <w:pPr>
        <w:pStyle w:val="Ttulo3"/>
        <w:numPr>
          <w:ilvl w:val="2"/>
          <w:numId w:val="4"/>
        </w:numPr>
      </w:pPr>
      <w:bookmarkStart w:id="43" w:name="_Toc257381830"/>
      <w:bookmarkStart w:id="44" w:name="_Toc476693594"/>
      <w:r>
        <w:t>Clasificación de prioridad global</w:t>
      </w:r>
      <w:bookmarkEnd w:id="43"/>
      <w:bookmarkEnd w:id="44"/>
    </w:p>
    <w:p w14:paraId="46AB629B" w14:textId="77777777" w:rsidR="00D51B51" w:rsidRDefault="00D51B51" w:rsidP="00D51B51">
      <w:r>
        <w:t>La matriz de prioridad global se presenta a continuación.</w:t>
      </w:r>
    </w:p>
    <w:tbl>
      <w:tblPr>
        <w:tblW w:w="9483" w:type="dxa"/>
        <w:jc w:val="center"/>
        <w:tblCellMar>
          <w:left w:w="70" w:type="dxa"/>
          <w:right w:w="70" w:type="dxa"/>
        </w:tblCellMar>
        <w:tblLook w:val="04A0" w:firstRow="1" w:lastRow="0" w:firstColumn="1" w:lastColumn="0" w:noHBand="0" w:noVBand="1"/>
      </w:tblPr>
      <w:tblGrid>
        <w:gridCol w:w="634"/>
        <w:gridCol w:w="1061"/>
        <w:gridCol w:w="1276"/>
        <w:gridCol w:w="2327"/>
        <w:gridCol w:w="2034"/>
        <w:gridCol w:w="2327"/>
        <w:gridCol w:w="1194"/>
      </w:tblGrid>
      <w:tr w:rsidR="00D51B51" w:rsidRPr="00762CEC" w14:paraId="21A93D6C" w14:textId="77777777" w:rsidTr="00BC3840">
        <w:trPr>
          <w:trHeight w:val="327"/>
          <w:jc w:val="center"/>
        </w:trPr>
        <w:tc>
          <w:tcPr>
            <w:tcW w:w="20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27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126"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789"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033"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Prioridad</w:t>
            </w:r>
          </w:p>
        </w:tc>
      </w:tr>
      <w:tr w:rsidR="00D51B51" w:rsidRPr="00167361" w14:paraId="636E8353" w14:textId="77777777" w:rsidTr="00BC3840">
        <w:trPr>
          <w:trHeight w:val="300"/>
          <w:jc w:val="center"/>
        </w:trPr>
        <w:tc>
          <w:tcPr>
            <w:tcW w:w="205"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0,54</w:t>
            </w:r>
          </w:p>
        </w:tc>
        <w:tc>
          <w:tcPr>
            <w:tcW w:w="1276"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0,44</w:t>
            </w:r>
          </w:p>
        </w:tc>
        <w:tc>
          <w:tcPr>
            <w:tcW w:w="2126"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1789" w:type="dxa"/>
            <w:tcBorders>
              <w:top w:val="nil"/>
              <w:left w:val="nil"/>
              <w:bottom w:val="single" w:sz="4" w:space="0" w:color="auto"/>
              <w:right w:val="nil"/>
            </w:tcBorders>
            <w:shd w:val="clear" w:color="auto" w:fill="auto"/>
            <w:noWrap/>
            <w:vAlign w:val="bottom"/>
            <w:hideMark/>
          </w:tcPr>
          <w:p w14:paraId="2F5A66B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0,06</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PRECIO</w:t>
            </w:r>
          </w:p>
        </w:tc>
        <w:tc>
          <w:tcPr>
            <w:tcW w:w="106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r>
      <w:tr w:rsidR="00D51B51" w:rsidRPr="00167361" w14:paraId="57E1692B"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0,32</w:t>
            </w:r>
          </w:p>
        </w:tc>
        <w:tc>
          <w:tcPr>
            <w:tcW w:w="1276"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0,31</w:t>
            </w:r>
          </w:p>
        </w:tc>
        <w:tc>
          <w:tcPr>
            <w:tcW w:w="2126"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1789" w:type="dxa"/>
            <w:tcBorders>
              <w:top w:val="nil"/>
              <w:left w:val="nil"/>
              <w:bottom w:val="single" w:sz="4" w:space="0" w:color="auto"/>
              <w:right w:val="nil"/>
            </w:tcBorders>
            <w:shd w:val="clear" w:color="auto" w:fill="auto"/>
            <w:noWrap/>
            <w:vAlign w:val="bottom"/>
            <w:hideMark/>
          </w:tcPr>
          <w:p w14:paraId="4E27146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0,12</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TIEMPO</w:t>
            </w:r>
          </w:p>
        </w:tc>
        <w:tc>
          <w:tcPr>
            <w:tcW w:w="106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0,07</w:t>
            </w:r>
          </w:p>
        </w:tc>
      </w:tr>
      <w:tr w:rsidR="00D51B51" w:rsidRPr="00167361" w14:paraId="435F5E5D" w14:textId="77777777" w:rsidTr="00BC3840">
        <w:trPr>
          <w:trHeight w:val="300"/>
          <w:jc w:val="center"/>
        </w:trPr>
        <w:tc>
          <w:tcPr>
            <w:tcW w:w="20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0,09</w:t>
            </w:r>
          </w:p>
        </w:tc>
        <w:tc>
          <w:tcPr>
            <w:tcW w:w="1276"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0,15</w:t>
            </w:r>
          </w:p>
        </w:tc>
        <w:tc>
          <w:tcPr>
            <w:tcW w:w="2126"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1789" w:type="dxa"/>
            <w:tcBorders>
              <w:top w:val="nil"/>
              <w:left w:val="nil"/>
              <w:bottom w:val="single" w:sz="4" w:space="0" w:color="auto"/>
              <w:right w:val="nil"/>
            </w:tcBorders>
            <w:shd w:val="clear" w:color="auto" w:fill="auto"/>
            <w:noWrap/>
            <w:vAlign w:val="bottom"/>
            <w:hideMark/>
          </w:tcPr>
          <w:p w14:paraId="47E9E3B5"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0,65</w:t>
            </w:r>
          </w:p>
        </w:tc>
        <w:tc>
          <w:tcPr>
            <w:tcW w:w="2033"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AUTOMATIZACIÓN</w:t>
            </w:r>
          </w:p>
        </w:tc>
        <w:tc>
          <w:tcPr>
            <w:tcW w:w="106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0,3</w:t>
            </w:r>
          </w:p>
        </w:tc>
      </w:tr>
      <w:tr w:rsidR="00D51B51" w:rsidRPr="00167361" w14:paraId="5A8B8B13" w14:textId="77777777" w:rsidTr="00BC3840">
        <w:trPr>
          <w:trHeight w:val="315"/>
          <w:jc w:val="center"/>
        </w:trPr>
        <w:tc>
          <w:tcPr>
            <w:tcW w:w="20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0,05</w:t>
            </w:r>
          </w:p>
        </w:tc>
        <w:tc>
          <w:tcPr>
            <w:tcW w:w="1276"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0,11</w:t>
            </w:r>
          </w:p>
        </w:tc>
        <w:tc>
          <w:tcPr>
            <w:tcW w:w="2126"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1789" w:type="dxa"/>
            <w:tcBorders>
              <w:top w:val="nil"/>
              <w:left w:val="nil"/>
              <w:bottom w:val="single" w:sz="8" w:space="0" w:color="auto"/>
              <w:right w:val="nil"/>
            </w:tcBorders>
            <w:shd w:val="clear" w:color="auto" w:fill="auto"/>
            <w:noWrap/>
            <w:vAlign w:val="bottom"/>
            <w:hideMark/>
          </w:tcPr>
          <w:p w14:paraId="39434916"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0,17</w:t>
            </w:r>
          </w:p>
        </w:tc>
        <w:tc>
          <w:tcPr>
            <w:tcW w:w="2033"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7777777" w:rsidR="00D51B51" w:rsidRPr="00167361" w:rsidRDefault="00D51B51" w:rsidP="00F710C3">
            <w:pPr>
              <w:rPr>
                <w:rFonts w:eastAsia="Times New Roman"/>
                <w:b/>
                <w:bCs/>
                <w:color w:val="000000"/>
                <w:lang w:eastAsia="es-CO"/>
              </w:rPr>
            </w:pPr>
            <w:r w:rsidRPr="00167361">
              <w:rPr>
                <w:rFonts w:eastAsia="Times New Roman"/>
                <w:b/>
                <w:bCs/>
                <w:color w:val="000000"/>
                <w:lang w:eastAsia="es-CO"/>
              </w:rPr>
              <w:t>CONFIABILIDAD</w:t>
            </w:r>
          </w:p>
        </w:tc>
        <w:tc>
          <w:tcPr>
            <w:tcW w:w="106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167361" w:rsidRDefault="00D51B51" w:rsidP="00F710C3">
            <w:pPr>
              <w:jc w:val="center"/>
              <w:rPr>
                <w:rFonts w:eastAsia="Times New Roman"/>
                <w:b/>
                <w:bCs/>
                <w:color w:val="000000"/>
                <w:lang w:eastAsia="es-CO"/>
              </w:rPr>
            </w:pPr>
            <w:r w:rsidRPr="00167361">
              <w:rPr>
                <w:rFonts w:eastAsia="Times New Roman"/>
                <w:b/>
                <w:bCs/>
                <w:color w:val="000000"/>
                <w:lang w:eastAsia="es-CO"/>
              </w:rPr>
              <w:t>0,58</w:t>
            </w:r>
          </w:p>
        </w:tc>
      </w:tr>
    </w:tbl>
    <w:p w14:paraId="36633C3B" w14:textId="77777777" w:rsidR="00D51B51" w:rsidRDefault="00D51B51" w:rsidP="00D51B51"/>
    <w:tbl>
      <w:tblPr>
        <w:tblW w:w="8710" w:type="dxa"/>
        <w:jc w:val="center"/>
        <w:tblCellMar>
          <w:left w:w="70" w:type="dxa"/>
          <w:right w:w="70" w:type="dxa"/>
        </w:tblCellMar>
        <w:tblLook w:val="04A0" w:firstRow="1" w:lastRow="0" w:firstColumn="1" w:lastColumn="0" w:noHBand="0" w:noVBand="1"/>
      </w:tblPr>
      <w:tblGrid>
        <w:gridCol w:w="614"/>
        <w:gridCol w:w="1025"/>
        <w:gridCol w:w="1025"/>
        <w:gridCol w:w="2241"/>
        <w:gridCol w:w="1960"/>
        <w:gridCol w:w="2113"/>
      </w:tblGrid>
      <w:tr w:rsidR="00D51B51" w:rsidRPr="00762CEC" w14:paraId="460534F8" w14:textId="77777777" w:rsidTr="00F710C3">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762CEC" w:rsidRDefault="00D51B51" w:rsidP="00F710C3">
            <w:pPr>
              <w:rPr>
                <w:rFonts w:eastAsia="Times New Roman"/>
                <w:b/>
                <w:color w:val="FFFFFF" w:themeColor="background1"/>
                <w:lang w:eastAsia="es-CO"/>
              </w:rPr>
            </w:pPr>
            <w:r w:rsidRPr="00762CEC">
              <w:rPr>
                <w:rFonts w:eastAsia="Times New Roman"/>
                <w:b/>
                <w:color w:val="FFFFFF" w:themeColor="background1"/>
                <w:lang w:eastAsia="es-CO"/>
              </w:rPr>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77777777" w:rsidR="00D51B51" w:rsidRPr="00762CEC" w:rsidRDefault="00D51B51" w:rsidP="00F710C3">
            <w:pPr>
              <w:rPr>
                <w:rFonts w:eastAsia="Times New Roman"/>
                <w:b/>
                <w:bCs/>
                <w:color w:val="FFFFFF" w:themeColor="background1"/>
                <w:lang w:eastAsia="es-CO"/>
              </w:rPr>
            </w:pPr>
            <w:r w:rsidRPr="00762CEC">
              <w:rPr>
                <w:rFonts w:eastAsia="Times New Roman"/>
                <w:b/>
                <w:bCs/>
                <w:color w:val="FFFFFF" w:themeColor="background1"/>
                <w:lang w:eastAsia="es-CO"/>
              </w:rPr>
              <w:t>ANALISIS COMPLETO</w:t>
            </w:r>
          </w:p>
        </w:tc>
      </w:tr>
      <w:tr w:rsidR="00D51B51" w:rsidRPr="00162911" w14:paraId="451046CD"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0,1106</w:t>
            </w:r>
          </w:p>
        </w:tc>
      </w:tr>
      <w:tr w:rsidR="00D51B51" w:rsidRPr="00162911" w14:paraId="15DB75D5"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0,1433</w:t>
            </w:r>
          </w:p>
        </w:tc>
      </w:tr>
      <w:tr w:rsidR="00D51B51" w:rsidRPr="001239DC" w14:paraId="2F7ACC8C" w14:textId="77777777" w:rsidTr="00F710C3">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633249" w:rsidRDefault="00D51B51" w:rsidP="00F710C3">
            <w:pPr>
              <w:jc w:val="right"/>
              <w:rPr>
                <w:rFonts w:eastAsia="Times New Roman"/>
                <w:b/>
                <w:bCs/>
                <w:i/>
                <w:iCs/>
                <w:color w:val="632423"/>
                <w:sz w:val="28"/>
                <w:szCs w:val="28"/>
                <w:u w:val="single"/>
                <w:lang w:eastAsia="es-CO"/>
              </w:rPr>
            </w:pPr>
            <w:r w:rsidRPr="00633249">
              <w:rPr>
                <w:rFonts w:eastAsia="Times New Roman"/>
                <w:b/>
                <w:bCs/>
                <w:i/>
                <w:iCs/>
                <w:color w:val="632423"/>
                <w:sz w:val="28"/>
                <w:szCs w:val="28"/>
                <w:u w:val="single"/>
                <w:lang w:eastAsia="es-CO"/>
              </w:rPr>
              <w:t>0,587</w:t>
            </w:r>
          </w:p>
        </w:tc>
      </w:tr>
      <w:tr w:rsidR="00D51B51" w:rsidRPr="00162911" w14:paraId="15F8E2DF" w14:textId="77777777" w:rsidTr="00F710C3">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762CEC" w:rsidRDefault="00D51B51" w:rsidP="00F710C3">
            <w:pPr>
              <w:jc w:val="center"/>
              <w:rPr>
                <w:rFonts w:eastAsia="Times New Roman"/>
                <w:b/>
                <w:bCs/>
                <w:color w:val="FFFFFF" w:themeColor="background1"/>
                <w:lang w:eastAsia="es-CO"/>
              </w:rPr>
            </w:pPr>
            <w:r w:rsidRPr="00762CEC">
              <w:rPr>
                <w:rFonts w:eastAsia="Times New Roman"/>
                <w:b/>
                <w:bCs/>
                <w:color w:val="FFFFFF" w:themeColor="background1"/>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162911" w:rsidRDefault="00D51B51" w:rsidP="00F710C3">
            <w:pPr>
              <w:jc w:val="right"/>
              <w:rPr>
                <w:rFonts w:eastAsia="Times New Roman"/>
                <w:color w:val="000000"/>
                <w:lang w:eastAsia="es-CO"/>
              </w:rPr>
            </w:pPr>
            <w:r w:rsidRPr="00162911">
              <w:rPr>
                <w:rFonts w:eastAsia="Times New Roman"/>
                <w:color w:val="000000"/>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162911" w:rsidRDefault="00D51B51" w:rsidP="00F710C3">
            <w:pPr>
              <w:jc w:val="right"/>
              <w:rPr>
                <w:rFonts w:eastAsia="Times New Roman"/>
                <w:b/>
                <w:bCs/>
                <w:color w:val="1F497D"/>
                <w:lang w:eastAsia="es-CO"/>
              </w:rPr>
            </w:pPr>
            <w:r w:rsidRPr="00162911">
              <w:rPr>
                <w:rFonts w:eastAsia="Times New Roman"/>
                <w:b/>
                <w:bCs/>
                <w:color w:val="1F497D"/>
                <w:lang w:eastAsia="es-CO"/>
              </w:rPr>
              <w:t>0,1598</w:t>
            </w:r>
          </w:p>
        </w:tc>
      </w:tr>
    </w:tbl>
    <w:p w14:paraId="08243079" w14:textId="77777777" w:rsidR="00D51B51" w:rsidRDefault="00D51B51" w:rsidP="00D51B51"/>
    <w:p w14:paraId="6F6452EB" w14:textId="77777777" w:rsidR="00D51B51" w:rsidRDefault="00D51B51" w:rsidP="00D51B51">
      <w:pPr>
        <w:pStyle w:val="Ttulo3"/>
        <w:numPr>
          <w:ilvl w:val="2"/>
          <w:numId w:val="4"/>
        </w:numPr>
      </w:pPr>
      <w:bookmarkStart w:id="45" w:name="_Toc257381831"/>
      <w:bookmarkStart w:id="46" w:name="_Toc476693595"/>
      <w:r>
        <w:t>Mejor Alternativa:</w:t>
      </w:r>
      <w:bookmarkEnd w:id="45"/>
      <w:bookmarkEnd w:id="46"/>
    </w:p>
    <w:p w14:paraId="76CDEDB7" w14:textId="77777777" w:rsidR="00D51B51" w:rsidRDefault="00D51B51" w:rsidP="00D51B51">
      <w:r>
        <w:t xml:space="preserve">La alternativa elegida para implementación y solución del problema y que cumple con las condiciones del objetivo principal para el proyecto con un porcentaje del 58,7% es la </w:t>
      </w:r>
      <w:r w:rsidRPr="00F317F5">
        <w:rPr>
          <w:b/>
        </w:rPr>
        <w:t>Alternativa 3</w:t>
      </w:r>
      <w:r>
        <w:rPr>
          <w:b/>
        </w:rPr>
        <w:t>.</w:t>
      </w:r>
    </w:p>
    <w:p w14:paraId="5525787F" w14:textId="77777777" w:rsidR="00D51B51" w:rsidRDefault="00D51B51" w:rsidP="00D51B51">
      <w:pPr>
        <w:pStyle w:val="Prrafodelista"/>
        <w:numPr>
          <w:ilvl w:val="0"/>
          <w:numId w:val="1"/>
        </w:numPr>
        <w:spacing w:after="200" w:line="276" w:lineRule="auto"/>
        <w:jc w:val="both"/>
      </w:pPr>
      <w:r>
        <w:t>Comprar maquinaria mejorada para realizar mediciones a nivel de transformadores de medición y distribución. Dejar los actuales equipos de medida finales.</w:t>
      </w:r>
    </w:p>
    <w:p w14:paraId="198C7316" w14:textId="77777777" w:rsidR="00D51B51" w:rsidRDefault="00D51B51" w:rsidP="00D51B51">
      <w:pPr>
        <w:pStyle w:val="Prrafodelista"/>
        <w:numPr>
          <w:ilvl w:val="0"/>
          <w:numId w:val="1"/>
        </w:numPr>
        <w:spacing w:after="200" w:line="276" w:lineRule="auto"/>
        <w:jc w:val="both"/>
      </w:pPr>
      <w:r>
        <w:t>Contratar una empresa de tecnología para diseñar, construir e implementar sistemas de información a la medida para el control comercial y técnico a nivel de análisis de datos de medida.</w:t>
      </w:r>
    </w:p>
    <w:p w14:paraId="3C27C964" w14:textId="77777777" w:rsidR="00D51B51" w:rsidRDefault="00D51B51" w:rsidP="00D51B51">
      <w:pPr>
        <w:pStyle w:val="Prrafodelista"/>
        <w:numPr>
          <w:ilvl w:val="0"/>
          <w:numId w:val="1"/>
        </w:numPr>
        <w:spacing w:after="200" w:line="276" w:lineRule="auto"/>
        <w:jc w:val="both"/>
      </w:pPr>
      <w: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77777777" w:rsidR="00D51B51" w:rsidRDefault="00D51B51" w:rsidP="00D51B51">
      <w:pPr>
        <w:pStyle w:val="Prrafodelista"/>
        <w:numPr>
          <w:ilvl w:val="0"/>
          <w:numId w:val="1"/>
        </w:numPr>
        <w:spacing w:after="200" w:line="276" w:lineRule="auto"/>
        <w:jc w:val="both"/>
      </w:pPr>
      <w:r>
        <w:t>Contratar una empresa especializada en capacitación a la comunidad en procesos de control de recursos económicos para el hogar.</w:t>
      </w:r>
      <w:bookmarkStart w:id="47" w:name="_Toc257381832"/>
    </w:p>
    <w:p w14:paraId="26D81AD5" w14:textId="77777777" w:rsidR="00D51B51" w:rsidRDefault="00D51B51" w:rsidP="00D51B51">
      <w:pPr>
        <w:pStyle w:val="Ttulo3"/>
        <w:numPr>
          <w:ilvl w:val="2"/>
          <w:numId w:val="4"/>
        </w:numPr>
      </w:pPr>
      <w:bookmarkStart w:id="48" w:name="_Toc476693596"/>
      <w:r>
        <w:lastRenderedPageBreak/>
        <w:t>Matriz del marco lógico</w:t>
      </w:r>
      <w:bookmarkEnd w:id="47"/>
      <w:bookmarkEnd w:id="48"/>
    </w:p>
    <w:p w14:paraId="4B8A13DA" w14:textId="77777777" w:rsidR="00D51B51" w:rsidRDefault="00D51B51" w:rsidP="00D51B51">
      <w:pPr>
        <w:jc w:val="both"/>
      </w:pPr>
      <w:r>
        <w:t>Con el procedimiento ya desarrollado, se procede con la estructuración del proyecto; a continuación, se presenta el árbol de objetivos del proyecto “Estructura analítica del proyecto EAP”.</w:t>
      </w:r>
    </w:p>
    <w:p w14:paraId="0B286E10" w14:textId="77777777" w:rsidR="00D51B51" w:rsidRDefault="00D51B51" w:rsidP="00D51B51">
      <w:pPr>
        <w:jc w:val="both"/>
      </w:pPr>
    </w:p>
    <w:tbl>
      <w:tblPr>
        <w:tblW w:w="11198" w:type="dxa"/>
        <w:tblInd w:w="-1138" w:type="dxa"/>
        <w:tblCellMar>
          <w:left w:w="70" w:type="dxa"/>
          <w:right w:w="70" w:type="dxa"/>
        </w:tblCellMar>
        <w:tblLook w:val="04A0" w:firstRow="1" w:lastRow="0" w:firstColumn="1" w:lastColumn="0" w:noHBand="0" w:noVBand="1"/>
      </w:tblPr>
      <w:tblGrid>
        <w:gridCol w:w="2021"/>
        <w:gridCol w:w="2161"/>
        <w:gridCol w:w="2693"/>
        <w:gridCol w:w="2693"/>
        <w:gridCol w:w="2268"/>
      </w:tblGrid>
      <w:tr w:rsidR="00D51B51" w:rsidRPr="00B729DB" w14:paraId="626FE909" w14:textId="77777777" w:rsidTr="00F710C3">
        <w:trPr>
          <w:trHeight w:val="390"/>
        </w:trPr>
        <w:tc>
          <w:tcPr>
            <w:tcW w:w="1383" w:type="dxa"/>
            <w:tcBorders>
              <w:top w:val="single" w:sz="8" w:space="0" w:color="auto"/>
              <w:left w:val="single" w:sz="8" w:space="0" w:color="auto"/>
              <w:bottom w:val="single" w:sz="8" w:space="0" w:color="auto"/>
              <w:right w:val="single" w:sz="4" w:space="0" w:color="auto"/>
            </w:tcBorders>
            <w:shd w:val="clear" w:color="000000" w:fill="244061" w:themeFill="accent1" w:themeFillShade="80"/>
            <w:noWrap/>
            <w:vAlign w:val="bottom"/>
            <w:hideMark/>
          </w:tcPr>
          <w:p w14:paraId="29130374"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OBJETIVOS</w:t>
            </w:r>
          </w:p>
        </w:tc>
        <w:tc>
          <w:tcPr>
            <w:tcW w:w="2161"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59782FFD"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ENUNCIADO</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72D5D53F"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INDICADORES</w:t>
            </w:r>
          </w:p>
        </w:tc>
        <w:tc>
          <w:tcPr>
            <w:tcW w:w="2693" w:type="dxa"/>
            <w:tcBorders>
              <w:top w:val="single" w:sz="8" w:space="0" w:color="auto"/>
              <w:left w:val="nil"/>
              <w:bottom w:val="single" w:sz="8" w:space="0" w:color="auto"/>
              <w:right w:val="single" w:sz="4" w:space="0" w:color="auto"/>
            </w:tcBorders>
            <w:shd w:val="clear" w:color="000000" w:fill="244061" w:themeFill="accent1" w:themeFillShade="80"/>
            <w:noWrap/>
            <w:vAlign w:val="bottom"/>
            <w:hideMark/>
          </w:tcPr>
          <w:p w14:paraId="1062D803"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MEDIOS DE VERIFICACIÓN</w:t>
            </w:r>
          </w:p>
        </w:tc>
        <w:tc>
          <w:tcPr>
            <w:tcW w:w="2268" w:type="dxa"/>
            <w:tcBorders>
              <w:top w:val="single" w:sz="8" w:space="0" w:color="auto"/>
              <w:left w:val="nil"/>
              <w:bottom w:val="single" w:sz="8" w:space="0" w:color="auto"/>
              <w:right w:val="single" w:sz="8" w:space="0" w:color="auto"/>
            </w:tcBorders>
            <w:shd w:val="clear" w:color="000000" w:fill="244061" w:themeFill="accent1" w:themeFillShade="80"/>
            <w:noWrap/>
            <w:vAlign w:val="bottom"/>
            <w:hideMark/>
          </w:tcPr>
          <w:p w14:paraId="3B05A3F6" w14:textId="77777777" w:rsidR="00D51B51" w:rsidRPr="00B729DB" w:rsidRDefault="00D51B51" w:rsidP="00F710C3">
            <w:pPr>
              <w:jc w:val="center"/>
              <w:rPr>
                <w:rFonts w:eastAsia="Times New Roman"/>
                <w:b/>
                <w:bCs/>
                <w:color w:val="FFFFFF"/>
                <w:sz w:val="28"/>
                <w:szCs w:val="28"/>
                <w:lang w:eastAsia="es-CO"/>
              </w:rPr>
            </w:pPr>
            <w:r w:rsidRPr="00B729DB">
              <w:rPr>
                <w:rFonts w:eastAsia="Times New Roman"/>
                <w:b/>
                <w:bCs/>
                <w:color w:val="FFFFFF"/>
                <w:sz w:val="28"/>
                <w:szCs w:val="28"/>
                <w:lang w:eastAsia="es-CO"/>
              </w:rPr>
              <w:t>SUPUESTOS</w:t>
            </w:r>
          </w:p>
        </w:tc>
      </w:tr>
      <w:tr w:rsidR="00D51B51" w:rsidRPr="00B729DB" w14:paraId="0B3D90C4" w14:textId="77777777" w:rsidTr="00F710C3">
        <w:trPr>
          <w:trHeight w:val="315"/>
        </w:trPr>
        <w:tc>
          <w:tcPr>
            <w:tcW w:w="1383" w:type="dxa"/>
            <w:tcBorders>
              <w:top w:val="nil"/>
              <w:left w:val="nil"/>
              <w:bottom w:val="nil"/>
              <w:right w:val="nil"/>
            </w:tcBorders>
            <w:shd w:val="clear" w:color="auto" w:fill="auto"/>
            <w:noWrap/>
            <w:vAlign w:val="bottom"/>
            <w:hideMark/>
          </w:tcPr>
          <w:p w14:paraId="7A4BE1D9" w14:textId="77777777" w:rsidR="00D51B51" w:rsidRPr="00B729DB" w:rsidRDefault="00D51B51" w:rsidP="00F710C3">
            <w:pPr>
              <w:rPr>
                <w:rFonts w:eastAsia="Times New Roman"/>
                <w:color w:val="000000"/>
                <w:lang w:eastAsia="es-CO"/>
              </w:rPr>
            </w:pPr>
          </w:p>
        </w:tc>
        <w:tc>
          <w:tcPr>
            <w:tcW w:w="2161" w:type="dxa"/>
            <w:tcBorders>
              <w:top w:val="nil"/>
              <w:left w:val="nil"/>
              <w:bottom w:val="nil"/>
              <w:right w:val="nil"/>
            </w:tcBorders>
            <w:shd w:val="clear" w:color="auto" w:fill="auto"/>
            <w:noWrap/>
            <w:vAlign w:val="bottom"/>
            <w:hideMark/>
          </w:tcPr>
          <w:p w14:paraId="4C242B08"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2293ACA6" w14:textId="77777777" w:rsidR="00D51B51" w:rsidRPr="00B729DB" w:rsidRDefault="00D51B51" w:rsidP="00F710C3">
            <w:pPr>
              <w:rPr>
                <w:rFonts w:eastAsia="Times New Roman"/>
                <w:color w:val="000000"/>
                <w:lang w:eastAsia="es-CO"/>
              </w:rPr>
            </w:pPr>
          </w:p>
        </w:tc>
        <w:tc>
          <w:tcPr>
            <w:tcW w:w="2693" w:type="dxa"/>
            <w:tcBorders>
              <w:top w:val="nil"/>
              <w:left w:val="nil"/>
              <w:bottom w:val="nil"/>
              <w:right w:val="nil"/>
            </w:tcBorders>
            <w:shd w:val="clear" w:color="auto" w:fill="auto"/>
            <w:noWrap/>
            <w:vAlign w:val="bottom"/>
            <w:hideMark/>
          </w:tcPr>
          <w:p w14:paraId="16530E82" w14:textId="77777777" w:rsidR="00D51B51" w:rsidRPr="00B729DB" w:rsidRDefault="00D51B51" w:rsidP="00F710C3">
            <w:pPr>
              <w:rPr>
                <w:rFonts w:eastAsia="Times New Roman"/>
                <w:color w:val="000000"/>
                <w:lang w:eastAsia="es-CO"/>
              </w:rPr>
            </w:pPr>
          </w:p>
        </w:tc>
        <w:tc>
          <w:tcPr>
            <w:tcW w:w="2268" w:type="dxa"/>
            <w:tcBorders>
              <w:top w:val="nil"/>
              <w:left w:val="nil"/>
              <w:bottom w:val="nil"/>
              <w:right w:val="nil"/>
            </w:tcBorders>
            <w:shd w:val="clear" w:color="auto" w:fill="auto"/>
            <w:noWrap/>
            <w:vAlign w:val="bottom"/>
            <w:hideMark/>
          </w:tcPr>
          <w:p w14:paraId="0B605F88" w14:textId="77777777" w:rsidR="00D51B51" w:rsidRPr="00B729DB" w:rsidRDefault="00D51B51" w:rsidP="00F710C3">
            <w:pPr>
              <w:rPr>
                <w:rFonts w:eastAsia="Times New Roman"/>
                <w:color w:val="000000"/>
                <w:lang w:eastAsia="es-CO"/>
              </w:rPr>
            </w:pPr>
          </w:p>
        </w:tc>
      </w:tr>
      <w:tr w:rsidR="00D51B51" w:rsidRPr="00B729DB" w14:paraId="1FA78A22" w14:textId="77777777" w:rsidTr="00F710C3">
        <w:trPr>
          <w:trHeight w:val="358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53E7770F"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FIN</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71CF5BB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Alta calidad en la distribución del servicio eléctrico</w:t>
            </w:r>
            <w:r w:rsidRPr="00B729DB">
              <w:rPr>
                <w:rFonts w:eastAsia="Times New Roman"/>
                <w:color w:val="000000"/>
                <w:sz w:val="20"/>
                <w:szCs w:val="20"/>
                <w:lang w:eastAsia="es-CO"/>
              </w:rPr>
              <w:br/>
              <w:t>Ganancias económicas en las empresas de energía</w:t>
            </w:r>
            <w:r w:rsidRPr="00B729DB">
              <w:rPr>
                <w:rFonts w:eastAsia="Times New Roman"/>
                <w:color w:val="000000"/>
                <w:sz w:val="20"/>
                <w:szCs w:val="20"/>
                <w:lang w:eastAsia="es-CO"/>
              </w:rPr>
              <w:br/>
              <w:t>Acceso eficiente a las compensaciones del gobierno</w:t>
            </w:r>
            <w:r w:rsidRPr="00B729DB">
              <w:rPr>
                <w:rFonts w:eastAsia="Times New Roman"/>
                <w:color w:val="000000"/>
                <w:sz w:val="20"/>
                <w:szCs w:val="20"/>
                <w:lang w:eastAsia="es-CO"/>
              </w:rPr>
              <w:br/>
              <w:t>Comunidades con acceso al servicio básico eléctrico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3AFDFFC1"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Verificación de índices de prestación del servicio de distribución y comercialización de energía con crecimiento efectivo en 30% frente al periodo anterior.</w:t>
            </w:r>
          </w:p>
          <w:p w14:paraId="3D49503A"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Cierre semestral contable con ganancias representativas en el recaudo por conceptos del servicio, con ganancias de un</w:t>
            </w:r>
            <w:r>
              <w:rPr>
                <w:rFonts w:eastAsia="Times New Roman"/>
                <w:color w:val="000000"/>
                <w:sz w:val="20"/>
                <w:szCs w:val="20"/>
                <w:lang w:eastAsia="es-CO"/>
              </w:rPr>
              <w:t xml:space="preserve"> 30% sobre el periodo anterior.</w:t>
            </w:r>
          </w:p>
          <w:p w14:paraId="409794FE" w14:textId="77777777" w:rsidR="00D51B51" w:rsidRPr="00B729DB" w:rsidRDefault="00D51B51" w:rsidP="00F710C3">
            <w:pPr>
              <w:jc w:val="both"/>
              <w:rPr>
                <w:rFonts w:eastAsia="Times New Roman"/>
                <w:color w:val="000000"/>
                <w:sz w:val="20"/>
                <w:szCs w:val="20"/>
                <w:lang w:eastAsia="es-CO"/>
              </w:rPr>
            </w:pPr>
            <w:r>
              <w:rPr>
                <w:rFonts w:eastAsia="Times New Roman"/>
                <w:color w:val="000000"/>
                <w:sz w:val="20"/>
                <w:szCs w:val="20"/>
                <w:lang w:eastAsia="es-CO"/>
              </w:rPr>
              <w:t>E</w:t>
            </w:r>
            <w:r w:rsidRPr="00B729DB">
              <w:rPr>
                <w:rFonts w:eastAsia="Times New Roman"/>
                <w:color w:val="000000"/>
                <w:sz w:val="20"/>
                <w:szCs w:val="20"/>
                <w:lang w:eastAsia="es-CO"/>
              </w:rPr>
              <w:t>studio de crecimiento del recaudo en los sectores con índices de pérdidas más elevados, en al menos un 70%.</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23B988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de seguimiento en distribución mensual.</w:t>
            </w:r>
            <w:r w:rsidRPr="00B729DB">
              <w:rPr>
                <w:rFonts w:eastAsia="Times New Roman"/>
                <w:color w:val="000000"/>
                <w:sz w:val="20"/>
                <w:szCs w:val="20"/>
                <w:lang w:eastAsia="es-CO"/>
              </w:rPr>
              <w:br/>
              <w:t>Informe contable trimestral.</w:t>
            </w:r>
            <w:r w:rsidRPr="00B729DB">
              <w:rPr>
                <w:rFonts w:eastAsia="Times New Roman"/>
                <w:color w:val="000000"/>
                <w:sz w:val="20"/>
                <w:szCs w:val="20"/>
                <w:lang w:eastAsia="es-CO"/>
              </w:rPr>
              <w:br/>
              <w:t>Informe de transacciones recibidas de la CREG por concepto de pérdidas.</w:t>
            </w:r>
            <w:r w:rsidRPr="00B729DB">
              <w:rPr>
                <w:rFonts w:eastAsia="Times New Roman"/>
                <w:color w:val="000000"/>
                <w:sz w:val="20"/>
                <w:szCs w:val="20"/>
                <w:lang w:eastAsia="es-CO"/>
              </w:rPr>
              <w:br/>
              <w:t>Reporte Rutas de lectura frente a cartografía de la zona.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1357857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Cultura del buen pago establecida en la comunidad.</w:t>
            </w:r>
            <w:r w:rsidRPr="00B729DB">
              <w:rPr>
                <w:rFonts w:eastAsia="Times New Roman"/>
                <w:color w:val="000000"/>
                <w:sz w:val="20"/>
                <w:szCs w:val="20"/>
                <w:lang w:eastAsia="es-CO"/>
              </w:rPr>
              <w:br/>
              <w:t>Fondos necesarios establecidos para investigación en nuevos sistemas de distribución de energía.</w:t>
            </w:r>
          </w:p>
        </w:tc>
      </w:tr>
      <w:tr w:rsidR="00D51B51" w:rsidRPr="00B729DB" w14:paraId="665A8717" w14:textId="77777777" w:rsidTr="00F710C3">
        <w:trPr>
          <w:trHeight w:val="330"/>
        </w:trPr>
        <w:tc>
          <w:tcPr>
            <w:tcW w:w="1383" w:type="dxa"/>
            <w:tcBorders>
              <w:top w:val="nil"/>
              <w:left w:val="nil"/>
              <w:bottom w:val="nil"/>
              <w:right w:val="nil"/>
            </w:tcBorders>
            <w:shd w:val="clear" w:color="auto" w:fill="auto"/>
            <w:vAlign w:val="center"/>
            <w:hideMark/>
          </w:tcPr>
          <w:p w14:paraId="796B0FC4"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1B48D51B"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4242CDF" w14:textId="77777777" w:rsidR="00D51B51" w:rsidRPr="00B729DB" w:rsidRDefault="00D51B51" w:rsidP="00F710C3">
            <w:pPr>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0ADA4C78" w14:textId="77777777" w:rsidR="00D51B51" w:rsidRPr="00B729DB" w:rsidRDefault="00D51B51" w:rsidP="00F710C3">
            <w:pPr>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3B448D2" w14:textId="77777777" w:rsidR="00D51B51" w:rsidRPr="00B729DB" w:rsidRDefault="00D51B51" w:rsidP="00F710C3">
            <w:pPr>
              <w:rPr>
                <w:rFonts w:eastAsia="Times New Roman"/>
                <w:color w:val="000000"/>
                <w:sz w:val="20"/>
                <w:szCs w:val="20"/>
                <w:lang w:eastAsia="es-CO"/>
              </w:rPr>
            </w:pPr>
          </w:p>
        </w:tc>
      </w:tr>
      <w:tr w:rsidR="00D51B51" w:rsidRPr="00B729DB" w14:paraId="1A0EA044" w14:textId="77777777" w:rsidTr="00F710C3">
        <w:trPr>
          <w:trHeight w:val="2310"/>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39FD5F4A"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PROPOSITO</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483D5CD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Reducir el índice de pérdidas económicas por fraude en la comercialización de energía eléctrica para niveles de tensión 1 y 2</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5209952"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Actividades del proyecto ejecutadas sin sobrecosto y sin retrasos.</w:t>
            </w:r>
            <w:r w:rsidRPr="00B729DB">
              <w:rPr>
                <w:rFonts w:eastAsia="Times New Roman"/>
                <w:color w:val="000000"/>
                <w:sz w:val="20"/>
                <w:szCs w:val="20"/>
                <w:lang w:eastAsia="es-CO"/>
              </w:rPr>
              <w:br/>
              <w:t>Indicadores comerciales con índices de mejora y crecimiento de 50% en el recaudo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7EA6D579"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 Mensual de seguimiento en comercialización y distribución de energía.</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6158785E"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Se obtienen ganancias en el recaudo superando la expectativa del proyecto.</w:t>
            </w:r>
            <w:r w:rsidRPr="00B729DB">
              <w:rPr>
                <w:rFonts w:eastAsia="Times New Roman"/>
                <w:color w:val="000000"/>
                <w:sz w:val="20"/>
                <w:szCs w:val="20"/>
                <w:lang w:eastAsia="es-CO"/>
              </w:rPr>
              <w:br/>
              <w:t>Se observan mejoras en la prestación del servicio de distribución de energía.</w:t>
            </w:r>
            <w:r w:rsidRPr="00B729DB">
              <w:rPr>
                <w:rFonts w:eastAsia="Times New Roman"/>
                <w:color w:val="000000"/>
                <w:sz w:val="20"/>
                <w:szCs w:val="20"/>
                <w:lang w:eastAsia="es-CO"/>
              </w:rPr>
              <w:br/>
              <w:t>Se extiende la prestación del servicio a comunidades que no tienen acceso al mismo.</w:t>
            </w:r>
          </w:p>
        </w:tc>
      </w:tr>
      <w:tr w:rsidR="00D51B51" w:rsidRPr="00B729DB" w14:paraId="0E701200" w14:textId="77777777" w:rsidTr="00F710C3">
        <w:trPr>
          <w:trHeight w:val="330"/>
        </w:trPr>
        <w:tc>
          <w:tcPr>
            <w:tcW w:w="1383" w:type="dxa"/>
            <w:tcBorders>
              <w:top w:val="nil"/>
              <w:left w:val="nil"/>
              <w:bottom w:val="nil"/>
              <w:right w:val="nil"/>
            </w:tcBorders>
            <w:shd w:val="clear" w:color="auto" w:fill="auto"/>
            <w:vAlign w:val="center"/>
            <w:hideMark/>
          </w:tcPr>
          <w:p w14:paraId="3E271CAE"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7D842017"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0D00D3D"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5898B2CD"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51053E9" w14:textId="77777777" w:rsidR="00D51B51" w:rsidRPr="00B729DB" w:rsidRDefault="00D51B51" w:rsidP="00F710C3">
            <w:pPr>
              <w:jc w:val="both"/>
              <w:rPr>
                <w:rFonts w:eastAsia="Times New Roman"/>
                <w:color w:val="000000"/>
                <w:sz w:val="20"/>
                <w:szCs w:val="20"/>
                <w:lang w:eastAsia="es-CO"/>
              </w:rPr>
            </w:pPr>
          </w:p>
        </w:tc>
      </w:tr>
      <w:tr w:rsidR="00D51B51" w:rsidRPr="00B729DB" w14:paraId="1391F0A9" w14:textId="77777777" w:rsidTr="00F710C3">
        <w:trPr>
          <w:trHeight w:val="205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7C6F4351"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COMPONENTES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537678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Capacidad adecuada de los equipos de medición</w:t>
            </w:r>
            <w:r w:rsidRPr="00B729DB">
              <w:rPr>
                <w:rFonts w:eastAsia="Times New Roman"/>
                <w:color w:val="000000"/>
                <w:sz w:val="20"/>
                <w:szCs w:val="20"/>
                <w:lang w:eastAsia="es-CO"/>
              </w:rPr>
              <w:br/>
              <w:t>Sistemas de información completos en funcionalidad</w:t>
            </w:r>
            <w:r w:rsidRPr="00B729DB">
              <w:rPr>
                <w:rFonts w:eastAsia="Times New Roman"/>
                <w:color w:val="000000"/>
                <w:sz w:val="20"/>
                <w:szCs w:val="20"/>
                <w:lang w:eastAsia="es-CO"/>
              </w:rPr>
              <w:br/>
              <w:t>Procedimientos comerciales eficientes</w:t>
            </w:r>
            <w:r w:rsidRPr="00B729DB">
              <w:rPr>
                <w:rFonts w:eastAsia="Times New Roman"/>
                <w:color w:val="000000"/>
                <w:sz w:val="20"/>
                <w:szCs w:val="20"/>
                <w:lang w:eastAsia="es-CO"/>
              </w:rPr>
              <w:br/>
              <w:t xml:space="preserve">Mejoras en los hábitos </w:t>
            </w:r>
            <w:r w:rsidRPr="00B729DB">
              <w:rPr>
                <w:rFonts w:eastAsia="Times New Roman"/>
                <w:color w:val="000000"/>
                <w:sz w:val="20"/>
                <w:szCs w:val="20"/>
                <w:lang w:eastAsia="es-CO"/>
              </w:rPr>
              <w:lastRenderedPageBreak/>
              <w:t>comerciales de la comunidad</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3092723"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lastRenderedPageBreak/>
              <w:t>Cumplimiento de los 100% avances según lo estipulado en el contrato.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112F2ECD"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Informes de mantenimiento para los equipos de medición trimestral.</w:t>
            </w:r>
            <w:r w:rsidRPr="00B729DB">
              <w:rPr>
                <w:rFonts w:eastAsia="Times New Roman"/>
                <w:color w:val="000000"/>
                <w:sz w:val="20"/>
                <w:szCs w:val="20"/>
                <w:lang w:eastAsia="es-CO"/>
              </w:rPr>
              <w:br/>
              <w:t>Pruebas de calidad en el sistema de información, en la implementación.</w:t>
            </w:r>
            <w:r w:rsidRPr="00B729DB">
              <w:rPr>
                <w:rFonts w:eastAsia="Times New Roman"/>
                <w:color w:val="000000"/>
                <w:sz w:val="20"/>
                <w:szCs w:val="20"/>
                <w:lang w:eastAsia="es-CO"/>
              </w:rPr>
              <w:br/>
              <w:t>Auditoría semestral en procesos comerciales.</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5A233415"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Los equipos de medición funcionan sin inconveniente.</w:t>
            </w:r>
            <w:r w:rsidRPr="00B729DB">
              <w:rPr>
                <w:rFonts w:eastAsia="Times New Roman"/>
                <w:color w:val="000000"/>
                <w:sz w:val="20"/>
                <w:szCs w:val="20"/>
                <w:lang w:eastAsia="es-CO"/>
              </w:rPr>
              <w:br/>
              <w:t>Los sistemas de información reciben información de lecturas adecuada.</w:t>
            </w:r>
            <w:r w:rsidRPr="00B729DB">
              <w:rPr>
                <w:rFonts w:eastAsia="Times New Roman"/>
                <w:color w:val="000000"/>
                <w:sz w:val="20"/>
                <w:szCs w:val="20"/>
                <w:lang w:eastAsia="es-CO"/>
              </w:rPr>
              <w:br/>
              <w:t xml:space="preserve">Se mejoran los hábitos comerciales de la </w:t>
            </w:r>
            <w:r w:rsidRPr="00B729DB">
              <w:rPr>
                <w:rFonts w:eastAsia="Times New Roman"/>
                <w:color w:val="000000"/>
                <w:sz w:val="20"/>
                <w:szCs w:val="20"/>
                <w:lang w:eastAsia="es-CO"/>
              </w:rPr>
              <w:lastRenderedPageBreak/>
              <w:t>comunidad.</w:t>
            </w:r>
          </w:p>
        </w:tc>
      </w:tr>
      <w:tr w:rsidR="00D51B51" w:rsidRPr="00B729DB" w14:paraId="097FDA27" w14:textId="77777777" w:rsidTr="00F710C3">
        <w:trPr>
          <w:trHeight w:val="330"/>
        </w:trPr>
        <w:tc>
          <w:tcPr>
            <w:tcW w:w="1383" w:type="dxa"/>
            <w:tcBorders>
              <w:top w:val="nil"/>
              <w:left w:val="nil"/>
              <w:bottom w:val="nil"/>
              <w:right w:val="nil"/>
            </w:tcBorders>
            <w:shd w:val="clear" w:color="auto" w:fill="auto"/>
            <w:vAlign w:val="center"/>
            <w:hideMark/>
          </w:tcPr>
          <w:p w14:paraId="60CA2D81" w14:textId="77777777" w:rsidR="00D51B51" w:rsidRPr="00B729DB" w:rsidRDefault="00D51B51" w:rsidP="00F710C3">
            <w:pPr>
              <w:jc w:val="center"/>
              <w:rPr>
                <w:rFonts w:eastAsia="Times New Roman"/>
                <w:color w:val="000000"/>
                <w:lang w:eastAsia="es-CO"/>
              </w:rPr>
            </w:pPr>
          </w:p>
        </w:tc>
        <w:tc>
          <w:tcPr>
            <w:tcW w:w="2161" w:type="dxa"/>
            <w:tcBorders>
              <w:top w:val="nil"/>
              <w:left w:val="nil"/>
              <w:bottom w:val="nil"/>
              <w:right w:val="nil"/>
            </w:tcBorders>
            <w:shd w:val="clear" w:color="auto" w:fill="auto"/>
            <w:vAlign w:val="center"/>
            <w:hideMark/>
          </w:tcPr>
          <w:p w14:paraId="47408AD9"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121B90A2" w14:textId="77777777" w:rsidR="00D51B51" w:rsidRPr="00B729DB" w:rsidRDefault="00D51B51" w:rsidP="00F710C3">
            <w:pPr>
              <w:jc w:val="both"/>
              <w:rPr>
                <w:rFonts w:eastAsia="Times New Roman"/>
                <w:color w:val="000000"/>
                <w:sz w:val="20"/>
                <w:szCs w:val="20"/>
                <w:lang w:eastAsia="es-CO"/>
              </w:rPr>
            </w:pPr>
          </w:p>
        </w:tc>
        <w:tc>
          <w:tcPr>
            <w:tcW w:w="2693" w:type="dxa"/>
            <w:tcBorders>
              <w:top w:val="nil"/>
              <w:left w:val="nil"/>
              <w:bottom w:val="nil"/>
              <w:right w:val="nil"/>
            </w:tcBorders>
            <w:shd w:val="clear" w:color="auto" w:fill="auto"/>
            <w:vAlign w:val="center"/>
            <w:hideMark/>
          </w:tcPr>
          <w:p w14:paraId="46885C9C" w14:textId="77777777" w:rsidR="00D51B51" w:rsidRPr="00B729DB" w:rsidRDefault="00D51B51" w:rsidP="00F710C3">
            <w:pPr>
              <w:jc w:val="both"/>
              <w:rPr>
                <w:rFonts w:eastAsia="Times New Roman"/>
                <w:color w:val="000000"/>
                <w:sz w:val="20"/>
                <w:szCs w:val="20"/>
                <w:lang w:eastAsia="es-CO"/>
              </w:rPr>
            </w:pPr>
          </w:p>
        </w:tc>
        <w:tc>
          <w:tcPr>
            <w:tcW w:w="2268" w:type="dxa"/>
            <w:tcBorders>
              <w:top w:val="nil"/>
              <w:left w:val="nil"/>
              <w:bottom w:val="nil"/>
              <w:right w:val="nil"/>
            </w:tcBorders>
            <w:shd w:val="clear" w:color="auto" w:fill="auto"/>
            <w:vAlign w:val="center"/>
            <w:hideMark/>
          </w:tcPr>
          <w:p w14:paraId="7855AAA1" w14:textId="77777777" w:rsidR="00D51B51" w:rsidRPr="00B729DB" w:rsidRDefault="00D51B51" w:rsidP="00F710C3">
            <w:pPr>
              <w:jc w:val="both"/>
              <w:rPr>
                <w:rFonts w:eastAsia="Times New Roman"/>
                <w:color w:val="000000"/>
                <w:sz w:val="20"/>
                <w:szCs w:val="20"/>
                <w:lang w:eastAsia="es-CO"/>
              </w:rPr>
            </w:pPr>
          </w:p>
        </w:tc>
      </w:tr>
      <w:tr w:rsidR="00D51B51" w:rsidRPr="00B729DB" w14:paraId="57FC23D8" w14:textId="77777777" w:rsidTr="00F710C3">
        <w:trPr>
          <w:trHeight w:val="3075"/>
        </w:trPr>
        <w:tc>
          <w:tcPr>
            <w:tcW w:w="1383" w:type="dxa"/>
            <w:tcBorders>
              <w:top w:val="single" w:sz="8" w:space="0" w:color="auto"/>
              <w:left w:val="single" w:sz="8" w:space="0" w:color="auto"/>
              <w:bottom w:val="single" w:sz="8" w:space="0" w:color="auto"/>
              <w:right w:val="single" w:sz="4" w:space="0" w:color="auto"/>
            </w:tcBorders>
            <w:shd w:val="clear" w:color="auto" w:fill="244061" w:themeFill="accent1" w:themeFillShade="80"/>
            <w:vAlign w:val="center"/>
            <w:hideMark/>
          </w:tcPr>
          <w:p w14:paraId="08E0C0CB" w14:textId="77777777" w:rsidR="00D51B51" w:rsidRPr="00B729DB" w:rsidRDefault="00D51B51" w:rsidP="00F710C3">
            <w:pPr>
              <w:jc w:val="center"/>
              <w:rPr>
                <w:rFonts w:eastAsia="Times New Roman"/>
                <w:b/>
                <w:bCs/>
                <w:color w:val="FFFFFF"/>
                <w:lang w:eastAsia="es-CO"/>
              </w:rPr>
            </w:pPr>
            <w:r w:rsidRPr="00B729DB">
              <w:rPr>
                <w:rFonts w:eastAsia="Times New Roman"/>
                <w:b/>
                <w:bCs/>
                <w:color w:val="FFFFFF"/>
                <w:lang w:eastAsia="es-CO"/>
              </w:rPr>
              <w:t>ACTIVIDADES</w:t>
            </w:r>
          </w:p>
        </w:tc>
        <w:tc>
          <w:tcPr>
            <w:tcW w:w="2161" w:type="dxa"/>
            <w:tcBorders>
              <w:top w:val="single" w:sz="8" w:space="0" w:color="auto"/>
              <w:left w:val="nil"/>
              <w:bottom w:val="single" w:sz="8" w:space="0" w:color="auto"/>
              <w:right w:val="single" w:sz="4" w:space="0" w:color="auto"/>
            </w:tcBorders>
            <w:shd w:val="clear" w:color="auto" w:fill="auto"/>
            <w:vAlign w:val="center"/>
            <w:hideMark/>
          </w:tcPr>
          <w:p w14:paraId="3150EF2F"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Mejorar la maquinaria para medición de las empresas de energía.</w:t>
            </w:r>
            <w:r w:rsidRPr="00B729DB">
              <w:rPr>
                <w:rFonts w:eastAsia="Times New Roman"/>
                <w:color w:val="000000"/>
                <w:sz w:val="20"/>
                <w:szCs w:val="20"/>
                <w:lang w:eastAsia="es-CO"/>
              </w:rPr>
              <w:br/>
              <w:t>Actualizar los sistemas de información de las empresas de energía.</w:t>
            </w:r>
            <w:r w:rsidRPr="00B729DB">
              <w:rPr>
                <w:rFonts w:eastAsia="Times New Roman"/>
                <w:color w:val="000000"/>
                <w:sz w:val="20"/>
                <w:szCs w:val="20"/>
                <w:lang w:eastAsia="es-CO"/>
              </w:rPr>
              <w:br/>
              <w:t>Documentar, rediseñar e implementar procesos comerciales efectivos.</w:t>
            </w:r>
            <w:r w:rsidRPr="00B729DB">
              <w:rPr>
                <w:rFonts w:eastAsia="Times New Roman"/>
                <w:color w:val="000000"/>
                <w:sz w:val="20"/>
                <w:szCs w:val="20"/>
                <w:lang w:eastAsia="es-CO"/>
              </w:rPr>
              <w:br/>
              <w:t>Ayudar a la comunidad en el mejoramiento de los hábitos de pago.</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08F4A3D6" w14:textId="77777777" w:rsidR="00D51B51"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Pruebas de calidad en la maquinaria con un 90% de disponibilidad efectiva.</w:t>
            </w:r>
            <w:r w:rsidRPr="00B729DB">
              <w:rPr>
                <w:rFonts w:eastAsia="Times New Roman"/>
                <w:color w:val="000000"/>
                <w:sz w:val="20"/>
                <w:szCs w:val="20"/>
                <w:lang w:eastAsia="es-CO"/>
              </w:rPr>
              <w:br/>
              <w:t>Informes con cumplimiento según las normas de la CREG.</w:t>
            </w:r>
          </w:p>
          <w:p w14:paraId="2C3E005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Procesos 100% documentados y verificados con resultado positivo en los 3 meses posteriores a la implementación.</w:t>
            </w:r>
          </w:p>
        </w:tc>
        <w:tc>
          <w:tcPr>
            <w:tcW w:w="2693" w:type="dxa"/>
            <w:tcBorders>
              <w:top w:val="single" w:sz="8" w:space="0" w:color="auto"/>
              <w:left w:val="nil"/>
              <w:bottom w:val="single" w:sz="8" w:space="0" w:color="auto"/>
              <w:right w:val="single" w:sz="4" w:space="0" w:color="auto"/>
            </w:tcBorders>
            <w:shd w:val="clear" w:color="auto" w:fill="auto"/>
            <w:vAlign w:val="center"/>
            <w:hideMark/>
          </w:tcPr>
          <w:p w14:paraId="619FDAE7"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Bitácora de evidencias mensuales.</w:t>
            </w:r>
            <w:r w:rsidRPr="00B729DB">
              <w:rPr>
                <w:rFonts w:eastAsia="Times New Roman"/>
                <w:color w:val="000000"/>
                <w:sz w:val="20"/>
                <w:szCs w:val="20"/>
                <w:lang w:eastAsia="es-CO"/>
              </w:rPr>
              <w:br/>
              <w:t>Informe de seguimiento semestral organizacional.</w:t>
            </w:r>
          </w:p>
        </w:tc>
        <w:tc>
          <w:tcPr>
            <w:tcW w:w="2268" w:type="dxa"/>
            <w:tcBorders>
              <w:top w:val="single" w:sz="8" w:space="0" w:color="auto"/>
              <w:left w:val="nil"/>
              <w:bottom w:val="single" w:sz="8" w:space="0" w:color="auto"/>
              <w:right w:val="single" w:sz="8" w:space="0" w:color="auto"/>
            </w:tcBorders>
            <w:shd w:val="clear" w:color="auto" w:fill="auto"/>
            <w:vAlign w:val="center"/>
            <w:hideMark/>
          </w:tcPr>
          <w:p w14:paraId="4C9DACD4" w14:textId="77777777" w:rsidR="00D51B51" w:rsidRPr="00B729DB" w:rsidRDefault="00D51B51" w:rsidP="00F710C3">
            <w:pPr>
              <w:jc w:val="both"/>
              <w:rPr>
                <w:rFonts w:eastAsia="Times New Roman"/>
                <w:color w:val="000000"/>
                <w:sz w:val="20"/>
                <w:szCs w:val="20"/>
                <w:lang w:eastAsia="es-CO"/>
              </w:rPr>
            </w:pPr>
            <w:r w:rsidRPr="00B729DB">
              <w:rPr>
                <w:rFonts w:eastAsia="Times New Roman"/>
                <w:color w:val="000000"/>
                <w:sz w:val="20"/>
                <w:szCs w:val="20"/>
                <w:lang w:eastAsia="es-CO"/>
              </w:rPr>
              <w:t>La comunidad acude a las reuniones de ayuda programadas.</w:t>
            </w:r>
            <w:r w:rsidRPr="00B729DB">
              <w:rPr>
                <w:rFonts w:eastAsia="Times New Roman"/>
                <w:color w:val="000000"/>
                <w:sz w:val="20"/>
                <w:szCs w:val="20"/>
                <w:lang w:eastAsia="es-CO"/>
              </w:rPr>
              <w:br/>
              <w:t>Se entrega la maquinaria en el tiempo indicado.</w:t>
            </w:r>
            <w:r w:rsidRPr="00B729DB">
              <w:rPr>
                <w:rFonts w:eastAsia="Times New Roman"/>
                <w:color w:val="000000"/>
                <w:sz w:val="20"/>
                <w:szCs w:val="20"/>
                <w:lang w:eastAsia="es-CO"/>
              </w:rPr>
              <w:br/>
              <w:t>La información de procesos se encuentra en al menos un 50% organizada.</w:t>
            </w:r>
          </w:p>
        </w:tc>
      </w:tr>
    </w:tbl>
    <w:p w14:paraId="7EF805B5" w14:textId="77777777" w:rsidR="00DB125D" w:rsidRDefault="00DB125D" w:rsidP="00DB125D">
      <w:pPr>
        <w:pStyle w:val="Ttulo2"/>
        <w:numPr>
          <w:ilvl w:val="1"/>
          <w:numId w:val="4"/>
        </w:numPr>
        <w:spacing w:before="200" w:line="276" w:lineRule="auto"/>
        <w:jc w:val="both"/>
      </w:pPr>
      <w:bookmarkStart w:id="49" w:name="_Toc476693597"/>
      <w:r>
        <w:t>Análisis de Involucrados</w:t>
      </w:r>
      <w:bookmarkEnd w:id="18"/>
      <w:bookmarkEnd w:id="49"/>
    </w:p>
    <w:p w14:paraId="0BFFF4B5" w14:textId="77777777" w:rsidR="00DB125D" w:rsidRDefault="00DB125D" w:rsidP="00DB125D"/>
    <w:p w14:paraId="755B7248" w14:textId="77777777" w:rsidR="00DB125D" w:rsidRPr="00BB3E7F" w:rsidRDefault="00DB125D" w:rsidP="00DB125D">
      <w:pPr>
        <w:jc w:val="both"/>
      </w:pPr>
      <w:r w:rsidRPr="00BB3E7F">
        <w:t>Se presentan a continuación uno a uno los involucrados en el proyecto tanto directa como indirectamente:</w:t>
      </w:r>
    </w:p>
    <w:p w14:paraId="503C2CA4" w14:textId="77777777" w:rsidR="00DB125D" w:rsidRDefault="00DB125D" w:rsidP="00DB125D">
      <w:pPr>
        <w:pStyle w:val="Ttulo3"/>
        <w:numPr>
          <w:ilvl w:val="2"/>
          <w:numId w:val="4"/>
        </w:numPr>
      </w:pPr>
      <w:bookmarkStart w:id="50" w:name="_Toc257381809"/>
      <w:bookmarkStart w:id="51" w:name="_Toc476693598"/>
      <w:r>
        <w:t>Empresas de Energía Colombianas</w:t>
      </w:r>
      <w:bookmarkEnd w:id="50"/>
      <w:bookmarkEnd w:id="51"/>
    </w:p>
    <w:p w14:paraId="2F896C6A" w14:textId="77777777" w:rsidR="00DB125D" w:rsidRDefault="00DB125D" w:rsidP="00DB125D"/>
    <w:p w14:paraId="4610FA5F" w14:textId="77777777" w:rsidR="00DB125D" w:rsidRDefault="00DB125D" w:rsidP="00DB125D">
      <w:pPr>
        <w:jc w:val="both"/>
      </w:pPr>
      <w:r>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Default="00DB125D" w:rsidP="00DB125D">
      <w:pPr>
        <w:jc w:val="both"/>
      </w:pPr>
    </w:p>
    <w:p w14:paraId="09556ACE" w14:textId="77777777" w:rsidR="00DB125D" w:rsidRDefault="00DB125D" w:rsidP="00DB125D">
      <w:pPr>
        <w:jc w:val="both"/>
      </w:pPr>
      <w: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Default="00DB125D" w:rsidP="00DB125D">
      <w:pPr>
        <w:jc w:val="both"/>
      </w:pPr>
    </w:p>
    <w:p w14:paraId="6AB19552" w14:textId="77777777" w:rsidR="00DB125D" w:rsidRDefault="00DB125D" w:rsidP="00DB125D">
      <w:pPr>
        <w:jc w:val="both"/>
      </w:pPr>
      <w:r>
        <w:lastRenderedPageBreak/>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39BA49E0" w14:textId="77777777" w:rsidR="00DB125D" w:rsidRDefault="00DB125D" w:rsidP="00DB125D">
      <w:pPr>
        <w:pStyle w:val="Ttulo3"/>
        <w:numPr>
          <w:ilvl w:val="2"/>
          <w:numId w:val="4"/>
        </w:numPr>
      </w:pPr>
      <w:bookmarkStart w:id="52" w:name="_Toc257381810"/>
      <w:bookmarkStart w:id="53" w:name="_Toc476693599"/>
      <w:r w:rsidRPr="00AD475E">
        <w:t xml:space="preserve">Empresa de consultoría </w:t>
      </w:r>
      <w:r>
        <w:t>Ludus SAS</w:t>
      </w:r>
      <w:r w:rsidRPr="00AD475E">
        <w:t xml:space="preserve"> (Patrocinador)</w:t>
      </w:r>
      <w:bookmarkEnd w:id="52"/>
      <w:bookmarkEnd w:id="53"/>
    </w:p>
    <w:p w14:paraId="3AB0DD1C" w14:textId="77777777" w:rsidR="00DB125D" w:rsidRDefault="00DB125D" w:rsidP="00DB125D">
      <w:pPr>
        <w:jc w:val="both"/>
      </w:pPr>
      <w:r>
        <w:t>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proyecto será asumido por la consultora, ya que es un producto de la misma, que busca con él, abrir mercado en la implementación de sistemas de información en empresas nacionales.</w:t>
      </w:r>
    </w:p>
    <w:p w14:paraId="2E1F40A2" w14:textId="77777777" w:rsidR="00DB125D" w:rsidRDefault="00DB125D" w:rsidP="00DB125D">
      <w:pPr>
        <w:jc w:val="both"/>
      </w:pPr>
    </w:p>
    <w:p w14:paraId="7FFF48EF" w14:textId="77777777" w:rsidR="00DB125D" w:rsidRDefault="00DB125D" w:rsidP="00DB125D">
      <w:pPr>
        <w:jc w:val="both"/>
      </w:pPr>
      <w:r>
        <w:t>Los recursos necesarios para la ejecución del proyecto serán proporcionados por Ludus,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Ludus.</w:t>
      </w:r>
    </w:p>
    <w:p w14:paraId="7F9E00F7" w14:textId="77777777" w:rsidR="00DB125D" w:rsidRDefault="00DB125D" w:rsidP="00DB125D">
      <w:pPr>
        <w:pStyle w:val="Ttulo3"/>
        <w:numPr>
          <w:ilvl w:val="2"/>
          <w:numId w:val="4"/>
        </w:numPr>
      </w:pPr>
      <w:bookmarkStart w:id="54" w:name="_Toc257381811"/>
      <w:bookmarkStart w:id="55" w:name="_Toc476693600"/>
      <w:r w:rsidRPr="00AD475E">
        <w:t>CREG “Comisión de regulación de energía y gas”</w:t>
      </w:r>
      <w:bookmarkEnd w:id="54"/>
      <w:bookmarkEnd w:id="55"/>
    </w:p>
    <w:p w14:paraId="6B980594" w14:textId="77777777" w:rsidR="00DB125D" w:rsidRDefault="00DB125D" w:rsidP="00DB125D">
      <w:pPr>
        <w:jc w:val="both"/>
      </w:pPr>
      <w: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421AF6BA" w14:textId="77777777" w:rsidR="00DB125D" w:rsidRDefault="00DB125D" w:rsidP="00DB125D">
      <w:pPr>
        <w:pStyle w:val="Ttulo3"/>
        <w:numPr>
          <w:ilvl w:val="2"/>
          <w:numId w:val="4"/>
        </w:numPr>
      </w:pPr>
      <w:bookmarkStart w:id="56" w:name="_Toc257381812"/>
      <w:bookmarkStart w:id="57" w:name="_Toc476693601"/>
      <w:r>
        <w:t>Sociedad</w:t>
      </w:r>
      <w:bookmarkEnd w:id="56"/>
      <w:bookmarkEnd w:id="57"/>
    </w:p>
    <w:p w14:paraId="1F781012" w14:textId="77777777" w:rsidR="00DB125D" w:rsidRDefault="00DB125D" w:rsidP="00DB125D">
      <w:pPr>
        <w:jc w:val="both"/>
      </w:pPr>
      <w: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5C0D357D" w14:textId="77777777" w:rsidR="00DB125D" w:rsidRDefault="00DB125D" w:rsidP="00DB125D">
      <w:pPr>
        <w:pStyle w:val="Ttulo3"/>
        <w:numPr>
          <w:ilvl w:val="2"/>
          <w:numId w:val="4"/>
        </w:numPr>
      </w:pPr>
      <w:bookmarkStart w:id="58" w:name="_Toc257381813"/>
      <w:bookmarkStart w:id="59" w:name="_Toc476693602"/>
      <w:r w:rsidRPr="00AD475E">
        <w:lastRenderedPageBreak/>
        <w:t>Proveedores</w:t>
      </w:r>
      <w:bookmarkEnd w:id="58"/>
      <w:r>
        <w:t xml:space="preserve"> eléctricos</w:t>
      </w:r>
      <w:bookmarkEnd w:id="59"/>
    </w:p>
    <w:p w14:paraId="01C9EA09" w14:textId="77777777" w:rsidR="00DB125D" w:rsidRDefault="00DB125D" w:rsidP="00DB125D">
      <w:pPr>
        <w:jc w:val="both"/>
      </w:pPr>
      <w:r>
        <w:t>Se necesitan elementos como medidores eléctricos, servidores de información y demás que serán suplidos por los proveedores del proyecto, no en la fase de construcción sino en la fase de implementación del mismo. La participación de los proveedores durante la 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3A2404C8" w14:textId="77777777" w:rsidR="00DB125D" w:rsidRDefault="00DB125D" w:rsidP="00DB125D">
      <w:pPr>
        <w:pStyle w:val="Ttulo3"/>
        <w:numPr>
          <w:ilvl w:val="2"/>
          <w:numId w:val="4"/>
        </w:numPr>
      </w:pPr>
      <w:bookmarkStart w:id="60" w:name="_Toc257381814"/>
      <w:bookmarkStart w:id="61" w:name="_Toc476693603"/>
      <w:r w:rsidRPr="00AD475E">
        <w:t>ONG</w:t>
      </w:r>
      <w:r>
        <w:t>´</w:t>
      </w:r>
      <w:r w:rsidRPr="00AD475E">
        <w:t>s</w:t>
      </w:r>
      <w:bookmarkEnd w:id="60"/>
      <w:bookmarkEnd w:id="61"/>
    </w:p>
    <w:p w14:paraId="12D83844" w14:textId="77777777" w:rsidR="00DB125D" w:rsidRDefault="00DB125D" w:rsidP="00DB125D">
      <w:pPr>
        <w:jc w:val="both"/>
      </w:pPr>
      <w: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0BF33763" w14:textId="77777777" w:rsidR="00DB125D" w:rsidRDefault="00DB125D" w:rsidP="00DB125D">
      <w:pPr>
        <w:pStyle w:val="Ttulo2"/>
        <w:numPr>
          <w:ilvl w:val="1"/>
          <w:numId w:val="4"/>
        </w:numPr>
        <w:spacing w:before="200" w:line="276" w:lineRule="auto"/>
        <w:jc w:val="both"/>
      </w:pPr>
      <w:bookmarkStart w:id="62" w:name="_Toc257381815"/>
      <w:bookmarkStart w:id="63" w:name="_Toc476693604"/>
      <w:r>
        <w:t>Matriz de Involucrados</w:t>
      </w:r>
      <w:bookmarkEnd w:id="62"/>
      <w:bookmarkEnd w:id="63"/>
    </w:p>
    <w:p w14:paraId="0CA08AAA" w14:textId="77777777" w:rsidR="00DB125D" w:rsidRDefault="00DB125D" w:rsidP="00DB125D">
      <w:pPr>
        <w:jc w:val="both"/>
      </w:pPr>
      <w:r>
        <w:t>A continuación, se presenta la matriz de involucrados en el proyecto, se presenta la importancia, influencia e intereses de cada uno en el proyecto o resultado del proyecto:</w:t>
      </w:r>
    </w:p>
    <w:p w14:paraId="05F449FE" w14:textId="77777777" w:rsidR="00DB125D" w:rsidRDefault="00DB125D" w:rsidP="00DB125D"/>
    <w:p w14:paraId="07C74B86" w14:textId="77777777" w:rsidR="00DB125D" w:rsidRPr="0067758E" w:rsidRDefault="00DB125D" w:rsidP="00DB125D">
      <w:pPr>
        <w:jc w:val="center"/>
        <w:rPr>
          <w:sz w:val="18"/>
          <w:szCs w:val="18"/>
        </w:rPr>
      </w:pPr>
      <w:r w:rsidRPr="0067758E">
        <w:rPr>
          <w:sz w:val="18"/>
          <w:szCs w:val="18"/>
        </w:rPr>
        <w:t>Tabla 1. Implicados.</w:t>
      </w:r>
    </w:p>
    <w:tbl>
      <w:tblPr>
        <w:tblW w:w="10459" w:type="dxa"/>
        <w:tblInd w:w="-810" w:type="dxa"/>
        <w:tblCellMar>
          <w:left w:w="70" w:type="dxa"/>
          <w:right w:w="70" w:type="dxa"/>
        </w:tblCellMar>
        <w:tblLook w:val="04A0" w:firstRow="1" w:lastRow="0" w:firstColumn="1" w:lastColumn="0" w:noHBand="0" w:noVBand="1"/>
      </w:tblPr>
      <w:tblGrid>
        <w:gridCol w:w="2079"/>
        <w:gridCol w:w="4421"/>
        <w:gridCol w:w="955"/>
        <w:gridCol w:w="1403"/>
        <w:gridCol w:w="1601"/>
      </w:tblGrid>
      <w:tr w:rsidR="00DB125D" w:rsidRPr="00040092" w14:paraId="6F24E8B5" w14:textId="77777777" w:rsidTr="00DB125D">
        <w:trPr>
          <w:trHeight w:val="340"/>
        </w:trPr>
        <w:tc>
          <w:tcPr>
            <w:tcW w:w="2098"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INVOLUCRADO</w:t>
            </w:r>
          </w:p>
        </w:tc>
        <w:tc>
          <w:tcPr>
            <w:tcW w:w="4520"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INTERESES</w:t>
            </w:r>
          </w:p>
        </w:tc>
        <w:tc>
          <w:tcPr>
            <w:tcW w:w="956"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NIVEL</w:t>
            </w:r>
          </w:p>
        </w:tc>
        <w:tc>
          <w:tcPr>
            <w:tcW w:w="1404"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INFLUENCIA</w:t>
            </w:r>
          </w:p>
        </w:tc>
        <w:tc>
          <w:tcPr>
            <w:tcW w:w="1481"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040092" w:rsidRDefault="00DB125D" w:rsidP="00DB125D">
            <w:pPr>
              <w:jc w:val="center"/>
              <w:rPr>
                <w:rFonts w:ascii="Abadi MT Condensed Extra Bold" w:eastAsia="Times New Roman" w:hAnsi="Abadi MT Condensed Extra Bold" w:cs="Times New Roman"/>
                <w:color w:val="FFFFFF"/>
                <w:lang w:eastAsia="es-ES_tradnl"/>
              </w:rPr>
            </w:pPr>
            <w:r w:rsidRPr="00040092">
              <w:rPr>
                <w:rFonts w:ascii="Abadi MT Condensed Extra Bold" w:eastAsia="Times New Roman" w:hAnsi="Abadi MT Condensed Extra Bold" w:cs="Times New Roman"/>
                <w:color w:val="FFFFFF"/>
                <w:lang w:eastAsia="es-ES_tradnl"/>
              </w:rPr>
              <w:t>IMPORTANCIA</w:t>
            </w:r>
          </w:p>
        </w:tc>
      </w:tr>
      <w:tr w:rsidR="00DB125D" w:rsidRPr="00040092" w14:paraId="46C31232"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Empresas de Energía Colombiana</w:t>
            </w:r>
          </w:p>
        </w:tc>
        <w:tc>
          <w:tcPr>
            <w:tcW w:w="4520" w:type="dxa"/>
            <w:tcBorders>
              <w:top w:val="nil"/>
              <w:left w:val="nil"/>
              <w:bottom w:val="single" w:sz="4" w:space="0" w:color="auto"/>
              <w:right w:val="nil"/>
            </w:tcBorders>
            <w:shd w:val="clear" w:color="auto" w:fill="auto"/>
            <w:vAlign w:val="center"/>
            <w:hideMark/>
          </w:tcPr>
          <w:p w14:paraId="07EEBBC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Controlar el nivel de pérdidas presente en los procesos de comercialización de la energía.</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30C81677"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49DCFDF"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753C715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informes en tiempo real sobre las pérdidas originadas en su distribución residencial, comercial oficial, y de alumbrado público</w:t>
            </w:r>
          </w:p>
        </w:tc>
        <w:tc>
          <w:tcPr>
            <w:tcW w:w="956" w:type="dxa"/>
            <w:vMerge/>
            <w:tcBorders>
              <w:top w:val="nil"/>
              <w:left w:val="single" w:sz="8" w:space="0" w:color="auto"/>
              <w:bottom w:val="single" w:sz="4" w:space="0" w:color="auto"/>
              <w:right w:val="single" w:sz="4" w:space="0" w:color="auto"/>
            </w:tcBorders>
            <w:vAlign w:val="center"/>
            <w:hideMark/>
          </w:tcPr>
          <w:p w14:paraId="2AD4A31F"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3A829CA0"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3FBF8117"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7A1ADB71"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0712952C"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EF1667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Toma de decisiones acertada en campañas de recuperación monetaria de las pérdidas presentadas</w:t>
            </w:r>
          </w:p>
        </w:tc>
        <w:tc>
          <w:tcPr>
            <w:tcW w:w="956" w:type="dxa"/>
            <w:vMerge/>
            <w:tcBorders>
              <w:top w:val="nil"/>
              <w:left w:val="single" w:sz="8" w:space="0" w:color="auto"/>
              <w:bottom w:val="single" w:sz="4" w:space="0" w:color="auto"/>
              <w:right w:val="single" w:sz="4" w:space="0" w:color="auto"/>
            </w:tcBorders>
            <w:vAlign w:val="center"/>
            <w:hideMark/>
          </w:tcPr>
          <w:p w14:paraId="3DF4C6E3"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7EBC6B"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030F396E"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199A1C65" w14:textId="77777777" w:rsidTr="00DB125D">
        <w:trPr>
          <w:trHeight w:val="32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73617DE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Empresa de consultoría Ludus</w:t>
            </w:r>
          </w:p>
        </w:tc>
        <w:tc>
          <w:tcPr>
            <w:tcW w:w="4520" w:type="dxa"/>
            <w:tcBorders>
              <w:top w:val="nil"/>
              <w:left w:val="nil"/>
              <w:bottom w:val="single" w:sz="4" w:space="0" w:color="auto"/>
              <w:right w:val="nil"/>
            </w:tcBorders>
            <w:shd w:val="clear" w:color="auto" w:fill="auto"/>
            <w:vAlign w:val="center"/>
            <w:hideMark/>
          </w:tcPr>
          <w:p w14:paraId="7E270D02"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Generar un producto de alto impacto en el mercado</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3B2AF1B3"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987301F"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524E1C2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15EAC754"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48401294"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5D1580F8"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 xml:space="preserve">Lograr reconocimiento nacional en procesos de diseño, desarrollo e </w:t>
            </w:r>
            <w:r w:rsidRPr="00040092">
              <w:rPr>
                <w:rFonts w:eastAsia="Times New Roman" w:cs="Times New Roman"/>
                <w:color w:val="000000"/>
                <w:sz w:val="22"/>
                <w:szCs w:val="22"/>
                <w:lang w:eastAsia="es-ES_tradnl"/>
              </w:rPr>
              <w:lastRenderedPageBreak/>
              <w:t>implementación de sistemas de información de alto desempeño</w:t>
            </w:r>
          </w:p>
        </w:tc>
        <w:tc>
          <w:tcPr>
            <w:tcW w:w="956" w:type="dxa"/>
            <w:vMerge/>
            <w:tcBorders>
              <w:top w:val="nil"/>
              <w:left w:val="single" w:sz="8" w:space="0" w:color="auto"/>
              <w:bottom w:val="single" w:sz="4" w:space="0" w:color="auto"/>
              <w:right w:val="single" w:sz="4" w:space="0" w:color="auto"/>
            </w:tcBorders>
            <w:vAlign w:val="center"/>
            <w:hideMark/>
          </w:tcPr>
          <w:p w14:paraId="1D0195B1"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60D87AD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6BED9E9C"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E993808"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6AED905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6C76DF7"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recursos económicos para invertir en investigación y diseño de nuevos sistemas</w:t>
            </w:r>
          </w:p>
        </w:tc>
        <w:tc>
          <w:tcPr>
            <w:tcW w:w="956" w:type="dxa"/>
            <w:vMerge/>
            <w:tcBorders>
              <w:top w:val="nil"/>
              <w:left w:val="single" w:sz="8" w:space="0" w:color="auto"/>
              <w:bottom w:val="single" w:sz="4" w:space="0" w:color="auto"/>
              <w:right w:val="single" w:sz="4" w:space="0" w:color="auto"/>
            </w:tcBorders>
            <w:vAlign w:val="center"/>
            <w:hideMark/>
          </w:tcPr>
          <w:p w14:paraId="1BD269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721627FD"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708FB30"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0697E48D" w14:textId="77777777" w:rsidTr="00DB125D">
        <w:trPr>
          <w:trHeight w:val="640"/>
        </w:trPr>
        <w:tc>
          <w:tcPr>
            <w:tcW w:w="2098"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CREG "Comisión de Regulación de Energía y Gas"</w:t>
            </w:r>
          </w:p>
        </w:tc>
        <w:tc>
          <w:tcPr>
            <w:tcW w:w="4520" w:type="dxa"/>
            <w:tcBorders>
              <w:top w:val="nil"/>
              <w:left w:val="nil"/>
              <w:bottom w:val="single" w:sz="4" w:space="0" w:color="auto"/>
              <w:right w:val="nil"/>
            </w:tcBorders>
            <w:shd w:val="clear" w:color="auto" w:fill="auto"/>
            <w:vAlign w:val="center"/>
            <w:hideMark/>
          </w:tcPr>
          <w:p w14:paraId="5DE250E6"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Distribución equitativa de compensaciones por pérdidas energéticas en empresas comercializadoras del país</w:t>
            </w:r>
          </w:p>
        </w:tc>
        <w:tc>
          <w:tcPr>
            <w:tcW w:w="956"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ALTO</w:t>
            </w:r>
          </w:p>
        </w:tc>
        <w:tc>
          <w:tcPr>
            <w:tcW w:w="1404"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c>
          <w:tcPr>
            <w:tcW w:w="1481"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ALTA</w:t>
            </w:r>
          </w:p>
        </w:tc>
      </w:tr>
      <w:tr w:rsidR="00DB125D" w:rsidRPr="00040092" w14:paraId="67213166" w14:textId="77777777" w:rsidTr="00DB125D">
        <w:trPr>
          <w:trHeight w:val="320"/>
        </w:trPr>
        <w:tc>
          <w:tcPr>
            <w:tcW w:w="2098" w:type="dxa"/>
            <w:vMerge/>
            <w:tcBorders>
              <w:top w:val="nil"/>
              <w:left w:val="single" w:sz="8" w:space="0" w:color="auto"/>
              <w:bottom w:val="single" w:sz="4" w:space="0" w:color="auto"/>
              <w:right w:val="single" w:sz="8" w:space="0" w:color="auto"/>
            </w:tcBorders>
            <w:vAlign w:val="center"/>
            <w:hideMark/>
          </w:tcPr>
          <w:p w14:paraId="0C279A8A"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66606524"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Regulación exitosa de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1B14FB16"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0EF128C7"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54B60D18"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4A5E5576" w14:textId="77777777" w:rsidTr="00DB125D">
        <w:trPr>
          <w:trHeight w:val="640"/>
        </w:trPr>
        <w:tc>
          <w:tcPr>
            <w:tcW w:w="2098" w:type="dxa"/>
            <w:vMerge/>
            <w:tcBorders>
              <w:top w:val="nil"/>
              <w:left w:val="single" w:sz="8" w:space="0" w:color="auto"/>
              <w:bottom w:val="single" w:sz="4" w:space="0" w:color="auto"/>
              <w:right w:val="single" w:sz="8" w:space="0" w:color="auto"/>
            </w:tcBorders>
            <w:vAlign w:val="center"/>
            <w:hideMark/>
          </w:tcPr>
          <w:p w14:paraId="7F711488" w14:textId="77777777" w:rsidR="00DB125D" w:rsidRPr="00040092" w:rsidRDefault="00DB125D" w:rsidP="00DB125D">
            <w:pPr>
              <w:rPr>
                <w:rFonts w:eastAsia="Times New Roman" w:cs="Times New Roman"/>
                <w:color w:val="000000"/>
                <w:sz w:val="22"/>
                <w:szCs w:val="22"/>
                <w:lang w:eastAsia="es-ES_tradnl"/>
              </w:rPr>
            </w:pPr>
          </w:p>
        </w:tc>
        <w:tc>
          <w:tcPr>
            <w:tcW w:w="4520" w:type="dxa"/>
            <w:tcBorders>
              <w:top w:val="nil"/>
              <w:left w:val="nil"/>
              <w:bottom w:val="single" w:sz="4" w:space="0" w:color="auto"/>
              <w:right w:val="nil"/>
            </w:tcBorders>
            <w:shd w:val="clear" w:color="auto" w:fill="auto"/>
            <w:vAlign w:val="center"/>
            <w:hideMark/>
          </w:tcPr>
          <w:p w14:paraId="302D96A0"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Implementar medidas de gestión para controlar la información entregada por las empresas de energía del país</w:t>
            </w:r>
          </w:p>
        </w:tc>
        <w:tc>
          <w:tcPr>
            <w:tcW w:w="956" w:type="dxa"/>
            <w:vMerge/>
            <w:tcBorders>
              <w:top w:val="nil"/>
              <w:left w:val="single" w:sz="8" w:space="0" w:color="auto"/>
              <w:bottom w:val="single" w:sz="4" w:space="0" w:color="auto"/>
              <w:right w:val="single" w:sz="4" w:space="0" w:color="auto"/>
            </w:tcBorders>
            <w:vAlign w:val="center"/>
            <w:hideMark/>
          </w:tcPr>
          <w:p w14:paraId="5FF83D48" w14:textId="77777777" w:rsidR="00DB125D" w:rsidRPr="00040092" w:rsidRDefault="00DB125D" w:rsidP="00DB125D">
            <w:pPr>
              <w:rPr>
                <w:rFonts w:eastAsia="Times New Roman" w:cs="Times New Roman"/>
                <w:color w:val="000000"/>
                <w:sz w:val="22"/>
                <w:szCs w:val="22"/>
                <w:lang w:eastAsia="es-ES_tradnl"/>
              </w:rPr>
            </w:pPr>
          </w:p>
        </w:tc>
        <w:tc>
          <w:tcPr>
            <w:tcW w:w="1404" w:type="dxa"/>
            <w:vMerge/>
            <w:tcBorders>
              <w:top w:val="nil"/>
              <w:left w:val="single" w:sz="4" w:space="0" w:color="auto"/>
              <w:bottom w:val="single" w:sz="4" w:space="0" w:color="auto"/>
              <w:right w:val="single" w:sz="4" w:space="0" w:color="auto"/>
            </w:tcBorders>
            <w:vAlign w:val="center"/>
            <w:hideMark/>
          </w:tcPr>
          <w:p w14:paraId="5153E618" w14:textId="77777777" w:rsidR="00DB125D" w:rsidRPr="00040092" w:rsidRDefault="00DB125D" w:rsidP="00DB125D">
            <w:pPr>
              <w:rPr>
                <w:rFonts w:eastAsia="Times New Roman" w:cs="Times New Roman"/>
                <w:color w:val="000000"/>
                <w:sz w:val="22"/>
                <w:szCs w:val="22"/>
                <w:lang w:eastAsia="es-ES_tradnl"/>
              </w:rPr>
            </w:pPr>
          </w:p>
        </w:tc>
        <w:tc>
          <w:tcPr>
            <w:tcW w:w="1481" w:type="dxa"/>
            <w:vMerge/>
            <w:tcBorders>
              <w:top w:val="nil"/>
              <w:left w:val="single" w:sz="4" w:space="0" w:color="auto"/>
              <w:bottom w:val="single" w:sz="4" w:space="0" w:color="auto"/>
              <w:right w:val="single" w:sz="8" w:space="0" w:color="auto"/>
            </w:tcBorders>
            <w:vAlign w:val="center"/>
            <w:hideMark/>
          </w:tcPr>
          <w:p w14:paraId="1AAF18FD" w14:textId="77777777" w:rsidR="00DB125D" w:rsidRPr="00040092" w:rsidRDefault="00DB125D" w:rsidP="00DB125D">
            <w:pPr>
              <w:rPr>
                <w:rFonts w:eastAsia="Times New Roman" w:cs="Times New Roman"/>
                <w:color w:val="000000"/>
                <w:sz w:val="22"/>
                <w:szCs w:val="22"/>
                <w:lang w:eastAsia="es-ES_tradnl"/>
              </w:rPr>
            </w:pPr>
          </w:p>
        </w:tc>
      </w:tr>
      <w:tr w:rsidR="00DB125D" w:rsidRPr="00040092" w14:paraId="3E33F8F6" w14:textId="77777777" w:rsidTr="00DB125D">
        <w:trPr>
          <w:trHeight w:val="32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Sociedad</w:t>
            </w:r>
          </w:p>
        </w:tc>
        <w:tc>
          <w:tcPr>
            <w:tcW w:w="4520" w:type="dxa"/>
            <w:tcBorders>
              <w:top w:val="nil"/>
              <w:left w:val="nil"/>
              <w:bottom w:val="single" w:sz="4" w:space="0" w:color="auto"/>
              <w:right w:val="nil"/>
            </w:tcBorders>
            <w:shd w:val="clear" w:color="auto" w:fill="auto"/>
            <w:vAlign w:val="center"/>
            <w:hideMark/>
          </w:tcPr>
          <w:p w14:paraId="7113187E"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día a día un mejor servicio con una calidad excelente</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MEDIO</w:t>
            </w:r>
          </w:p>
        </w:tc>
        <w:tc>
          <w:tcPr>
            <w:tcW w:w="1404" w:type="dxa"/>
            <w:tcBorders>
              <w:top w:val="nil"/>
              <w:left w:val="nil"/>
              <w:bottom w:val="single" w:sz="4" w:space="0" w:color="auto"/>
              <w:right w:val="single" w:sz="4" w:space="0" w:color="auto"/>
            </w:tcBorders>
            <w:shd w:val="clear" w:color="auto" w:fill="auto"/>
            <w:vAlign w:val="center"/>
            <w:hideMark/>
          </w:tcPr>
          <w:p w14:paraId="7833B0F6"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7218D86E"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MEDIA</w:t>
            </w:r>
          </w:p>
        </w:tc>
      </w:tr>
      <w:tr w:rsidR="00DB125D" w:rsidRPr="00040092" w14:paraId="5B48ED8B" w14:textId="77777777" w:rsidTr="00DB125D">
        <w:trPr>
          <w:trHeight w:val="640"/>
        </w:trPr>
        <w:tc>
          <w:tcPr>
            <w:tcW w:w="2098"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Proveedores</w:t>
            </w:r>
          </w:p>
        </w:tc>
        <w:tc>
          <w:tcPr>
            <w:tcW w:w="4520" w:type="dxa"/>
            <w:tcBorders>
              <w:top w:val="nil"/>
              <w:left w:val="nil"/>
              <w:bottom w:val="single" w:sz="4" w:space="0" w:color="auto"/>
              <w:right w:val="nil"/>
            </w:tcBorders>
            <w:shd w:val="clear" w:color="auto" w:fill="auto"/>
            <w:vAlign w:val="center"/>
            <w:hideMark/>
          </w:tcPr>
          <w:p w14:paraId="16D59CBA" w14:textId="77777777" w:rsidR="00DB125D" w:rsidRPr="00040092" w:rsidRDefault="00DB125D" w:rsidP="00DB125D">
            <w:pP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Obtener un beneficio económico y comercial, resultado de la implementación y desempeño del proyecto</w:t>
            </w:r>
          </w:p>
        </w:tc>
        <w:tc>
          <w:tcPr>
            <w:tcW w:w="956"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BAJO</w:t>
            </w:r>
          </w:p>
        </w:tc>
        <w:tc>
          <w:tcPr>
            <w:tcW w:w="1404" w:type="dxa"/>
            <w:tcBorders>
              <w:top w:val="nil"/>
              <w:left w:val="nil"/>
              <w:bottom w:val="single" w:sz="4" w:space="0" w:color="auto"/>
              <w:right w:val="single" w:sz="4" w:space="0" w:color="auto"/>
            </w:tcBorders>
            <w:shd w:val="clear" w:color="auto" w:fill="auto"/>
            <w:vAlign w:val="center"/>
            <w:hideMark/>
          </w:tcPr>
          <w:p w14:paraId="05C3728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c>
          <w:tcPr>
            <w:tcW w:w="1481" w:type="dxa"/>
            <w:tcBorders>
              <w:top w:val="nil"/>
              <w:left w:val="nil"/>
              <w:bottom w:val="single" w:sz="4" w:space="0" w:color="auto"/>
              <w:right w:val="single" w:sz="8" w:space="0" w:color="auto"/>
            </w:tcBorders>
            <w:shd w:val="clear" w:color="auto" w:fill="auto"/>
            <w:vAlign w:val="center"/>
            <w:hideMark/>
          </w:tcPr>
          <w:p w14:paraId="360E3D0D" w14:textId="77777777" w:rsidR="00DB125D" w:rsidRPr="00040092" w:rsidRDefault="00DB125D" w:rsidP="00DB125D">
            <w:pPr>
              <w:jc w:val="center"/>
              <w:rPr>
                <w:rFonts w:eastAsia="Times New Roman" w:cs="Times New Roman"/>
                <w:color w:val="000000"/>
                <w:sz w:val="22"/>
                <w:szCs w:val="22"/>
                <w:lang w:eastAsia="es-ES_tradnl"/>
              </w:rPr>
            </w:pPr>
            <w:r w:rsidRPr="00040092">
              <w:rPr>
                <w:rFonts w:eastAsia="Times New Roman" w:cs="Times New Roman"/>
                <w:color w:val="000000"/>
                <w:sz w:val="22"/>
                <w:szCs w:val="22"/>
                <w:lang w:eastAsia="es-ES_tradnl"/>
              </w:rPr>
              <w:t>BAJA</w:t>
            </w:r>
          </w:p>
        </w:tc>
      </w:tr>
      <w:tr w:rsidR="00DB125D" w:rsidRPr="00040092" w14:paraId="3F9BB2C8" w14:textId="77777777" w:rsidTr="00DB125D">
        <w:trPr>
          <w:trHeight w:val="640"/>
        </w:trPr>
        <w:tc>
          <w:tcPr>
            <w:tcW w:w="2098"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ONG</w:t>
            </w:r>
          </w:p>
        </w:tc>
        <w:tc>
          <w:tcPr>
            <w:tcW w:w="4520" w:type="dxa"/>
            <w:tcBorders>
              <w:top w:val="nil"/>
              <w:left w:val="nil"/>
              <w:bottom w:val="single" w:sz="4" w:space="0" w:color="auto"/>
              <w:right w:val="nil"/>
            </w:tcBorders>
            <w:shd w:val="clear" w:color="auto" w:fill="auto"/>
            <w:vAlign w:val="center"/>
            <w:hideMark/>
          </w:tcPr>
          <w:p w14:paraId="4E6A68A3"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Vigilar que la comunidad reciba un trato justo y equitativo en la comercialización de la energía</w:t>
            </w:r>
          </w:p>
        </w:tc>
        <w:tc>
          <w:tcPr>
            <w:tcW w:w="956"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MEDIO</w:t>
            </w:r>
          </w:p>
        </w:tc>
        <w:tc>
          <w:tcPr>
            <w:tcW w:w="1404"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BAJA</w:t>
            </w:r>
          </w:p>
        </w:tc>
        <w:tc>
          <w:tcPr>
            <w:tcW w:w="1481"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040092" w:rsidRDefault="00DB125D" w:rsidP="00DB125D">
            <w:pPr>
              <w:jc w:val="center"/>
              <w:rPr>
                <w:rFonts w:eastAsia="Times New Roman" w:cs="Times New Roman"/>
                <w:color w:val="000000"/>
                <w:lang w:eastAsia="es-ES_tradnl"/>
              </w:rPr>
            </w:pPr>
            <w:r w:rsidRPr="00040092">
              <w:rPr>
                <w:rFonts w:eastAsia="Times New Roman" w:cs="Times New Roman"/>
                <w:color w:val="000000"/>
                <w:lang w:eastAsia="es-ES_tradnl"/>
              </w:rPr>
              <w:t>MEDIA</w:t>
            </w:r>
          </w:p>
        </w:tc>
      </w:tr>
      <w:tr w:rsidR="00DB125D" w:rsidRPr="00040092" w14:paraId="0324D1E5" w14:textId="77777777" w:rsidTr="00DB125D">
        <w:trPr>
          <w:trHeight w:val="660"/>
        </w:trPr>
        <w:tc>
          <w:tcPr>
            <w:tcW w:w="2098"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040092" w:rsidRDefault="00DB125D" w:rsidP="00DB125D">
            <w:pPr>
              <w:rPr>
                <w:rFonts w:eastAsia="Times New Roman" w:cs="Times New Roman"/>
                <w:color w:val="000000"/>
                <w:lang w:eastAsia="es-ES_tradnl"/>
              </w:rPr>
            </w:pPr>
          </w:p>
        </w:tc>
        <w:tc>
          <w:tcPr>
            <w:tcW w:w="4520" w:type="dxa"/>
            <w:tcBorders>
              <w:top w:val="nil"/>
              <w:left w:val="nil"/>
              <w:bottom w:val="single" w:sz="8" w:space="0" w:color="auto"/>
              <w:right w:val="nil"/>
            </w:tcBorders>
            <w:shd w:val="clear" w:color="auto" w:fill="auto"/>
            <w:vAlign w:val="center"/>
            <w:hideMark/>
          </w:tcPr>
          <w:p w14:paraId="065AA79F" w14:textId="77777777" w:rsidR="00DB125D" w:rsidRPr="00040092" w:rsidRDefault="00DB125D" w:rsidP="00DB125D">
            <w:pPr>
              <w:rPr>
                <w:rFonts w:eastAsia="Times New Roman" w:cs="Times New Roman"/>
                <w:color w:val="000000"/>
                <w:lang w:eastAsia="es-ES_tradnl"/>
              </w:rPr>
            </w:pPr>
            <w:r w:rsidRPr="00040092">
              <w:rPr>
                <w:rFonts w:eastAsia="Times New Roman" w:cs="Times New Roman"/>
                <w:color w:val="000000"/>
                <w:lang w:eastAsia="es-ES_tradnl"/>
              </w:rPr>
              <w:t>Vigilar el impacto negativo que el proyecto pueda generar en las comunidades que afecta</w:t>
            </w:r>
          </w:p>
        </w:tc>
        <w:tc>
          <w:tcPr>
            <w:tcW w:w="956"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040092" w:rsidRDefault="00DB125D" w:rsidP="00DB125D">
            <w:pPr>
              <w:rPr>
                <w:rFonts w:eastAsia="Times New Roman" w:cs="Times New Roman"/>
                <w:color w:val="000000"/>
                <w:lang w:eastAsia="es-ES_tradnl"/>
              </w:rPr>
            </w:pPr>
          </w:p>
        </w:tc>
        <w:tc>
          <w:tcPr>
            <w:tcW w:w="1404"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040092" w:rsidRDefault="00DB125D" w:rsidP="00DB125D">
            <w:pPr>
              <w:rPr>
                <w:rFonts w:eastAsia="Times New Roman" w:cs="Times New Roman"/>
                <w:color w:val="000000"/>
                <w:lang w:eastAsia="es-ES_tradnl"/>
              </w:rPr>
            </w:pPr>
          </w:p>
        </w:tc>
        <w:tc>
          <w:tcPr>
            <w:tcW w:w="1481"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040092" w:rsidRDefault="00DB125D" w:rsidP="00DB125D">
            <w:pPr>
              <w:rPr>
                <w:rFonts w:eastAsia="Times New Roman" w:cs="Times New Roman"/>
                <w:color w:val="000000"/>
                <w:lang w:eastAsia="es-ES_tradnl"/>
              </w:rPr>
            </w:pPr>
          </w:p>
        </w:tc>
      </w:tr>
    </w:tbl>
    <w:p w14:paraId="3694DE7D" w14:textId="77777777" w:rsidR="00DB125D" w:rsidRDefault="00DB125D" w:rsidP="00DB125D">
      <w:pPr>
        <w:rPr>
          <w:b/>
          <w:sz w:val="26"/>
          <w:szCs w:val="26"/>
        </w:rPr>
      </w:pPr>
    </w:p>
    <w:p w14:paraId="08281FE8" w14:textId="77777777" w:rsidR="00DB125D" w:rsidRDefault="00DB125D" w:rsidP="00DB125D">
      <w:pPr>
        <w:pStyle w:val="Ttulo1"/>
        <w:numPr>
          <w:ilvl w:val="0"/>
          <w:numId w:val="4"/>
        </w:numPr>
        <w:spacing w:before="480" w:line="276" w:lineRule="auto"/>
        <w:jc w:val="both"/>
      </w:pPr>
      <w:bookmarkStart w:id="64" w:name="_Toc257381833"/>
      <w:bookmarkStart w:id="65" w:name="_Toc476693605"/>
      <w:r>
        <w:t>ESTUDIOS APLICADOS AL PROYECTO</w:t>
      </w:r>
      <w:bookmarkEnd w:id="64"/>
      <w:bookmarkEnd w:id="65"/>
    </w:p>
    <w:p w14:paraId="065CBE22" w14:textId="77777777" w:rsidR="00DB125D" w:rsidRDefault="00DB125D" w:rsidP="00DB125D">
      <w:pPr>
        <w:pStyle w:val="Ttulo2"/>
        <w:numPr>
          <w:ilvl w:val="1"/>
          <w:numId w:val="4"/>
        </w:numPr>
        <w:spacing w:before="200" w:line="276" w:lineRule="auto"/>
        <w:jc w:val="both"/>
      </w:pPr>
      <w:bookmarkStart w:id="66" w:name="_Toc257381834"/>
      <w:bookmarkStart w:id="67" w:name="_Toc476693606"/>
      <w:r>
        <w:t>Alineación del Proyecto</w:t>
      </w:r>
      <w:bookmarkEnd w:id="66"/>
      <w:bookmarkEnd w:id="67"/>
    </w:p>
    <w:p w14:paraId="2EF6D055" w14:textId="77777777" w:rsidR="00DB125D" w:rsidRDefault="00DB125D" w:rsidP="00DB125D">
      <w:pPr>
        <w:pStyle w:val="Ttulo3"/>
        <w:numPr>
          <w:ilvl w:val="2"/>
          <w:numId w:val="4"/>
        </w:numPr>
      </w:pPr>
      <w:bookmarkStart w:id="68" w:name="_Toc257381835"/>
      <w:bookmarkStart w:id="69" w:name="_Toc476693607"/>
      <w:r>
        <w:t>Objetivo General del Proyecto</w:t>
      </w:r>
      <w:bookmarkEnd w:id="68"/>
      <w:bookmarkEnd w:id="69"/>
    </w:p>
    <w:p w14:paraId="4DA30646" w14:textId="77777777" w:rsidR="00DB125D" w:rsidRDefault="00DB125D" w:rsidP="00DB125D">
      <w:pPr>
        <w:jc w:val="both"/>
      </w:pPr>
      <w:r w:rsidRPr="00872680">
        <w:t>Reducción del índice de pérdidas económicas por fraude en la comercialización de energía eléctrica para niveles de tensión 1 y 2 en un 40% para los dos primeros años de implementación del proyecto</w:t>
      </w:r>
      <w:r>
        <w:t xml:space="preserve"> y un crecimiento de recuperación de al menos un 5% anual posterior a los primeros dos años de implementación durante 6 años</w:t>
      </w:r>
      <w:r w:rsidRPr="00872680">
        <w:t>.</w:t>
      </w:r>
    </w:p>
    <w:p w14:paraId="02348A85" w14:textId="77777777" w:rsidR="00DB125D" w:rsidRDefault="00DB125D" w:rsidP="00DB125D">
      <w:pPr>
        <w:pStyle w:val="Ttulo3"/>
        <w:numPr>
          <w:ilvl w:val="2"/>
          <w:numId w:val="4"/>
        </w:numPr>
      </w:pPr>
      <w:bookmarkStart w:id="70" w:name="_Toc476693608"/>
      <w:r>
        <w:t xml:space="preserve">Objetivos </w:t>
      </w:r>
      <w:r w:rsidR="00F37BA2">
        <w:t>Específicos</w:t>
      </w:r>
      <w:r>
        <w:t>:</w:t>
      </w:r>
      <w:bookmarkEnd w:id="70"/>
    </w:p>
    <w:p w14:paraId="34B2B0B0" w14:textId="77777777" w:rsidR="00DB125D" w:rsidRDefault="00DB125D" w:rsidP="00DB125D">
      <w:pPr>
        <w:jc w:val="both"/>
      </w:pPr>
    </w:p>
    <w:p w14:paraId="46311566" w14:textId="77777777" w:rsidR="00DB125D" w:rsidRPr="00872680" w:rsidRDefault="00DB125D" w:rsidP="00DB125D">
      <w:pPr>
        <w:jc w:val="center"/>
      </w:pPr>
      <w:r>
        <w:rPr>
          <w:noProof/>
          <w:lang w:val="es-CO" w:eastAsia="es-CO"/>
        </w:rPr>
        <w:lastRenderedPageBreak/>
        <w:drawing>
          <wp:inline distT="0" distB="0" distL="0" distR="0" wp14:anchorId="09EB4D2A" wp14:editId="22FC0992">
            <wp:extent cx="5486400" cy="3200400"/>
            <wp:effectExtent l="0" t="19050" r="3810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br/>
      </w:r>
      <w:r>
        <w:rPr>
          <w:sz w:val="18"/>
          <w:szCs w:val="18"/>
        </w:rPr>
        <w:t>Imagen 2</w:t>
      </w:r>
      <w:r w:rsidRPr="00823401">
        <w:rPr>
          <w:sz w:val="18"/>
          <w:szCs w:val="18"/>
        </w:rPr>
        <w:t xml:space="preserve">. Árbol de </w:t>
      </w:r>
      <w:r>
        <w:rPr>
          <w:sz w:val="18"/>
          <w:szCs w:val="18"/>
        </w:rPr>
        <w:t>Objetivos.</w:t>
      </w:r>
    </w:p>
    <w:p w14:paraId="640EC324" w14:textId="77777777" w:rsidR="00DB125D" w:rsidRDefault="00DB125D" w:rsidP="00DB125D">
      <w:pPr>
        <w:pStyle w:val="Ttulo3"/>
        <w:numPr>
          <w:ilvl w:val="2"/>
          <w:numId w:val="4"/>
        </w:numPr>
      </w:pPr>
      <w:bookmarkStart w:id="71" w:name="_Toc257381836"/>
      <w:bookmarkStart w:id="72" w:name="_Toc476693609"/>
      <w:r>
        <w:t>Misión</w:t>
      </w:r>
      <w:bookmarkEnd w:id="71"/>
      <w:bookmarkEnd w:id="72"/>
    </w:p>
    <w:p w14:paraId="25613B29" w14:textId="77777777" w:rsidR="00DB125D" w:rsidRDefault="00DB125D" w:rsidP="00DB125D">
      <w:pPr>
        <w:jc w:val="both"/>
      </w:pPr>
      <w: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1E2749C5" w14:textId="77777777" w:rsidR="00DB125D" w:rsidRPr="00872680" w:rsidRDefault="00DB125D" w:rsidP="00DB125D">
      <w:pPr>
        <w:pStyle w:val="Ttulo3"/>
        <w:numPr>
          <w:ilvl w:val="2"/>
          <w:numId w:val="4"/>
        </w:numPr>
      </w:pPr>
      <w:bookmarkStart w:id="73" w:name="_Toc257381837"/>
      <w:bookmarkStart w:id="74" w:name="_Toc476693610"/>
      <w:r>
        <w:t>Visión</w:t>
      </w:r>
      <w:bookmarkEnd w:id="73"/>
      <w:bookmarkEnd w:id="74"/>
    </w:p>
    <w:p w14:paraId="6445D50B" w14:textId="77777777" w:rsidR="00DB125D" w:rsidRDefault="00DB125D" w:rsidP="00DB125D">
      <w:pPr>
        <w:jc w:val="both"/>
      </w:pPr>
      <w: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660AF5F7" w14:textId="77777777" w:rsidR="00DB125D" w:rsidRDefault="00DB125D" w:rsidP="00DB125D">
      <w:pPr>
        <w:pStyle w:val="Ttulo3"/>
        <w:numPr>
          <w:ilvl w:val="2"/>
          <w:numId w:val="4"/>
        </w:numPr>
      </w:pPr>
      <w:bookmarkStart w:id="75" w:name="_Toc257381838"/>
      <w:bookmarkStart w:id="76" w:name="_Toc476693611"/>
      <w:r>
        <w:t>Política Ambiental</w:t>
      </w:r>
      <w:bookmarkEnd w:id="75"/>
      <w:bookmarkEnd w:id="76"/>
    </w:p>
    <w:p w14:paraId="4D8ADEF2" w14:textId="77777777" w:rsidR="00DB125D" w:rsidRDefault="00DB125D" w:rsidP="00DB125D">
      <w:pPr>
        <w:jc w:val="both"/>
      </w:pPr>
      <w: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6397B810" w14:textId="77777777" w:rsidR="00DB125D" w:rsidRPr="00A0588A" w:rsidRDefault="00DB125D" w:rsidP="00DB125D">
      <w:pPr>
        <w:jc w:val="both"/>
      </w:pPr>
      <w:r>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4E7D28F6" w14:textId="77777777" w:rsidR="00DB125D" w:rsidRDefault="00DB125D" w:rsidP="00DB125D">
      <w:pPr>
        <w:pStyle w:val="Ttulo2"/>
        <w:numPr>
          <w:ilvl w:val="1"/>
          <w:numId w:val="4"/>
        </w:numPr>
        <w:spacing w:before="200" w:line="276" w:lineRule="auto"/>
        <w:jc w:val="both"/>
      </w:pPr>
      <w:bookmarkStart w:id="77" w:name="_Toc257381840"/>
      <w:bookmarkStart w:id="78" w:name="_Toc476693612"/>
      <w:bookmarkStart w:id="79" w:name="OLE_LINK1"/>
      <w:bookmarkStart w:id="80" w:name="OLE_LINK2"/>
      <w:r>
        <w:lastRenderedPageBreak/>
        <w:t>Estudio Legal</w:t>
      </w:r>
      <w:bookmarkEnd w:id="77"/>
      <w:bookmarkEnd w:id="78"/>
    </w:p>
    <w:p w14:paraId="32993577" w14:textId="77777777" w:rsidR="00DB125D" w:rsidRDefault="00DB125D" w:rsidP="00DB125D">
      <w:pPr>
        <w:pStyle w:val="Ttulo3"/>
        <w:numPr>
          <w:ilvl w:val="2"/>
          <w:numId w:val="4"/>
        </w:numPr>
      </w:pPr>
      <w:bookmarkStart w:id="81" w:name="_Toc257381841"/>
      <w:bookmarkStart w:id="82" w:name="_Toc476693613"/>
      <w:r>
        <w:t>Origen Legislación</w:t>
      </w:r>
      <w:bookmarkEnd w:id="81"/>
      <w:bookmarkEnd w:id="82"/>
    </w:p>
    <w:p w14:paraId="3AA4F6BD" w14:textId="77777777" w:rsidR="00DB125D" w:rsidRDefault="00DB125D" w:rsidP="00DB125D">
      <w:pPr>
        <w:jc w:val="both"/>
      </w:pPr>
      <w:r>
        <w:t>CREG: Comisión de regulación de energía y gas, nace en 1994 cuando el Gobierno Nacional a través de las leyes 142 y 143 creó las Comisiones de Regulación, con el fin de regular las actividades de los servicios públicos.</w:t>
      </w:r>
    </w:p>
    <w:p w14:paraId="659A88B3" w14:textId="77777777" w:rsidR="00DB125D" w:rsidRDefault="00DB125D" w:rsidP="00DB125D">
      <w:pPr>
        <w:jc w:val="both"/>
      </w:pPr>
      <w:r>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747B2546" w14:textId="77777777" w:rsidR="00DB125D" w:rsidRDefault="00DB125D" w:rsidP="00DB125D">
      <w:pPr>
        <w:jc w:val="both"/>
      </w:pPr>
      <w: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3351DE00" w14:textId="77777777" w:rsidR="00DB125D" w:rsidRDefault="00DB125D" w:rsidP="00DB125D">
      <w:r>
        <w:t>Av. Calle 116 No. 7-15</w:t>
      </w:r>
    </w:p>
    <w:p w14:paraId="66BE6B4E" w14:textId="77777777" w:rsidR="00DB125D" w:rsidRDefault="00DB125D" w:rsidP="00DB125D">
      <w:r>
        <w:t>Edificio Cusezar Int.2 oficina 901.</w:t>
      </w:r>
      <w:r>
        <w:br/>
        <w:t xml:space="preserve">Conmutador: 603 2020 </w:t>
      </w:r>
      <w:r>
        <w:br/>
        <w:t>Fax: 603 2100 - 603 2049</w:t>
      </w:r>
      <w:r>
        <w:br/>
        <w:t>Horario De Atención: lunes a viernes De 8 a.m. A 5 p.m.</w:t>
      </w:r>
    </w:p>
    <w:p w14:paraId="32279037" w14:textId="77777777" w:rsidR="00DB125D" w:rsidRDefault="00DB125D" w:rsidP="00DB125D"/>
    <w:p w14:paraId="32D451A4" w14:textId="77777777" w:rsidR="00DB125D" w:rsidRDefault="00DB125D" w:rsidP="00DB125D">
      <w:r>
        <w:t>La estructura de la regulación es la siguiente:</w:t>
      </w:r>
    </w:p>
    <w:p w14:paraId="164CDB3F" w14:textId="77777777" w:rsidR="00DB125D" w:rsidRDefault="00DB125D" w:rsidP="00DB125D">
      <w:pPr>
        <w:jc w:val="center"/>
      </w:pPr>
      <w:r>
        <w:rPr>
          <w:noProof/>
          <w:lang w:val="es-CO" w:eastAsia="es-CO"/>
        </w:rPr>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1D83AB1F" w14:textId="77777777" w:rsidR="00DB125D" w:rsidRDefault="00DB125D" w:rsidP="00DB125D">
      <w:pPr>
        <w:pStyle w:val="Ttulo3"/>
        <w:numPr>
          <w:ilvl w:val="2"/>
          <w:numId w:val="4"/>
        </w:numPr>
      </w:pPr>
      <w:bookmarkStart w:id="83" w:name="_Toc257381842"/>
      <w:bookmarkStart w:id="84" w:name="_Toc476693614"/>
      <w:r>
        <w:t>Leyes y Normas</w:t>
      </w:r>
      <w:bookmarkEnd w:id="83"/>
      <w:bookmarkEnd w:id="84"/>
    </w:p>
    <w:p w14:paraId="5F4896AE" w14:textId="77777777" w:rsidR="00DB125D" w:rsidRDefault="00DB125D" w:rsidP="00DB125D">
      <w:pPr>
        <w:jc w:val="both"/>
      </w:pPr>
      <w:r>
        <w:t>Según el estudio realizado se encuentran los siguientes apartados indicados por la CREG:</w:t>
      </w:r>
    </w:p>
    <w:p w14:paraId="7EC989EB" w14:textId="77777777" w:rsidR="00DB125D" w:rsidRPr="00080DFA" w:rsidRDefault="00DB125D" w:rsidP="00DB125D">
      <w:pPr>
        <w:jc w:val="both"/>
        <w:rPr>
          <w:rFonts w:cs="Arial"/>
          <w:b/>
        </w:rPr>
      </w:pPr>
      <w:r w:rsidRPr="00080DFA">
        <w:rPr>
          <w:rFonts w:cs="Arial"/>
          <w:b/>
        </w:rPr>
        <w:t>Servicio Público Domiciliario-Normas y disposiciones lega</w:t>
      </w:r>
      <w:r>
        <w:rPr>
          <w:rFonts w:cs="Arial"/>
          <w:b/>
        </w:rPr>
        <w:t xml:space="preserve">les - leyes 142 y 143 de 1994- </w:t>
      </w:r>
      <w:r w:rsidRPr="00080DFA">
        <w:rPr>
          <w:rFonts w:cs="Arial"/>
          <w:b/>
        </w:rPr>
        <w:t>Conceptos.Creg-C041744.</w:t>
      </w:r>
      <w:r>
        <w:rPr>
          <w:rFonts w:cs="Arial"/>
          <w:b/>
        </w:rPr>
        <w:t xml:space="preserve"> Anexo 1 </w:t>
      </w:r>
    </w:p>
    <w:p w14:paraId="14BCEE1D" w14:textId="77777777" w:rsidR="00DB125D" w:rsidRDefault="00DB125D" w:rsidP="00DB125D">
      <w:pPr>
        <w:rPr>
          <w:rFonts w:eastAsia="Times New Roman" w:cs="Arial"/>
          <w:lang w:eastAsia="es-CO"/>
        </w:rPr>
      </w:pPr>
    </w:p>
    <w:p w14:paraId="2F079E2F" w14:textId="77777777" w:rsidR="00DB125D" w:rsidRDefault="00F710C3" w:rsidP="00DB125D">
      <w:pPr>
        <w:pStyle w:val="Ttulo2"/>
        <w:numPr>
          <w:ilvl w:val="1"/>
          <w:numId w:val="4"/>
        </w:numPr>
        <w:spacing w:before="200" w:line="276" w:lineRule="auto"/>
        <w:jc w:val="both"/>
        <w:rPr>
          <w:rFonts w:eastAsia="Times New Roman"/>
          <w:lang w:eastAsia="es-CO"/>
        </w:rPr>
      </w:pPr>
      <w:bookmarkStart w:id="85" w:name="_Toc476693615"/>
      <w:r>
        <w:rPr>
          <w:rFonts w:eastAsia="Times New Roman"/>
          <w:lang w:eastAsia="es-CO"/>
        </w:rPr>
        <w:t>Alcance del Proyecto</w:t>
      </w:r>
      <w:bookmarkEnd w:id="85"/>
    </w:p>
    <w:p w14:paraId="524C4E22" w14:textId="77777777" w:rsidR="00DB125D" w:rsidRDefault="00DB125D" w:rsidP="00DB125D">
      <w:pPr>
        <w:pStyle w:val="Ttulo3"/>
        <w:numPr>
          <w:ilvl w:val="2"/>
          <w:numId w:val="4"/>
        </w:numPr>
        <w:rPr>
          <w:lang w:eastAsia="es-CO"/>
        </w:rPr>
      </w:pPr>
      <w:bookmarkStart w:id="86" w:name="_Toc257381844"/>
      <w:bookmarkStart w:id="87" w:name="_Toc476693616"/>
      <w:r>
        <w:rPr>
          <w:lang w:eastAsia="es-CO"/>
        </w:rPr>
        <w:t>INGENERÍA BÁSICA</w:t>
      </w:r>
      <w:bookmarkEnd w:id="86"/>
      <w:bookmarkEnd w:id="87"/>
    </w:p>
    <w:p w14:paraId="545E5F1E" w14:textId="77777777" w:rsidR="00DB125D" w:rsidRDefault="00DB125D" w:rsidP="00DB125D">
      <w:pPr>
        <w:jc w:val="both"/>
        <w:rPr>
          <w:lang w:eastAsia="es-CO"/>
        </w:rPr>
      </w:pPr>
      <w:r>
        <w:rPr>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Default="00DB125D" w:rsidP="00DB125D">
      <w:pPr>
        <w:jc w:val="both"/>
        <w:rPr>
          <w:lang w:eastAsia="es-CO"/>
        </w:rPr>
      </w:pPr>
    </w:p>
    <w:p w14:paraId="50E0FAE4" w14:textId="77777777" w:rsidR="00DB125D" w:rsidRPr="000F3614" w:rsidRDefault="00DB125D" w:rsidP="00DB125D">
      <w:pPr>
        <w:jc w:val="both"/>
        <w:rPr>
          <w:lang w:eastAsia="es-CO"/>
        </w:rPr>
      </w:pPr>
      <w:r>
        <w:rPr>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Default="00DB125D" w:rsidP="00DB125D">
      <w:pPr>
        <w:pStyle w:val="Ttulo4"/>
        <w:numPr>
          <w:ilvl w:val="3"/>
          <w:numId w:val="4"/>
        </w:numPr>
        <w:spacing w:before="200" w:line="276" w:lineRule="auto"/>
        <w:jc w:val="both"/>
        <w:rPr>
          <w:lang w:eastAsia="es-CO"/>
        </w:rPr>
      </w:pPr>
      <w:bookmarkStart w:id="88" w:name="_Toc257381845"/>
      <w:r>
        <w:rPr>
          <w:lang w:eastAsia="es-CO"/>
        </w:rPr>
        <w:t>Productos del proyecto.</w:t>
      </w:r>
      <w:bookmarkEnd w:id="88"/>
    </w:p>
    <w:p w14:paraId="133A649E" w14:textId="77777777" w:rsidR="00DB125D" w:rsidRDefault="00DB125D" w:rsidP="00DB125D">
      <w:pPr>
        <w:pStyle w:val="Prrafodelista"/>
        <w:numPr>
          <w:ilvl w:val="0"/>
          <w:numId w:val="19"/>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4232BFBD" w14:textId="77777777" w:rsidR="00DB125D" w:rsidRDefault="00DB125D" w:rsidP="00DB125D">
      <w:pPr>
        <w:pStyle w:val="Prrafodelista"/>
        <w:numPr>
          <w:ilvl w:val="0"/>
          <w:numId w:val="19"/>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Default="00DB125D" w:rsidP="00DB125D">
      <w:pPr>
        <w:pStyle w:val="Prrafodelista"/>
        <w:numPr>
          <w:ilvl w:val="0"/>
          <w:numId w:val="19"/>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Default="00DB125D" w:rsidP="00DB125D">
      <w:pPr>
        <w:pStyle w:val="Prrafodelista"/>
        <w:numPr>
          <w:ilvl w:val="0"/>
          <w:numId w:val="19"/>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31533161" w14:textId="77777777" w:rsidR="00DB125D" w:rsidRPr="00764D22" w:rsidRDefault="00DB125D" w:rsidP="00DB125D">
      <w:pPr>
        <w:pStyle w:val="Prrafodelista"/>
        <w:numPr>
          <w:ilvl w:val="0"/>
          <w:numId w:val="19"/>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5F9A1613" w14:textId="77777777" w:rsidR="00DB125D" w:rsidRDefault="00DB125D" w:rsidP="00DB125D">
      <w:pPr>
        <w:pStyle w:val="Ttulo4"/>
        <w:numPr>
          <w:ilvl w:val="3"/>
          <w:numId w:val="4"/>
        </w:numPr>
        <w:spacing w:before="200" w:line="276" w:lineRule="auto"/>
        <w:jc w:val="both"/>
        <w:rPr>
          <w:lang w:eastAsia="es-CO"/>
        </w:rPr>
      </w:pPr>
      <w:bookmarkStart w:id="89" w:name="_Toc257381846"/>
      <w:r>
        <w:rPr>
          <w:lang w:eastAsia="es-CO"/>
        </w:rPr>
        <w:t>Procesos del proyecto.</w:t>
      </w:r>
      <w:bookmarkEnd w:id="89"/>
    </w:p>
    <w:p w14:paraId="354DCDD1" w14:textId="77777777" w:rsidR="00DB125D" w:rsidRDefault="00DB125D" w:rsidP="00DB125D">
      <w:pPr>
        <w:jc w:val="both"/>
        <w:rPr>
          <w:lang w:eastAsia="es-CO"/>
        </w:rPr>
      </w:pPr>
      <w:r>
        <w:rPr>
          <w:lang w:eastAsia="es-CO"/>
        </w:rPr>
        <w:t xml:space="preserve">Los procesos que se enuncian a continuación, son aquellos que afecta el proyecto en la fase de implementación, son los procesos que deben ser documentados, </w:t>
      </w:r>
      <w:r>
        <w:rPr>
          <w:lang w:eastAsia="es-CO"/>
        </w:rPr>
        <w:lastRenderedPageBreak/>
        <w:t>mejorados y entregados a las empresas de tecnología para una vez finalizada la entrega estén en la capacidad de administrarlos de la mejor forma.</w:t>
      </w:r>
    </w:p>
    <w:p w14:paraId="04DD8885" w14:textId="77777777" w:rsidR="00DB125D" w:rsidRDefault="00DB125D" w:rsidP="00DB125D">
      <w:pPr>
        <w:pStyle w:val="Prrafodelista"/>
        <w:numPr>
          <w:ilvl w:val="0"/>
          <w:numId w:val="20"/>
        </w:numPr>
        <w:spacing w:after="200" w:line="276" w:lineRule="auto"/>
        <w:jc w:val="both"/>
        <w:rPr>
          <w:lang w:eastAsia="es-CO"/>
        </w:rPr>
      </w:pPr>
      <w:r>
        <w:rPr>
          <w:lang w:eastAsia="es-CO"/>
        </w:rPr>
        <w:t>Procesos Técnicos: Los procesos técnicos, son aquellos procesos que se aplican en terreno, es decir directamente en la localización de la distribución de la energía, veredas, municipios, barrios y sectores.</w:t>
      </w:r>
    </w:p>
    <w:p w14:paraId="41CB15A2" w14:textId="77777777" w:rsidR="00DB125D" w:rsidRDefault="00DB125D" w:rsidP="00DB125D">
      <w:pPr>
        <w:pStyle w:val="Prrafodelista"/>
        <w:numPr>
          <w:ilvl w:val="1"/>
          <w:numId w:val="20"/>
        </w:numPr>
        <w:spacing w:after="200" w:line="276" w:lineRule="auto"/>
        <w:jc w:val="both"/>
        <w:rPr>
          <w:lang w:eastAsia="es-CO"/>
        </w:rPr>
      </w:pPr>
      <w:r>
        <w:rPr>
          <w:lang w:eastAsia="es-CO"/>
        </w:rPr>
        <w:t>Selección línea de distribución Subestación - Transformador: Este proceso comprende el análisis de las líneas de distribución donde se presentan desfases mayores en cuanto a la energía a distribuir y la facturada en el recaudo. Con esta información se determina cuales transformadores son los que deben tener instalado el equipo de medida.</w:t>
      </w:r>
    </w:p>
    <w:p w14:paraId="2709ADFC" w14:textId="77777777" w:rsidR="00DB125D" w:rsidRDefault="00DB125D" w:rsidP="00DB125D">
      <w:pPr>
        <w:pStyle w:val="Prrafodelista"/>
        <w:numPr>
          <w:ilvl w:val="1"/>
          <w:numId w:val="20"/>
        </w:numPr>
        <w:spacing w:after="200" w:line="276" w:lineRule="auto"/>
        <w:jc w:val="both"/>
        <w:rPr>
          <w:lang w:eastAsia="es-CO"/>
        </w:rPr>
      </w:pPr>
      <w:r>
        <w:rPr>
          <w:lang w:eastAsia="es-CO"/>
        </w:rPr>
        <w:t>Instalación de equipos para medición: Ya con la información de los transformadores seleccionados se procede con la instalación de los equipos medidores de carga para distribución, que se encargan de indicar cuanto es el consumo del transformador antes de distribuir al cliente.</w:t>
      </w:r>
    </w:p>
    <w:p w14:paraId="396476FC" w14:textId="77777777" w:rsidR="00DB125D" w:rsidRDefault="00DB125D" w:rsidP="00DB125D">
      <w:pPr>
        <w:pStyle w:val="Prrafodelista"/>
        <w:numPr>
          <w:ilvl w:val="1"/>
          <w:numId w:val="20"/>
        </w:numPr>
        <w:spacing w:after="200" w:line="276" w:lineRule="auto"/>
        <w:jc w:val="both"/>
        <w:rPr>
          <w:lang w:eastAsia="es-CO"/>
        </w:rPr>
      </w:pPr>
      <w:r>
        <w:rPr>
          <w:lang w:eastAsia="es-CO"/>
        </w:rPr>
        <w:t>Toma de lecturas en equipos de medición: Este proceso comprende la programación de lecturas en los equipos de medición instalados, datos que deben ser reunidos en equipos como PDA, SCADA o SMART PHONES dado el caso.</w:t>
      </w:r>
    </w:p>
    <w:p w14:paraId="5E35849A" w14:textId="77777777" w:rsidR="00DB125D" w:rsidRDefault="00DB125D" w:rsidP="00DB125D">
      <w:pPr>
        <w:pStyle w:val="Prrafodelista"/>
        <w:numPr>
          <w:ilvl w:val="1"/>
          <w:numId w:val="20"/>
        </w:numPr>
        <w:spacing w:after="200" w:line="276" w:lineRule="auto"/>
        <w:jc w:val="both"/>
        <w:rPr>
          <w:lang w:eastAsia="es-CO"/>
        </w:rPr>
      </w:pPr>
      <w:r>
        <w:rPr>
          <w:lang w:eastAsia="es-CO"/>
        </w:rPr>
        <w:t>Ingreso de información en sistemas: Se conectan los equipos donde se tomaron las medidas para la descarga de los datos en los sistemas de información.</w:t>
      </w:r>
    </w:p>
    <w:p w14:paraId="462CE6BB" w14:textId="77777777" w:rsidR="00DB125D" w:rsidRDefault="00DB125D" w:rsidP="00DB125D">
      <w:pPr>
        <w:jc w:val="center"/>
      </w:pPr>
      <w:r>
        <w:object w:dxaOrig="7227" w:dyaOrig="8156" w14:anchorId="6F8A82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311.45pt;height:351.65pt" o:ole="">
            <v:imagedata r:id="rId14" o:title=""/>
          </v:shape>
          <o:OLEObject Type="Embed" ProgID="Visio.Drawing.11" ShapeID="_x0000_i1086" DrawAspect="Content" ObjectID="_1550509675" r:id="rId15"/>
        </w:object>
      </w:r>
    </w:p>
    <w:p w14:paraId="439C6528" w14:textId="77777777" w:rsidR="00DB125D" w:rsidRDefault="00DB125D" w:rsidP="00DB125D">
      <w:pPr>
        <w:jc w:val="center"/>
        <w:rPr>
          <w:lang w:eastAsia="es-CO"/>
        </w:rPr>
      </w:pPr>
    </w:p>
    <w:p w14:paraId="61E18579" w14:textId="77777777" w:rsidR="00DB125D" w:rsidRDefault="00DB125D" w:rsidP="00DB125D">
      <w:pPr>
        <w:pStyle w:val="Prrafodelista"/>
        <w:numPr>
          <w:ilvl w:val="0"/>
          <w:numId w:val="20"/>
        </w:numPr>
        <w:spacing w:after="200" w:line="276" w:lineRule="auto"/>
        <w:jc w:val="both"/>
        <w:rPr>
          <w:lang w:eastAsia="es-CO"/>
        </w:rPr>
      </w:pPr>
      <w:r>
        <w:rPr>
          <w:lang w:eastAsia="es-CO"/>
        </w:rPr>
        <w:t>Procesos de la sistematización: Son los procesos llevados a cabo por las herramientas tecnológicas encargadas de recolectar, analizar y reportar la información de una forma ordenada, entendible y veraz.</w:t>
      </w:r>
    </w:p>
    <w:p w14:paraId="23CA59E9" w14:textId="77777777" w:rsidR="00DB125D" w:rsidRDefault="00DB125D" w:rsidP="00DB125D">
      <w:pPr>
        <w:pStyle w:val="Prrafodelista"/>
        <w:numPr>
          <w:ilvl w:val="1"/>
          <w:numId w:val="20"/>
        </w:numPr>
        <w:spacing w:after="200" w:line="276" w:lineRule="auto"/>
        <w:jc w:val="both"/>
        <w:rPr>
          <w:lang w:eastAsia="es-CO"/>
        </w:rPr>
      </w:pPr>
      <w:r>
        <w:rPr>
          <w:lang w:eastAsia="es-CO"/>
        </w:rPr>
        <w:t>Recepción y clasificación de información: El sistema con la información de consumos de los medidores de distribución, y las lecturas del sistema comercial en los clientes, se encarga de clasificar que datos va a tomar de consumo para el análisis, como: consumo, niveles de pérdidas técnicas (Aislante, material de línea, material de acometida, Resistencias). Y la distribuye de forma que el mismo pueda procesarla.</w:t>
      </w:r>
    </w:p>
    <w:p w14:paraId="24E80927" w14:textId="77777777" w:rsidR="00DB125D" w:rsidRDefault="00DB125D" w:rsidP="00DB125D">
      <w:pPr>
        <w:pStyle w:val="Prrafodelista"/>
        <w:numPr>
          <w:ilvl w:val="1"/>
          <w:numId w:val="20"/>
        </w:numPr>
        <w:spacing w:after="200" w:line="276" w:lineRule="auto"/>
        <w:jc w:val="both"/>
        <w:rPr>
          <w:lang w:eastAsia="es-CO"/>
        </w:rPr>
      </w:pPr>
      <w:r>
        <w:rPr>
          <w:lang w:eastAsia="es-CO"/>
        </w:rPr>
        <w:t>Procesamiento de la información: Se realiza el procesamiento de la información en base de datos, según la clasificación establecida.</w:t>
      </w:r>
    </w:p>
    <w:p w14:paraId="74B3D7E9" w14:textId="77777777" w:rsidR="00DB125D" w:rsidRDefault="00DB125D" w:rsidP="00DB125D">
      <w:pPr>
        <w:pStyle w:val="Prrafodelista"/>
        <w:numPr>
          <w:ilvl w:val="1"/>
          <w:numId w:val="20"/>
        </w:numPr>
        <w:spacing w:after="200" w:line="276" w:lineRule="auto"/>
        <w:jc w:val="both"/>
        <w:rPr>
          <w:lang w:eastAsia="es-CO"/>
        </w:rPr>
      </w:pPr>
      <w:r>
        <w:rPr>
          <w:lang w:eastAsia="es-CO"/>
        </w:rPr>
        <w:t>Reportes de alerta: Una vez procesa la información, el sistema debe reportar de forma automática según los niveles de alerta configurados en los aplicativos para que el personal encargado tenga en tiempo real, anuncios sobre la presencia de niveles elevados de pérdida, y pueda definir los niveles de prioridad en actuación.</w:t>
      </w:r>
    </w:p>
    <w:p w14:paraId="326EEF12" w14:textId="77777777" w:rsidR="00DB125D" w:rsidRDefault="00DB125D" w:rsidP="00DB125D">
      <w:pPr>
        <w:pStyle w:val="Prrafodelista"/>
        <w:numPr>
          <w:ilvl w:val="1"/>
          <w:numId w:val="20"/>
        </w:numPr>
        <w:spacing w:after="200" w:line="276" w:lineRule="auto"/>
        <w:jc w:val="both"/>
        <w:rPr>
          <w:lang w:eastAsia="es-CO"/>
        </w:rPr>
      </w:pPr>
      <w:r>
        <w:rPr>
          <w:lang w:eastAsia="es-CO"/>
        </w:rPr>
        <w:lastRenderedPageBreak/>
        <w:t>Generación de informes: El sistema debe generar informes generales configurados por el área comercial, para la toma de decisiones.</w:t>
      </w:r>
    </w:p>
    <w:p w14:paraId="64D64EE4" w14:textId="77777777" w:rsidR="00DB125D" w:rsidRDefault="00DB125D" w:rsidP="00DB125D">
      <w:pPr>
        <w:pStyle w:val="Prrafodelista"/>
        <w:numPr>
          <w:ilvl w:val="1"/>
          <w:numId w:val="20"/>
        </w:numPr>
        <w:spacing w:after="200" w:line="276" w:lineRule="auto"/>
        <w:jc w:val="both"/>
        <w:rPr>
          <w:lang w:eastAsia="es-CO"/>
        </w:rPr>
      </w:pPr>
      <w:r>
        <w:rPr>
          <w:lang w:eastAsia="es-CO"/>
        </w:rPr>
        <w:t>Control histórico: El sistema debe almacenar la información recolectada de forma histórica, así se garantiza que se puede retornar a un punto anterior de estado comercial de la empresa.</w:t>
      </w:r>
    </w:p>
    <w:p w14:paraId="0C9D7A5E" w14:textId="77777777" w:rsidR="00DB125D" w:rsidRDefault="00DB125D" w:rsidP="00DB125D">
      <w:pPr>
        <w:pStyle w:val="Prrafodelista"/>
        <w:numPr>
          <w:ilvl w:val="1"/>
          <w:numId w:val="20"/>
        </w:numPr>
        <w:spacing w:after="200" w:line="276" w:lineRule="auto"/>
        <w:jc w:val="both"/>
        <w:rPr>
          <w:lang w:eastAsia="es-CO"/>
        </w:rPr>
      </w:pPr>
      <w:r>
        <w:rPr>
          <w:lang w:eastAsia="es-CO"/>
        </w:rPr>
        <w:t>Respaldos de la información: El sistema debe estar configurado y protegido por un proceso de respaldo de información, para garantizar su reprocesamiento ante una eventualidad.</w:t>
      </w:r>
    </w:p>
    <w:p w14:paraId="106C0D17" w14:textId="77777777" w:rsidR="00DB125D" w:rsidRDefault="00DB125D" w:rsidP="00DB125D">
      <w:pPr>
        <w:jc w:val="center"/>
      </w:pPr>
      <w:r>
        <w:object w:dxaOrig="9211" w:dyaOrig="7122" w14:anchorId="2FBE6D01">
          <v:shape id="_x0000_i1087" type="#_x0000_t75" style="width:401.85pt;height:311.45pt" o:ole="">
            <v:imagedata r:id="rId16" o:title=""/>
          </v:shape>
          <o:OLEObject Type="Embed" ProgID="Visio.Drawing.11" ShapeID="_x0000_i1087" DrawAspect="Content" ObjectID="_1550509676" r:id="rId17"/>
        </w:object>
      </w:r>
    </w:p>
    <w:p w14:paraId="1C3EF3E3" w14:textId="77777777" w:rsidR="00DB125D" w:rsidRDefault="00DB125D" w:rsidP="00DB125D">
      <w:pPr>
        <w:jc w:val="center"/>
        <w:rPr>
          <w:lang w:eastAsia="es-CO"/>
        </w:rPr>
      </w:pPr>
    </w:p>
    <w:p w14:paraId="361F1EB6" w14:textId="77777777" w:rsidR="00DB125D" w:rsidRDefault="00DB125D" w:rsidP="00DB125D">
      <w:pPr>
        <w:pStyle w:val="Prrafodelista"/>
        <w:numPr>
          <w:ilvl w:val="0"/>
          <w:numId w:val="20"/>
        </w:numPr>
        <w:spacing w:after="200" w:line="276" w:lineRule="auto"/>
        <w:jc w:val="both"/>
        <w:rPr>
          <w:lang w:eastAsia="es-CO"/>
        </w:rPr>
      </w:pPr>
      <w:r>
        <w:rPr>
          <w:lang w:eastAsia="es-CO"/>
        </w:rPr>
        <w:t>Procesos Comerciales: Son aquellos procesos encargados de la revisión en cuanto al recaudo del servicio de distribución de la energía eléctrica; también aquellos procesos de clasificación de sectores por capacidades de pago, y la generación de métodos de recaudo efectivos.</w:t>
      </w:r>
    </w:p>
    <w:p w14:paraId="62E9FE63" w14:textId="77777777" w:rsidR="00DB125D" w:rsidRDefault="00DB125D" w:rsidP="00DB125D">
      <w:pPr>
        <w:pStyle w:val="Prrafodelista"/>
        <w:numPr>
          <w:ilvl w:val="1"/>
          <w:numId w:val="20"/>
        </w:numPr>
        <w:spacing w:after="200" w:line="276" w:lineRule="auto"/>
        <w:jc w:val="both"/>
        <w:rPr>
          <w:lang w:eastAsia="es-CO"/>
        </w:rPr>
      </w:pPr>
      <w:r>
        <w:rPr>
          <w:lang w:eastAsia="es-CO"/>
        </w:rPr>
        <w:t>Estudio de informes: El personal comercial, toma los informes generados por las herramientas tecnológicas, y se encarga de estudiarlos para determinar qué sectores tienen mayor nivel de atención.</w:t>
      </w:r>
    </w:p>
    <w:p w14:paraId="45D106BD" w14:textId="77777777" w:rsidR="00DB125D" w:rsidRDefault="00DB125D" w:rsidP="00DB125D">
      <w:pPr>
        <w:pStyle w:val="Prrafodelista"/>
        <w:numPr>
          <w:ilvl w:val="1"/>
          <w:numId w:val="20"/>
        </w:numPr>
        <w:spacing w:after="200" w:line="276" w:lineRule="auto"/>
        <w:jc w:val="both"/>
        <w:rPr>
          <w:lang w:eastAsia="es-CO"/>
        </w:rPr>
      </w:pPr>
      <w:r>
        <w:rPr>
          <w:lang w:eastAsia="es-CO"/>
        </w:rPr>
        <w:t xml:space="preserve">Selección de sectores: Se seleccionan los sectores más críticos, es decir aquellos que se observan con un nivel de pérdidas muy </w:t>
      </w:r>
      <w:r>
        <w:rPr>
          <w:lang w:eastAsia="es-CO"/>
        </w:rPr>
        <w:lastRenderedPageBreak/>
        <w:t>elevado, según la clasificación que la empresa de energía le dé a su actuar comercial.</w:t>
      </w:r>
    </w:p>
    <w:p w14:paraId="7EFC5447" w14:textId="77777777" w:rsidR="00DB125D" w:rsidRDefault="00DB125D" w:rsidP="00DB125D">
      <w:pPr>
        <w:pStyle w:val="Prrafodelista"/>
        <w:numPr>
          <w:ilvl w:val="1"/>
          <w:numId w:val="20"/>
        </w:numPr>
        <w:spacing w:after="200" w:line="276" w:lineRule="auto"/>
        <w:jc w:val="both"/>
        <w:rPr>
          <w:lang w:eastAsia="es-CO"/>
        </w:rPr>
      </w:pPr>
      <w:r>
        <w:rPr>
          <w:lang w:eastAsia="es-CO"/>
        </w:rPr>
        <w:t>Diseño y Formulación de campañas comerciales: Sobre estos casos, se diseñan campañas de recaudo, como cuotas diferidas, descuentos por pago oportuno de obligaciones, clasificación para cobros jurídicos y demás que tenga como herramienta la empresa de energía para actuar frente a esas situaciones.</w:t>
      </w:r>
    </w:p>
    <w:p w14:paraId="313A1CE8" w14:textId="77777777" w:rsidR="00DB125D" w:rsidRDefault="00DB125D" w:rsidP="00DB125D">
      <w:pPr>
        <w:pStyle w:val="Prrafodelista"/>
        <w:numPr>
          <w:ilvl w:val="1"/>
          <w:numId w:val="20"/>
        </w:numPr>
        <w:spacing w:after="200" w:line="276" w:lineRule="auto"/>
        <w:jc w:val="both"/>
        <w:rPr>
          <w:lang w:eastAsia="es-CO"/>
        </w:rPr>
      </w:pPr>
      <w:r>
        <w:rPr>
          <w:lang w:eastAsia="es-CO"/>
        </w:rPr>
        <w:t>Preparación de incentivos: Para aquellos sectores que se observe una mejora en la capacidad de recaudo, la empresa debe generar incentivos, que al afectar a la comunidad de forma positiva generarán una cultura de mutuo beneficio.</w:t>
      </w:r>
    </w:p>
    <w:p w14:paraId="1D73C687" w14:textId="77777777" w:rsidR="00DB125D" w:rsidRDefault="00DB125D" w:rsidP="00DB125D">
      <w:pPr>
        <w:jc w:val="center"/>
      </w:pPr>
      <w:r>
        <w:object w:dxaOrig="9512" w:dyaOrig="5767" w14:anchorId="376891DC">
          <v:shape id="_x0000_i1088" type="#_x0000_t75" style="width:398.5pt;height:242.8pt" o:ole="">
            <v:imagedata r:id="rId18" o:title=""/>
          </v:shape>
          <o:OLEObject Type="Embed" ProgID="Visio.Drawing.11" ShapeID="_x0000_i1088" DrawAspect="Content" ObjectID="_1550509677" r:id="rId19"/>
        </w:object>
      </w:r>
    </w:p>
    <w:p w14:paraId="7D93DF23" w14:textId="77777777" w:rsidR="00DB125D" w:rsidRDefault="00DB125D" w:rsidP="00DB125D">
      <w:pPr>
        <w:jc w:val="center"/>
        <w:rPr>
          <w:lang w:eastAsia="es-CO"/>
        </w:rPr>
      </w:pPr>
    </w:p>
    <w:p w14:paraId="2CE44777" w14:textId="77777777" w:rsidR="00DB125D" w:rsidRDefault="00DB125D" w:rsidP="00DB125D">
      <w:pPr>
        <w:pStyle w:val="Prrafodelista"/>
        <w:numPr>
          <w:ilvl w:val="0"/>
          <w:numId w:val="20"/>
        </w:numPr>
        <w:spacing w:after="200" w:line="276" w:lineRule="auto"/>
        <w:jc w:val="both"/>
        <w:rPr>
          <w:lang w:eastAsia="es-CO"/>
        </w:rPr>
      </w:pPr>
      <w:r>
        <w:rPr>
          <w:lang w:eastAsia="es-CO"/>
        </w:rPr>
        <w:t>Procesos Sociales: Son los procesos que afectan directamente a la comunidad; son procesos que dependen de la responsabilidad social de las empresas de energía para con sus clientes, sin importar los aspectos culturales, religiosos y demás a los que haya lugar. Ya que todo ciudadano tiene el derecho a acceder a los servicios públicos básicos para la subsistencia.</w:t>
      </w:r>
    </w:p>
    <w:p w14:paraId="4C965C8C" w14:textId="77777777" w:rsidR="00DB125D" w:rsidRDefault="00DB125D" w:rsidP="00DB125D">
      <w:pPr>
        <w:pStyle w:val="Prrafodelista"/>
        <w:numPr>
          <w:ilvl w:val="1"/>
          <w:numId w:val="20"/>
        </w:numPr>
        <w:spacing w:after="200" w:line="276" w:lineRule="auto"/>
        <w:jc w:val="both"/>
        <w:rPr>
          <w:lang w:eastAsia="es-CO"/>
        </w:rPr>
      </w:pPr>
      <w:r>
        <w:rPr>
          <w:lang w:eastAsia="es-CO"/>
        </w:rPr>
        <w:t>Clasificación y entrega de incentivos: Se clasifica la entrega de los incentivos en la comunidad, y se hace efectiva de forma pública, para comunicar los beneficios de alinearse con los objetivos de recaudo de la empresa de energía.</w:t>
      </w:r>
    </w:p>
    <w:p w14:paraId="3F69492A" w14:textId="77777777" w:rsidR="00DB125D" w:rsidRDefault="00DB125D" w:rsidP="00DB125D">
      <w:pPr>
        <w:pStyle w:val="Prrafodelista"/>
        <w:numPr>
          <w:ilvl w:val="1"/>
          <w:numId w:val="20"/>
        </w:numPr>
        <w:spacing w:after="200" w:line="276" w:lineRule="auto"/>
        <w:jc w:val="both"/>
        <w:rPr>
          <w:lang w:eastAsia="es-CO"/>
        </w:rPr>
      </w:pPr>
      <w:r>
        <w:rPr>
          <w:lang w:eastAsia="es-CO"/>
        </w:rPr>
        <w:t>Reunir a la comunidad: Se reúne a la comunidad en jornadas definidas en conjunto, para expresar lo que la empresa de energía desea comunicar a los mismos.</w:t>
      </w:r>
    </w:p>
    <w:p w14:paraId="4528B616" w14:textId="77777777" w:rsidR="00DB125D" w:rsidRDefault="00DB125D" w:rsidP="00DB125D">
      <w:pPr>
        <w:pStyle w:val="Prrafodelista"/>
        <w:numPr>
          <w:ilvl w:val="1"/>
          <w:numId w:val="20"/>
        </w:numPr>
        <w:spacing w:after="200" w:line="276" w:lineRule="auto"/>
        <w:jc w:val="both"/>
        <w:rPr>
          <w:lang w:eastAsia="es-CO"/>
        </w:rPr>
      </w:pPr>
      <w:r>
        <w:rPr>
          <w:lang w:eastAsia="es-CO"/>
        </w:rPr>
        <w:lastRenderedPageBreak/>
        <w:t>Capacitación de la comunidad: El proceso de capacitación se encarga de ayudar a la comunidad entregando herramientas financieras básicas que les ayuden a organizar sus entradas y salidas de dinero, fomentando buenas prácticas para la relación comercial con la prestación del servicio.</w:t>
      </w:r>
    </w:p>
    <w:p w14:paraId="45DE3E10" w14:textId="77777777" w:rsidR="00DB125D" w:rsidRDefault="00DB125D" w:rsidP="00DB125D">
      <w:pPr>
        <w:pStyle w:val="Prrafodelista"/>
        <w:numPr>
          <w:ilvl w:val="1"/>
          <w:numId w:val="20"/>
        </w:numPr>
        <w:spacing w:after="200" w:line="276" w:lineRule="auto"/>
        <w:jc w:val="both"/>
        <w:rPr>
          <w:lang w:eastAsia="es-CO"/>
        </w:rPr>
      </w:pPr>
      <w:r>
        <w:rPr>
          <w:lang w:eastAsia="es-CO"/>
        </w:rPr>
        <w:t>Recolección y reporte de sugerencias y necesidades: Se recolectan las sugerencias y necesidades expresadas por la comunidad quienes son el cliente del proceso comercial.</w:t>
      </w:r>
    </w:p>
    <w:p w14:paraId="79FFBE01" w14:textId="77777777" w:rsidR="00DB125D" w:rsidRDefault="00DB125D" w:rsidP="00DB125D">
      <w:pPr>
        <w:jc w:val="center"/>
      </w:pPr>
      <w:r>
        <w:object w:dxaOrig="7226" w:dyaOrig="5767" w14:anchorId="41B07E3D">
          <v:shape id="_x0000_i1089" type="#_x0000_t75" style="width:313.95pt;height:251.15pt" o:ole="">
            <v:imagedata r:id="rId20" o:title=""/>
          </v:shape>
          <o:OLEObject Type="Embed" ProgID="Visio.Drawing.11" ShapeID="_x0000_i1089" DrawAspect="Content" ObjectID="_1550509678" r:id="rId21"/>
        </w:object>
      </w:r>
    </w:p>
    <w:p w14:paraId="63293687" w14:textId="77777777" w:rsidR="00DB125D" w:rsidRDefault="00DB125D" w:rsidP="00DB125D">
      <w:pPr>
        <w:jc w:val="center"/>
        <w:rPr>
          <w:lang w:eastAsia="es-CO"/>
        </w:rPr>
      </w:pPr>
    </w:p>
    <w:p w14:paraId="3F1DD726" w14:textId="77777777" w:rsidR="00DB125D" w:rsidRDefault="00DB125D" w:rsidP="00DB125D">
      <w:pPr>
        <w:pStyle w:val="Prrafodelista"/>
        <w:numPr>
          <w:ilvl w:val="0"/>
          <w:numId w:val="20"/>
        </w:numPr>
        <w:spacing w:after="200" w:line="276" w:lineRule="auto"/>
        <w:jc w:val="both"/>
        <w:rPr>
          <w:lang w:eastAsia="es-CO"/>
        </w:rPr>
      </w:pPr>
      <w:r>
        <w:rPr>
          <w:lang w:eastAsia="es-CO"/>
        </w:rPr>
        <w:t>Procesos Compensatorios: Son aquellos que comprenden la preparación y entrega de informes de pérdidas; para el acceso a la compensación que entrega el gobierno por este concepto a través de la CREG.</w:t>
      </w:r>
    </w:p>
    <w:p w14:paraId="76D39B2D" w14:textId="77777777" w:rsidR="00DB125D" w:rsidRDefault="00DB125D" w:rsidP="00DB125D">
      <w:pPr>
        <w:pStyle w:val="Prrafodelista"/>
        <w:numPr>
          <w:ilvl w:val="1"/>
          <w:numId w:val="20"/>
        </w:numPr>
        <w:spacing w:after="200" w:line="276" w:lineRule="auto"/>
        <w:jc w:val="both"/>
        <w:rPr>
          <w:lang w:eastAsia="es-CO"/>
        </w:rPr>
      </w:pPr>
      <w:r>
        <w:rPr>
          <w:lang w:eastAsia="es-CO"/>
        </w:rPr>
        <w:t>Preparación de información: El sistema entrega la información de forma tabulada para la entrega, sin embargo, es una buena práctica que la empresa analice la información generada por el sistema antes de entregarla a la comisión de regulación CREG.</w:t>
      </w:r>
    </w:p>
    <w:p w14:paraId="2EF50D67" w14:textId="77777777" w:rsidR="00DB125D" w:rsidRDefault="00DB125D" w:rsidP="00DB125D">
      <w:pPr>
        <w:pStyle w:val="Prrafodelista"/>
        <w:numPr>
          <w:ilvl w:val="1"/>
          <w:numId w:val="20"/>
        </w:numPr>
        <w:spacing w:after="200" w:line="276" w:lineRule="auto"/>
        <w:jc w:val="both"/>
        <w:rPr>
          <w:lang w:eastAsia="es-CO"/>
        </w:rPr>
      </w:pPr>
      <w:r>
        <w:rPr>
          <w:lang w:eastAsia="es-CO"/>
        </w:rPr>
        <w:t>Entrega de información: Se debe preparar la información en medios magnéticos para entregar a la CREG, con los respectivos formularios correctamente diligenciados.</w:t>
      </w:r>
    </w:p>
    <w:p w14:paraId="0A0FEC3B" w14:textId="77777777" w:rsidR="00DB125D" w:rsidRDefault="00DB125D" w:rsidP="00DB125D">
      <w:pPr>
        <w:pStyle w:val="Prrafodelista"/>
        <w:numPr>
          <w:ilvl w:val="1"/>
          <w:numId w:val="20"/>
        </w:numPr>
        <w:spacing w:after="200" w:line="276" w:lineRule="auto"/>
        <w:jc w:val="both"/>
        <w:rPr>
          <w:lang w:eastAsia="es-CO"/>
        </w:rPr>
      </w:pPr>
      <w:r>
        <w:rPr>
          <w:lang w:eastAsia="es-CO"/>
        </w:rPr>
        <w:t>Clasificación de compensaciones: Preparar la recepción de compensaciones a la que tendrá derecho según lo estipulado por la CREG, para así mismo ejercer un control sobre lo recuperado no solo por el control en la comunidad sino por lo entregado en la compensación del Gobierno Nacional.</w:t>
      </w:r>
    </w:p>
    <w:p w14:paraId="1FE655AC" w14:textId="77777777" w:rsidR="00DB125D" w:rsidRDefault="00DB125D" w:rsidP="00DB125D">
      <w:pPr>
        <w:jc w:val="center"/>
      </w:pPr>
      <w:r>
        <w:object w:dxaOrig="7017" w:dyaOrig="4483" w14:anchorId="2AE7B16B">
          <v:shape id="_x0000_i1090" type="#_x0000_t75" style="width:325.65pt;height:207.65pt" o:ole="">
            <v:imagedata r:id="rId22" o:title=""/>
          </v:shape>
          <o:OLEObject Type="Embed" ProgID="Visio.Drawing.11" ShapeID="_x0000_i1090" DrawAspect="Content" ObjectID="_1550509679" r:id="rId23"/>
        </w:object>
      </w:r>
    </w:p>
    <w:p w14:paraId="627170D6" w14:textId="77777777" w:rsidR="00DB125D" w:rsidRDefault="00DB125D" w:rsidP="00DB125D">
      <w:pPr>
        <w:jc w:val="center"/>
        <w:rPr>
          <w:lang w:eastAsia="es-CO"/>
        </w:rPr>
      </w:pPr>
    </w:p>
    <w:p w14:paraId="3502BB47" w14:textId="77777777" w:rsidR="00DB125D" w:rsidRDefault="00DB125D" w:rsidP="00DB125D">
      <w:pPr>
        <w:pStyle w:val="Ttulo3"/>
        <w:numPr>
          <w:ilvl w:val="2"/>
          <w:numId w:val="4"/>
        </w:numPr>
        <w:rPr>
          <w:lang w:eastAsia="es-CO"/>
        </w:rPr>
      </w:pPr>
      <w:bookmarkStart w:id="90" w:name="_Toc257381847"/>
      <w:bookmarkStart w:id="91" w:name="_Toc476693617"/>
      <w:r>
        <w:rPr>
          <w:lang w:eastAsia="es-CO"/>
        </w:rPr>
        <w:t>TAMAÑO OPTIMO DEL PROYECTO</w:t>
      </w:r>
      <w:bookmarkEnd w:id="90"/>
      <w:bookmarkEnd w:id="91"/>
    </w:p>
    <w:p w14:paraId="44D75E19" w14:textId="77777777" w:rsidR="00DB125D" w:rsidRDefault="00DB125D" w:rsidP="00DB125D">
      <w:pPr>
        <w:pStyle w:val="Ttulo4"/>
        <w:numPr>
          <w:ilvl w:val="3"/>
          <w:numId w:val="4"/>
        </w:numPr>
        <w:spacing w:before="200" w:line="276" w:lineRule="auto"/>
        <w:jc w:val="both"/>
        <w:rPr>
          <w:lang w:eastAsia="es-CO"/>
        </w:rPr>
      </w:pPr>
      <w:bookmarkStart w:id="92" w:name="_Toc257381848"/>
      <w:r>
        <w:rPr>
          <w:lang w:eastAsia="es-CO"/>
        </w:rPr>
        <w:t>Maquinaria, equipo y tecnología.</w:t>
      </w:r>
      <w:bookmarkEnd w:id="92"/>
    </w:p>
    <w:p w14:paraId="1541AD9E" w14:textId="77777777" w:rsidR="00DB125D" w:rsidRDefault="00DB125D" w:rsidP="00DB125D">
      <w:pPr>
        <w:jc w:val="both"/>
        <w:rPr>
          <w:lang w:eastAsia="es-CO"/>
        </w:rPr>
      </w:pPr>
      <w:r>
        <w:rPr>
          <w:lang w:eastAsia="es-CO"/>
        </w:rPr>
        <w:t>El proyecto requiere un número de equipos determinado para la funcionalidad inicial, sin embargo, se aclara que no es necesario realizar la compra de equipos de acuerdo al área a controlar, pues dichos equipos pueden ser rotados en las áreas de impacto. A continuación, se nombran los equipos, herramientas, maquinaria y tecnología necesarios para la implementación del proyecto:</w:t>
      </w:r>
    </w:p>
    <w:p w14:paraId="13AE3349" w14:textId="77777777" w:rsidR="00DB125D" w:rsidRDefault="00DB125D" w:rsidP="00DB125D">
      <w:pPr>
        <w:pStyle w:val="Prrafodelista"/>
        <w:numPr>
          <w:ilvl w:val="0"/>
          <w:numId w:val="20"/>
        </w:numPr>
        <w:spacing w:after="200" w:line="276" w:lineRule="auto"/>
        <w:jc w:val="both"/>
        <w:rPr>
          <w:lang w:eastAsia="es-CO"/>
        </w:rPr>
      </w:pPr>
      <w:r>
        <w:rPr>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1CF2236E" w14:textId="77777777" w:rsidR="00DB125D" w:rsidRDefault="00DB125D" w:rsidP="00DB125D">
      <w:pPr>
        <w:pStyle w:val="Prrafodelista"/>
        <w:numPr>
          <w:ilvl w:val="0"/>
          <w:numId w:val="20"/>
        </w:numPr>
        <w:spacing w:after="200" w:line="276" w:lineRule="auto"/>
        <w:jc w:val="both"/>
        <w:rPr>
          <w:lang w:eastAsia="es-CO"/>
        </w:rPr>
      </w:pPr>
      <w:r>
        <w:rPr>
          <w:lang w:eastAsia="es-CO"/>
        </w:rPr>
        <w:t>Servidor de Base de datos: El servidor de base de datos es el que mantendrá el motor repositorio de información.</w:t>
      </w:r>
    </w:p>
    <w:p w14:paraId="1045F760" w14:textId="77777777" w:rsidR="00DB125D" w:rsidRDefault="00DB125D" w:rsidP="00DB125D">
      <w:pPr>
        <w:pStyle w:val="Prrafodelista"/>
        <w:numPr>
          <w:ilvl w:val="0"/>
          <w:numId w:val="20"/>
        </w:numPr>
        <w:spacing w:after="200" w:line="276" w:lineRule="auto"/>
        <w:jc w:val="both"/>
        <w:rPr>
          <w:lang w:eastAsia="es-CO"/>
        </w:rPr>
      </w:pPr>
      <w:r>
        <w:rPr>
          <w:lang w:eastAsia="es-CO"/>
        </w:rPr>
        <w:t>Equipos de escritorio: Estos computadores de escritorio deben contar con unas especificaciones mínimas listadas de la siguiente forma: Tarjeta de Red 10/100/1000, Tarjeta de video de 512 Mb, Periféricos normales (lector CD, USB, lector tarjetas SD, teclado, monitor, mouse, cableado), memoria RAM 2 GB, procesador 2 GHz, disco duro 120 GB.</w:t>
      </w:r>
    </w:p>
    <w:p w14:paraId="672FCB21" w14:textId="77777777" w:rsidR="00DB125D" w:rsidRDefault="00DB125D" w:rsidP="00DB125D">
      <w:pPr>
        <w:pStyle w:val="Prrafodelista"/>
        <w:numPr>
          <w:ilvl w:val="0"/>
          <w:numId w:val="20"/>
        </w:numPr>
        <w:spacing w:after="200" w:line="276" w:lineRule="auto"/>
        <w:jc w:val="both"/>
        <w:rPr>
          <w:lang w:eastAsia="es-CO"/>
        </w:rPr>
      </w:pPr>
      <w:r>
        <w:rPr>
          <w:lang w:eastAsia="es-CO"/>
        </w:rPr>
        <w:t>Switch de Red: Switch de red 10/100/1000 de 8 puertos.</w:t>
      </w:r>
    </w:p>
    <w:p w14:paraId="2F90A61A" w14:textId="77777777" w:rsidR="00DB125D" w:rsidRDefault="00DB125D" w:rsidP="00DB125D">
      <w:pPr>
        <w:pStyle w:val="Prrafodelista"/>
        <w:numPr>
          <w:ilvl w:val="0"/>
          <w:numId w:val="20"/>
        </w:numPr>
        <w:spacing w:after="200" w:line="276" w:lineRule="auto"/>
        <w:jc w:val="both"/>
        <w:rPr>
          <w:lang w:eastAsia="es-CO"/>
        </w:rPr>
      </w:pPr>
      <w:commentRangeStart w:id="93"/>
      <w:r>
        <w:rPr>
          <w:lang w:eastAsia="es-CO"/>
        </w:rPr>
        <w:t>Impresoras: 1 impresora láser.</w:t>
      </w:r>
      <w:commentRangeEnd w:id="93"/>
      <w:r w:rsidR="00896CB8">
        <w:rPr>
          <w:rStyle w:val="Refdecomentario"/>
        </w:rPr>
        <w:commentReference w:id="93"/>
      </w:r>
    </w:p>
    <w:p w14:paraId="5B41099D" w14:textId="77777777" w:rsidR="00DB125D" w:rsidRDefault="00DB125D" w:rsidP="00DB125D">
      <w:pPr>
        <w:pStyle w:val="Prrafodelista"/>
        <w:numPr>
          <w:ilvl w:val="0"/>
          <w:numId w:val="20"/>
        </w:numPr>
        <w:spacing w:after="200" w:line="276" w:lineRule="auto"/>
        <w:jc w:val="both"/>
        <w:rPr>
          <w:lang w:eastAsia="es-CO"/>
        </w:rPr>
      </w:pPr>
      <w:r>
        <w:rPr>
          <w:lang w:eastAsia="es-CO"/>
        </w:rPr>
        <w:t xml:space="preserve">Licencia Oracle 10G: 1 Licencia de Base de datos Oracle 10G. </w:t>
      </w:r>
    </w:p>
    <w:p w14:paraId="691AA187" w14:textId="77777777" w:rsidR="00DB125D" w:rsidRDefault="00DB125D" w:rsidP="00DB125D">
      <w:pPr>
        <w:pStyle w:val="Prrafodelista"/>
        <w:numPr>
          <w:ilvl w:val="0"/>
          <w:numId w:val="20"/>
        </w:numPr>
        <w:spacing w:after="200" w:line="276" w:lineRule="auto"/>
        <w:jc w:val="both"/>
        <w:rPr>
          <w:lang w:eastAsia="es-CO"/>
        </w:rPr>
      </w:pPr>
      <w:r>
        <w:rPr>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3DB39B8C" w14:textId="77777777" w:rsidR="00DB125D" w:rsidRDefault="00DB125D" w:rsidP="00DB125D">
      <w:pPr>
        <w:pStyle w:val="Prrafodelista"/>
        <w:numPr>
          <w:ilvl w:val="0"/>
          <w:numId w:val="20"/>
        </w:numPr>
        <w:spacing w:after="200" w:line="276" w:lineRule="auto"/>
        <w:jc w:val="both"/>
        <w:rPr>
          <w:lang w:eastAsia="es-CO"/>
        </w:rPr>
      </w:pPr>
      <w:r>
        <w:rPr>
          <w:lang w:eastAsia="es-CO"/>
        </w:rPr>
        <w:lastRenderedPageBreak/>
        <w:t>PDA, Smart Phones: Elementos programables para captura de información y posterior descarga en servidor de aplicaciones, debe contar con Windows Mobile 5.0. y una tarjeta de memoria SD o MicroSD de 2 GB.</w:t>
      </w:r>
    </w:p>
    <w:p w14:paraId="2E632C17" w14:textId="77777777" w:rsidR="00DB125D" w:rsidRDefault="00DB125D" w:rsidP="00DB125D">
      <w:pPr>
        <w:pStyle w:val="Prrafodelista"/>
        <w:numPr>
          <w:ilvl w:val="0"/>
          <w:numId w:val="20"/>
        </w:numPr>
        <w:spacing w:after="200" w:line="276" w:lineRule="auto"/>
        <w:jc w:val="both"/>
        <w:rPr>
          <w:lang w:eastAsia="es-CO"/>
        </w:rPr>
      </w:pPr>
      <w:r>
        <w:rPr>
          <w:lang w:eastAsia="es-CO"/>
        </w:rPr>
        <w:t>Vehículos (Alquiler): 2 vehículos 4X4 con capacidad para 4 pasajeros y capacidad de carga de al menos 0,5 Ton.</w:t>
      </w:r>
    </w:p>
    <w:p w14:paraId="2D9F4D37" w14:textId="77777777" w:rsidR="00DB125D" w:rsidRDefault="00DB125D" w:rsidP="00DB125D">
      <w:pPr>
        <w:pStyle w:val="Prrafodelista"/>
        <w:numPr>
          <w:ilvl w:val="0"/>
          <w:numId w:val="20"/>
        </w:numPr>
        <w:spacing w:after="200" w:line="276" w:lineRule="auto"/>
        <w:jc w:val="both"/>
        <w:rPr>
          <w:lang w:eastAsia="es-CO"/>
        </w:rPr>
      </w:pPr>
      <w:r>
        <w:rPr>
          <w:lang w:eastAsia="es-CO"/>
        </w:rPr>
        <w:t>Kit Herramientas: Kit de herramientas eléctricas (probador de corriente, alicate, pinzas, destornilladores, medidores de amperaje, voltaje y resistencia).</w:t>
      </w:r>
    </w:p>
    <w:p w14:paraId="53620F2C" w14:textId="77777777" w:rsidR="00DB125D" w:rsidRDefault="00DB125D" w:rsidP="00DB125D">
      <w:pPr>
        <w:pStyle w:val="Prrafodelista"/>
        <w:numPr>
          <w:ilvl w:val="0"/>
          <w:numId w:val="20"/>
        </w:numPr>
        <w:spacing w:after="200" w:line="276" w:lineRule="auto"/>
        <w:jc w:val="both"/>
        <w:rPr>
          <w:lang w:eastAsia="es-CO"/>
        </w:rPr>
      </w:pPr>
      <w:r>
        <w:rPr>
          <w:lang w:eastAsia="es-CO"/>
        </w:rPr>
        <w:t>Kit Seguridad: Kit de seguridad para personal de campo, overol, casco, guantes, botas con aislante, arnés, cinturón porta herramientas.</w:t>
      </w:r>
    </w:p>
    <w:p w14:paraId="73ECDCCE" w14:textId="77777777" w:rsidR="00DB125D" w:rsidRDefault="00DB125D" w:rsidP="00DB125D">
      <w:pPr>
        <w:pStyle w:val="Prrafodelista"/>
        <w:numPr>
          <w:ilvl w:val="0"/>
          <w:numId w:val="20"/>
        </w:numPr>
        <w:spacing w:after="200" w:line="276" w:lineRule="auto"/>
        <w:jc w:val="both"/>
        <w:rPr>
          <w:lang w:eastAsia="es-CO"/>
        </w:rPr>
      </w:pPr>
      <w:r>
        <w:rPr>
          <w:lang w:eastAsia="es-CO"/>
        </w:rPr>
        <w:t xml:space="preserve">Medidores </w:t>
      </w:r>
      <w:r>
        <w:rPr>
          <w:rStyle w:val="Textoennegrita"/>
        </w:rPr>
        <w:t xml:space="preserve">DT862: </w:t>
      </w:r>
      <w:r>
        <w:t>El medidor eléctrico tres fases para cable cuádruples, requisitos de protección fijados por la clase de protección IP53 de IEC60529; Terminales de conexión están hechas de latón niquelado con características de alta fuerza mecánica, buena conductividad y resistencia a la corrosión, bloque terminal moldeado por inyección por baquelita resistente al calor y fuego, eje del rotor está torneado por aleación de aluminio de alta intensidad.</w:t>
      </w:r>
    </w:p>
    <w:p w14:paraId="60DFB229" w14:textId="77777777" w:rsidR="00DB125D" w:rsidRDefault="00DB125D" w:rsidP="00DB125D">
      <w:pPr>
        <w:rPr>
          <w:lang w:eastAsia="es-CO"/>
        </w:rPr>
      </w:pPr>
    </w:p>
    <w:p w14:paraId="00C2BB52" w14:textId="77777777" w:rsidR="00DB125D" w:rsidRDefault="00DB125D" w:rsidP="00DB125D">
      <w:pPr>
        <w:rPr>
          <w:lang w:eastAsia="es-CO"/>
        </w:rPr>
      </w:pPr>
      <w:r w:rsidRPr="004842AB">
        <w:rPr>
          <w:noProof/>
          <w:lang w:val="es-CO" w:eastAsia="es-CO"/>
        </w:rPr>
        <w:drawing>
          <wp:inline distT="0" distB="0" distL="0" distR="0" wp14:anchorId="158E25BF" wp14:editId="094ADBFE">
            <wp:extent cx="5612130" cy="4083905"/>
            <wp:effectExtent l="0" t="0" r="127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612130" cy="4083905"/>
                    </a:xfrm>
                    <a:prstGeom prst="rect">
                      <a:avLst/>
                    </a:prstGeom>
                    <a:noFill/>
                    <a:ln w="9525">
                      <a:noFill/>
                      <a:miter lim="800000"/>
                      <a:headEnd/>
                      <a:tailEnd/>
                    </a:ln>
                  </pic:spPr>
                </pic:pic>
              </a:graphicData>
            </a:graphic>
          </wp:inline>
        </w:drawing>
      </w:r>
    </w:p>
    <w:p w14:paraId="4998E5E5" w14:textId="77777777" w:rsidR="00DB125D" w:rsidRDefault="00DB125D" w:rsidP="00DB125D">
      <w:pPr>
        <w:rPr>
          <w:lang w:eastAsia="es-CO"/>
        </w:rPr>
      </w:pPr>
    </w:p>
    <w:p w14:paraId="09B8695F" w14:textId="77777777" w:rsidR="00DB125D" w:rsidRDefault="00DB125D" w:rsidP="00DB125D">
      <w:pPr>
        <w:rPr>
          <w:lang w:eastAsia="es-CO"/>
        </w:rPr>
      </w:pPr>
    </w:p>
    <w:p w14:paraId="02AF2507" w14:textId="77777777" w:rsidR="00DB125D" w:rsidRDefault="00DB125D" w:rsidP="00DB125D">
      <w:pPr>
        <w:rPr>
          <w:lang w:eastAsia="es-CO"/>
        </w:rPr>
      </w:pPr>
    </w:p>
    <w:p w14:paraId="142C23E9" w14:textId="77777777" w:rsidR="00DB125D" w:rsidRDefault="00DB125D" w:rsidP="00DB125D">
      <w:pPr>
        <w:pStyle w:val="Ttulo3"/>
        <w:numPr>
          <w:ilvl w:val="2"/>
          <w:numId w:val="4"/>
        </w:numPr>
        <w:rPr>
          <w:lang w:eastAsia="es-CO"/>
        </w:rPr>
      </w:pPr>
      <w:bookmarkStart w:id="94" w:name="_Toc257381849"/>
      <w:bookmarkStart w:id="95" w:name="_Toc476693618"/>
      <w:r>
        <w:rPr>
          <w:lang w:eastAsia="es-CO"/>
        </w:rPr>
        <w:t>LOCALIZACIÓN</w:t>
      </w:r>
      <w:bookmarkEnd w:id="94"/>
      <w:bookmarkEnd w:id="95"/>
    </w:p>
    <w:p w14:paraId="7C6A551F" w14:textId="77777777" w:rsidR="00DB125D" w:rsidRDefault="00DB125D" w:rsidP="00DB125D">
      <w:pPr>
        <w:pStyle w:val="Ttulo4"/>
        <w:numPr>
          <w:ilvl w:val="3"/>
          <w:numId w:val="4"/>
        </w:numPr>
        <w:spacing w:before="200" w:line="276" w:lineRule="auto"/>
        <w:jc w:val="both"/>
        <w:rPr>
          <w:lang w:eastAsia="es-CO"/>
        </w:rPr>
      </w:pPr>
      <w:bookmarkStart w:id="96" w:name="_Toc257381850"/>
      <w:r>
        <w:rPr>
          <w:lang w:eastAsia="es-CO"/>
        </w:rPr>
        <w:t>Distribución geográfica del proyecto.</w:t>
      </w:r>
      <w:bookmarkEnd w:id="96"/>
    </w:p>
    <w:p w14:paraId="16506EF0" w14:textId="77777777" w:rsidR="00DB125D" w:rsidRDefault="00DB125D" w:rsidP="00DB125D">
      <w:pPr>
        <w:rPr>
          <w:lang w:eastAsia="es-CO"/>
        </w:rPr>
      </w:pPr>
      <w:r>
        <w:rPr>
          <w:lang w:eastAsia="es-CO"/>
        </w:rPr>
        <w:t>La distribución geográfica se determina por dos tipos de localización:</w:t>
      </w:r>
    </w:p>
    <w:p w14:paraId="26BCBD96" w14:textId="77777777" w:rsidR="00DB125D" w:rsidRDefault="00DB125D" w:rsidP="00DB125D">
      <w:pPr>
        <w:pStyle w:val="Prrafodelista"/>
        <w:numPr>
          <w:ilvl w:val="0"/>
          <w:numId w:val="21"/>
        </w:numPr>
        <w:spacing w:after="200" w:line="276" w:lineRule="auto"/>
        <w:jc w:val="both"/>
        <w:rPr>
          <w:lang w:eastAsia="es-CO"/>
        </w:rPr>
      </w:pPr>
      <w:r>
        <w:rPr>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77777777" w:rsidR="00DB125D" w:rsidRDefault="00DB125D" w:rsidP="00DB125D">
      <w:pPr>
        <w:pStyle w:val="Prrafodelista"/>
        <w:numPr>
          <w:ilvl w:val="0"/>
          <w:numId w:val="21"/>
        </w:numPr>
        <w:spacing w:after="200" w:line="276" w:lineRule="auto"/>
        <w:jc w:val="both"/>
        <w:rPr>
          <w:lang w:eastAsia="es-CO"/>
        </w:rPr>
      </w:pPr>
      <w:r>
        <w:rPr>
          <w:lang w:eastAsia="es-CO"/>
        </w:rPr>
        <w:t>Oficinas: Se requiere una oficina con capacidad para 12 personas de al menos 100 mts cuadrados, distribuidos en 3 oficinas de administración, con capacidad para un escritorio de tamaño mediano 2 mts de largo por 1 mts de ancho, 2 sillas sencillas y la silla del escritorio; también un espacio para reuniones con capacidad para 8 personas, y cubículos de trabajo de 1,5 mts de largo por 1 mts de ancho.</w:t>
      </w:r>
    </w:p>
    <w:p w14:paraId="798DDE25" w14:textId="77777777" w:rsidR="006E6C53" w:rsidRDefault="006E6C53" w:rsidP="006E6C53">
      <w:pPr>
        <w:pStyle w:val="Ttulo2"/>
        <w:numPr>
          <w:ilvl w:val="1"/>
          <w:numId w:val="4"/>
        </w:numPr>
        <w:spacing w:before="200" w:line="276" w:lineRule="auto"/>
        <w:jc w:val="both"/>
        <w:rPr>
          <w:lang w:eastAsia="es-CO"/>
        </w:rPr>
      </w:pPr>
      <w:bookmarkStart w:id="97" w:name="_Toc476693619"/>
      <w:bookmarkStart w:id="98" w:name="_Toc257381851"/>
      <w:r>
        <w:rPr>
          <w:lang w:eastAsia="es-CO"/>
        </w:rPr>
        <w:t>Estudio de Mercado</w:t>
      </w:r>
      <w:bookmarkEnd w:id="97"/>
    </w:p>
    <w:p w14:paraId="52901D30" w14:textId="77777777" w:rsidR="00CC1B67" w:rsidRPr="00CC1B67" w:rsidRDefault="00CC1B67" w:rsidP="00CC1B67">
      <w:pPr>
        <w:rPr>
          <w:lang w:eastAsia="es-CO"/>
        </w:rPr>
      </w:pPr>
      <w:r>
        <w:rPr>
          <w:lang w:eastAsia="es-CO"/>
        </w:rPr>
        <w:t xml:space="preserve">El mercado de comercialización para el proyecto se encuentra determinado por las empresas de energía de Colombia, que presentan actualmente un déficit tanto en materia de recaudo, como en acceso a beneficios de la CREG. Ver Anexo 2 </w:t>
      </w:r>
    </w:p>
    <w:p w14:paraId="7DBC9C11" w14:textId="77777777" w:rsidR="00DB125D" w:rsidRDefault="00DB125D" w:rsidP="00DB125D">
      <w:pPr>
        <w:pStyle w:val="Ttulo2"/>
        <w:numPr>
          <w:ilvl w:val="1"/>
          <w:numId w:val="4"/>
        </w:numPr>
        <w:spacing w:before="200" w:line="276" w:lineRule="auto"/>
        <w:jc w:val="both"/>
        <w:rPr>
          <w:lang w:eastAsia="es-CO"/>
        </w:rPr>
      </w:pPr>
      <w:bookmarkStart w:id="99" w:name="_Toc257381869"/>
      <w:bookmarkStart w:id="100" w:name="_Toc476693620"/>
      <w:bookmarkEnd w:id="98"/>
      <w:r>
        <w:rPr>
          <w:lang w:eastAsia="es-CO"/>
        </w:rPr>
        <w:t>Estudio Financiero</w:t>
      </w:r>
      <w:bookmarkEnd w:id="99"/>
      <w:bookmarkEnd w:id="100"/>
    </w:p>
    <w:p w14:paraId="47BC2C04" w14:textId="77777777" w:rsidR="00DB125D" w:rsidRDefault="00CC1B67" w:rsidP="00CC1B67">
      <w:pPr>
        <w:jc w:val="both"/>
      </w:pPr>
      <w:r>
        <w:rPr>
          <w:lang w:eastAsia="es-CO"/>
        </w:rPr>
        <w:t xml:space="preserve">El </w:t>
      </w:r>
      <w:r w:rsidR="00DB125D">
        <w:rPr>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generales e indicadores financieros que tendrá la implementación de este proyecto.</w:t>
      </w:r>
      <w:r>
        <w:rPr>
          <w:lang w:eastAsia="es-CO"/>
        </w:rPr>
        <w:t xml:space="preserve"> Ver Anexo 3 </w:t>
      </w:r>
    </w:p>
    <w:p w14:paraId="18F16867" w14:textId="77777777" w:rsidR="00DB125D" w:rsidRDefault="00DB125D" w:rsidP="00DB125D">
      <w:pPr>
        <w:pStyle w:val="Ttulo2"/>
        <w:numPr>
          <w:ilvl w:val="1"/>
          <w:numId w:val="4"/>
        </w:numPr>
        <w:spacing w:before="200" w:line="276" w:lineRule="auto"/>
        <w:jc w:val="both"/>
        <w:rPr>
          <w:lang w:eastAsia="es-CO"/>
        </w:rPr>
      </w:pPr>
      <w:bookmarkStart w:id="101" w:name="_Toc257381879"/>
      <w:bookmarkStart w:id="102" w:name="_Toc476693621"/>
      <w:r>
        <w:rPr>
          <w:lang w:eastAsia="es-CO"/>
        </w:rPr>
        <w:t>Estudio Ambiental</w:t>
      </w:r>
      <w:bookmarkEnd w:id="101"/>
      <w:bookmarkEnd w:id="102"/>
    </w:p>
    <w:p w14:paraId="003EEDD2" w14:textId="77777777" w:rsidR="00DB125D" w:rsidRDefault="00DB125D" w:rsidP="00DB125D">
      <w:pPr>
        <w:rPr>
          <w:lang w:eastAsia="es-CO"/>
        </w:rPr>
      </w:pPr>
      <w:r>
        <w:rPr>
          <w:lang w:eastAsia="es-CO"/>
        </w:rPr>
        <w:t>Este estudio tiene por objetivo la evaluación de los impactos tanto positivos, como negativos esperados en la ejecución del proyecto.</w:t>
      </w:r>
    </w:p>
    <w:p w14:paraId="09363FD3" w14:textId="77777777" w:rsidR="00DB125D" w:rsidRDefault="00DB125D" w:rsidP="00DB125D">
      <w:pPr>
        <w:rPr>
          <w:lang w:eastAsia="es-CO"/>
        </w:rPr>
      </w:pPr>
      <w:r>
        <w:rPr>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Pr>
          <w:lang w:eastAsia="es-CO"/>
        </w:rPr>
        <w:t xml:space="preserve"> Ver Anexo 4</w:t>
      </w:r>
    </w:p>
    <w:p w14:paraId="013B2D6B" w14:textId="77777777" w:rsidR="00DB125D" w:rsidRDefault="00DB125D" w:rsidP="00DB125D">
      <w:pPr>
        <w:pStyle w:val="Ttulo1"/>
        <w:numPr>
          <w:ilvl w:val="0"/>
          <w:numId w:val="4"/>
        </w:numPr>
        <w:spacing w:before="480" w:line="276" w:lineRule="auto"/>
        <w:jc w:val="both"/>
        <w:rPr>
          <w:lang w:eastAsia="es-CO"/>
        </w:rPr>
      </w:pPr>
      <w:bookmarkStart w:id="103" w:name="_Toc257381884"/>
      <w:bookmarkStart w:id="104" w:name="_Toc476693622"/>
      <w:bookmarkEnd w:id="79"/>
      <w:bookmarkEnd w:id="80"/>
      <w:r>
        <w:rPr>
          <w:lang w:eastAsia="es-CO"/>
        </w:rPr>
        <w:lastRenderedPageBreak/>
        <w:t>PLANES APLICADOS AL PROYECTO</w:t>
      </w:r>
      <w:bookmarkEnd w:id="103"/>
      <w:bookmarkEnd w:id="104"/>
    </w:p>
    <w:p w14:paraId="564A005B" w14:textId="77777777" w:rsidR="00DB125D" w:rsidRDefault="00DB125D" w:rsidP="00DB125D">
      <w:pPr>
        <w:pStyle w:val="Ttulo2"/>
        <w:numPr>
          <w:ilvl w:val="1"/>
          <w:numId w:val="4"/>
        </w:numPr>
        <w:spacing w:before="200" w:line="276" w:lineRule="auto"/>
        <w:jc w:val="both"/>
        <w:rPr>
          <w:lang w:eastAsia="es-CO"/>
        </w:rPr>
      </w:pPr>
      <w:bookmarkStart w:id="105" w:name="_Toc257381885"/>
      <w:bookmarkStart w:id="106" w:name="_Toc476693623"/>
      <w:r>
        <w:rPr>
          <w:lang w:eastAsia="es-CO"/>
        </w:rPr>
        <w:t>Plan de Gestión del Proyecto</w:t>
      </w:r>
      <w:bookmarkEnd w:id="105"/>
      <w:bookmarkEnd w:id="106"/>
    </w:p>
    <w:p w14:paraId="6FFC913B" w14:textId="77777777" w:rsidR="00DB125D" w:rsidRDefault="00DB125D" w:rsidP="00DB125D">
      <w:pPr>
        <w:pStyle w:val="Ttulo3"/>
        <w:numPr>
          <w:ilvl w:val="2"/>
          <w:numId w:val="4"/>
        </w:numPr>
        <w:rPr>
          <w:lang w:eastAsia="es-CO"/>
        </w:rPr>
      </w:pPr>
      <w:bookmarkStart w:id="107" w:name="_Toc257381887"/>
      <w:bookmarkStart w:id="108" w:name="_Toc476693624"/>
      <w:r>
        <w:rPr>
          <w:lang w:eastAsia="es-CO"/>
        </w:rPr>
        <w:t>Necesidad del negocio</w:t>
      </w:r>
      <w:bookmarkEnd w:id="107"/>
      <w:bookmarkEnd w:id="108"/>
    </w:p>
    <w:p w14:paraId="475C719B" w14:textId="77777777" w:rsidR="00DB125D" w:rsidRPr="00BB3E7F" w:rsidRDefault="00DB125D" w:rsidP="00DB125D">
      <w:pPr>
        <w:jc w:val="both"/>
      </w:pPr>
      <w:r w:rsidRPr="00BB3E7F">
        <w:t>Las empresas de energía eléctrica del país, enfrentan in</w:t>
      </w:r>
      <w:r>
        <w:t xml:space="preserve">numerables inconvenientes </w:t>
      </w:r>
      <w:r w:rsidRPr="00BB3E7F">
        <w:t>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407F13D0" w14:textId="77777777" w:rsidR="00DB125D" w:rsidRDefault="00DB125D" w:rsidP="00DB125D">
      <w:pPr>
        <w:jc w:val="both"/>
      </w:pPr>
    </w:p>
    <w:p w14:paraId="6627D77F" w14:textId="77777777" w:rsidR="00DB125D" w:rsidRDefault="00DB125D" w:rsidP="00DB125D">
      <w:pPr>
        <w:jc w:val="both"/>
      </w:pPr>
      <w:r w:rsidRPr="00BB3E7F">
        <w:t xml:space="preserve">La violencia, lo agreste del terreno y otros factores sociales, obligan al país y algunas entidades </w:t>
      </w:r>
      <w:r>
        <w:t>a brindar</w:t>
      </w:r>
      <w:r w:rsidRPr="00BB3E7F">
        <w:t xml:space="preserve">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BB3E7F" w:rsidRDefault="00DB125D" w:rsidP="00DB125D">
      <w:pPr>
        <w:jc w:val="both"/>
      </w:pPr>
    </w:p>
    <w:p w14:paraId="39D0CD40" w14:textId="77777777" w:rsidR="00DB125D" w:rsidRPr="00741F5A" w:rsidRDefault="00DB125D" w:rsidP="00DB125D">
      <w:pPr>
        <w:jc w:val="both"/>
        <w:rPr>
          <w:lang w:eastAsia="es-CO"/>
        </w:rPr>
      </w:pPr>
      <w:r w:rsidRPr="00BB3E7F">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1A5EE90B" w14:textId="77777777" w:rsidR="00DB125D" w:rsidRDefault="00DB125D" w:rsidP="00DB125D">
      <w:pPr>
        <w:pStyle w:val="Ttulo3"/>
        <w:numPr>
          <w:ilvl w:val="2"/>
          <w:numId w:val="4"/>
        </w:numPr>
        <w:rPr>
          <w:lang w:eastAsia="es-CO"/>
        </w:rPr>
      </w:pPr>
      <w:bookmarkStart w:id="109" w:name="_Toc257381888"/>
      <w:bookmarkStart w:id="110" w:name="_Toc476693625"/>
      <w:r>
        <w:rPr>
          <w:lang w:eastAsia="es-CO"/>
        </w:rPr>
        <w:t>Enunciado del trabajo</w:t>
      </w:r>
      <w:bookmarkEnd w:id="109"/>
      <w:bookmarkEnd w:id="110"/>
    </w:p>
    <w:p w14:paraId="461F07D6" w14:textId="77777777" w:rsidR="00DB125D" w:rsidRDefault="00DB125D" w:rsidP="00DB125D">
      <w:pPr>
        <w:jc w:val="both"/>
        <w:rPr>
          <w:lang w:eastAsia="es-CO"/>
        </w:rPr>
      </w:pPr>
      <w:r>
        <w:rPr>
          <w:lang w:eastAsia="es-CO"/>
        </w:rPr>
        <w:t>El proyecto contempla el diseño, construcción e implementación de procesos informáticos y organizacionales para la detección y disminución de fraude en baja y media tensión de redes eléctricas. Tomando como base el sistema estándar de configuración para la gestión de macromedición, dicho sistema estándar es de propiedad de Ludus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Default="00DB125D" w:rsidP="00DB125D">
      <w:pPr>
        <w:jc w:val="both"/>
        <w:rPr>
          <w:lang w:eastAsia="es-CO"/>
        </w:rPr>
      </w:pPr>
    </w:p>
    <w:p w14:paraId="57B26336" w14:textId="77777777" w:rsidR="00DB125D" w:rsidRDefault="00DB125D" w:rsidP="00DB125D">
      <w:pPr>
        <w:jc w:val="both"/>
        <w:rPr>
          <w:lang w:eastAsia="es-CO"/>
        </w:rPr>
      </w:pPr>
      <w:r>
        <w:rPr>
          <w:lang w:eastAsia="es-CO"/>
        </w:rPr>
        <w:t xml:space="preserve">El costo total del proyecto es de </w:t>
      </w:r>
      <w:r w:rsidRPr="00741F5A">
        <w:rPr>
          <w:lang w:eastAsia="es-CO"/>
        </w:rPr>
        <w:t>$ 1.178.426.900,00</w:t>
      </w:r>
      <w:r>
        <w:rPr>
          <w:lang w:eastAsia="es-CO"/>
        </w:rPr>
        <w:t xml:space="preserve"> con una proyección para su implementación de 12 meses contados a partir del momento de la firma del contrato por los servicios de consultoría completos. Dicho costo abarcara la implementación del sistema de gestión de macromedición propiedad de Ludus, el estudio y mejoramiento de los procesos actuales y demás actividades necesarias para la ejecución del proyecto.</w:t>
      </w:r>
    </w:p>
    <w:p w14:paraId="7194E54E" w14:textId="77777777" w:rsidR="00DB125D" w:rsidRDefault="00DB125D" w:rsidP="00DB125D">
      <w:pPr>
        <w:pStyle w:val="Ttulo3"/>
        <w:numPr>
          <w:ilvl w:val="2"/>
          <w:numId w:val="4"/>
        </w:numPr>
        <w:rPr>
          <w:lang w:eastAsia="es-CO"/>
        </w:rPr>
      </w:pPr>
      <w:bookmarkStart w:id="111" w:name="_Toc257381889"/>
      <w:bookmarkStart w:id="112" w:name="_Toc476693626"/>
      <w:r>
        <w:rPr>
          <w:lang w:eastAsia="es-CO"/>
        </w:rPr>
        <w:lastRenderedPageBreak/>
        <w:t>Enfoque del proyecto</w:t>
      </w:r>
      <w:bookmarkEnd w:id="111"/>
      <w:bookmarkEnd w:id="112"/>
    </w:p>
    <w:p w14:paraId="782DE79B" w14:textId="77777777" w:rsidR="00DB125D" w:rsidRDefault="00DB125D" w:rsidP="00DB125D">
      <w:pPr>
        <w:jc w:val="both"/>
        <w:rPr>
          <w:lang w:eastAsia="es-CO"/>
        </w:rPr>
      </w:pPr>
      <w:r>
        <w:rPr>
          <w:lang w:eastAsia="es-CO"/>
        </w:rPr>
        <w:t>El proyecto se regirá por los procesos de administración establecidos por el cliente, y la administración y gerencia del mismo se ejecutará con los estándares y modelos para dicho proceso establecidos por Ludus.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Default="00DB125D" w:rsidP="00DB125D">
      <w:pPr>
        <w:jc w:val="both"/>
        <w:rPr>
          <w:lang w:eastAsia="es-CO"/>
        </w:rPr>
      </w:pPr>
    </w:p>
    <w:p w14:paraId="6D9B0571" w14:textId="77777777" w:rsidR="00DB125D" w:rsidRDefault="00DB125D" w:rsidP="00DB125D">
      <w:pPr>
        <w:jc w:val="both"/>
        <w:rPr>
          <w:lang w:eastAsia="es-CO"/>
        </w:rPr>
      </w:pPr>
      <w:r>
        <w:rPr>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6F2CB396" w14:textId="77777777" w:rsidR="00DB125D" w:rsidRDefault="00DB125D" w:rsidP="00DB125D">
      <w:pPr>
        <w:pStyle w:val="Ttulo3"/>
        <w:numPr>
          <w:ilvl w:val="2"/>
          <w:numId w:val="4"/>
        </w:numPr>
        <w:rPr>
          <w:lang w:eastAsia="es-CO"/>
        </w:rPr>
      </w:pPr>
      <w:bookmarkStart w:id="113" w:name="_Toc257381890"/>
      <w:bookmarkStart w:id="114" w:name="_Toc476693627"/>
      <w:r>
        <w:rPr>
          <w:lang w:eastAsia="es-CO"/>
        </w:rPr>
        <w:t>Factores de éxito</w:t>
      </w:r>
      <w:bookmarkEnd w:id="113"/>
      <w:bookmarkEnd w:id="114"/>
    </w:p>
    <w:p w14:paraId="20F2854B" w14:textId="77777777" w:rsidR="00DB125D" w:rsidRDefault="00DB125D" w:rsidP="00DB125D">
      <w:pPr>
        <w:jc w:val="both"/>
        <w:rPr>
          <w:lang w:eastAsia="es-CO"/>
        </w:rPr>
      </w:pPr>
      <w:r>
        <w:rPr>
          <w:lang w:eastAsia="es-CO"/>
        </w:rPr>
        <w:t>Los factores de éxito establecidos para este proyecto son:</w:t>
      </w:r>
    </w:p>
    <w:p w14:paraId="12F05535" w14:textId="77777777" w:rsidR="00DB125D" w:rsidRDefault="00DB125D" w:rsidP="00DB125D">
      <w:pPr>
        <w:pStyle w:val="Prrafodelista"/>
        <w:numPr>
          <w:ilvl w:val="0"/>
          <w:numId w:val="16"/>
        </w:numPr>
        <w:spacing w:after="200" w:line="276" w:lineRule="auto"/>
        <w:jc w:val="both"/>
        <w:rPr>
          <w:lang w:eastAsia="es-CO"/>
        </w:rPr>
      </w:pPr>
      <w:r>
        <w:rPr>
          <w:lang w:eastAsia="es-CO"/>
        </w:rPr>
        <w:t>Ejecutar el proyecto dentro de los tiempos establecidos y con el presupuesto indicado, con un margen de error de máximo el 3% sobre los ítems a que haya lugar.</w:t>
      </w:r>
    </w:p>
    <w:p w14:paraId="29018642" w14:textId="77777777" w:rsidR="00DB125D" w:rsidRDefault="00DB125D" w:rsidP="00DB125D">
      <w:pPr>
        <w:pStyle w:val="Prrafodelista"/>
        <w:numPr>
          <w:ilvl w:val="0"/>
          <w:numId w:val="16"/>
        </w:numPr>
        <w:spacing w:after="200" w:line="276" w:lineRule="auto"/>
        <w:jc w:val="both"/>
        <w:rPr>
          <w:lang w:eastAsia="es-CO"/>
        </w:rPr>
      </w:pPr>
      <w:r>
        <w:rPr>
          <w:lang w:eastAsia="es-CO"/>
        </w:rPr>
        <w:t>Instalación de los equipos de medición y en funcionamiento al 100%.</w:t>
      </w:r>
    </w:p>
    <w:p w14:paraId="3A8847B3" w14:textId="77777777" w:rsidR="00DB125D" w:rsidRDefault="00DB125D" w:rsidP="00DB125D">
      <w:pPr>
        <w:pStyle w:val="Prrafodelista"/>
        <w:numPr>
          <w:ilvl w:val="0"/>
          <w:numId w:val="16"/>
        </w:numPr>
        <w:spacing w:after="200" w:line="276" w:lineRule="auto"/>
        <w:jc w:val="both"/>
        <w:rPr>
          <w:lang w:eastAsia="es-CO"/>
        </w:rPr>
      </w:pPr>
      <w:r>
        <w:rPr>
          <w:lang w:eastAsia="es-CO"/>
        </w:rPr>
        <w:t>Personal capacitado para los procesos de divulgación de información en la comunidad de al menos 10 personas del cliente.</w:t>
      </w:r>
    </w:p>
    <w:p w14:paraId="193380EF" w14:textId="77777777" w:rsidR="00DB125D" w:rsidRDefault="00DB125D" w:rsidP="00DB125D">
      <w:pPr>
        <w:pStyle w:val="Prrafodelista"/>
        <w:numPr>
          <w:ilvl w:val="0"/>
          <w:numId w:val="16"/>
        </w:numPr>
        <w:spacing w:after="200" w:line="276" w:lineRule="auto"/>
        <w:jc w:val="both"/>
        <w:rPr>
          <w:lang w:eastAsia="es-CO"/>
        </w:rPr>
      </w:pPr>
      <w:r>
        <w:rPr>
          <w:lang w:eastAsia="es-CO"/>
        </w:rPr>
        <w:t>Procesos entregados y ejecutados por el personal entrenado del cliente.</w:t>
      </w:r>
    </w:p>
    <w:p w14:paraId="67E621AB" w14:textId="77777777" w:rsidR="00DB125D" w:rsidRDefault="00DB125D" w:rsidP="00DB125D">
      <w:pPr>
        <w:pStyle w:val="Prrafodelista"/>
        <w:numPr>
          <w:ilvl w:val="0"/>
          <w:numId w:val="16"/>
        </w:numPr>
        <w:spacing w:after="200" w:line="276" w:lineRule="auto"/>
        <w:jc w:val="both"/>
        <w:rPr>
          <w:lang w:eastAsia="es-CO"/>
        </w:rPr>
      </w:pPr>
      <w:r>
        <w:rPr>
          <w:lang w:eastAsia="es-CO"/>
        </w:rPr>
        <w:t>Operación del Sistema de información al 100% por el cliente.</w:t>
      </w:r>
    </w:p>
    <w:p w14:paraId="02A69CF4" w14:textId="77777777" w:rsidR="00DB125D" w:rsidRDefault="00DB125D" w:rsidP="00DB125D">
      <w:pPr>
        <w:pStyle w:val="Ttulo3"/>
        <w:numPr>
          <w:ilvl w:val="2"/>
          <w:numId w:val="4"/>
        </w:numPr>
        <w:rPr>
          <w:lang w:eastAsia="es-CO"/>
        </w:rPr>
      </w:pPr>
      <w:bookmarkStart w:id="115" w:name="_Toc257381891"/>
      <w:bookmarkStart w:id="116" w:name="_Toc476693628"/>
      <w:r>
        <w:rPr>
          <w:lang w:eastAsia="es-CO"/>
        </w:rPr>
        <w:t>Dependencias y restricciones</w:t>
      </w:r>
      <w:bookmarkEnd w:id="115"/>
      <w:bookmarkEnd w:id="116"/>
    </w:p>
    <w:p w14:paraId="4CDFEB78" w14:textId="77777777" w:rsidR="00DB125D" w:rsidRDefault="00DB125D" w:rsidP="00DB125D">
      <w:pPr>
        <w:pStyle w:val="Prrafodelista"/>
        <w:numPr>
          <w:ilvl w:val="0"/>
          <w:numId w:val="17"/>
        </w:numPr>
        <w:spacing w:after="200" w:line="276" w:lineRule="auto"/>
        <w:jc w:val="both"/>
        <w:rPr>
          <w:lang w:eastAsia="es-CO"/>
        </w:rPr>
      </w:pPr>
      <w:r>
        <w:rPr>
          <w:lang w:eastAsia="es-CO"/>
        </w:rPr>
        <w:t>Los avances en la implementación del proyecto deben estar 100% ceñidos al cronograma del proyecto para evitar retrasos en la ejecución del mismo.</w:t>
      </w:r>
    </w:p>
    <w:p w14:paraId="45594897" w14:textId="77777777" w:rsidR="00DB125D" w:rsidRDefault="00DB125D" w:rsidP="00DB125D">
      <w:pPr>
        <w:pStyle w:val="Prrafodelista"/>
        <w:numPr>
          <w:ilvl w:val="0"/>
          <w:numId w:val="17"/>
        </w:numPr>
        <w:spacing w:after="200" w:line="276" w:lineRule="auto"/>
        <w:jc w:val="both"/>
        <w:rPr>
          <w:lang w:eastAsia="es-CO"/>
        </w:rPr>
      </w:pPr>
      <w:r>
        <w:rPr>
          <w:lang w:eastAsia="es-CO"/>
        </w:rPr>
        <w:t>Incumplimiento por parte de la Empresa de energía de Cundinamarca, en cuanto a la entrega de la información y la adecuación de un espacio con las características requeridas.</w:t>
      </w:r>
    </w:p>
    <w:p w14:paraId="0D42AC37" w14:textId="77777777" w:rsidR="00DB125D" w:rsidRPr="00B12990" w:rsidRDefault="00DB125D" w:rsidP="00DB125D">
      <w:pPr>
        <w:pStyle w:val="Prrafodelista"/>
        <w:numPr>
          <w:ilvl w:val="0"/>
          <w:numId w:val="17"/>
        </w:numPr>
        <w:spacing w:after="200" w:line="276" w:lineRule="auto"/>
        <w:jc w:val="both"/>
        <w:rPr>
          <w:lang w:eastAsia="es-CO"/>
        </w:rPr>
      </w:pPr>
      <w:r>
        <w:rPr>
          <w:lang w:eastAsia="es-CO"/>
        </w:rPr>
        <w:t>Terreno para instalación de equipos de medida sin acceso, por diversos factores como la violencia y el clima.</w:t>
      </w:r>
    </w:p>
    <w:p w14:paraId="51D567E9" w14:textId="77777777" w:rsidR="00DB125D" w:rsidRDefault="00DB125D" w:rsidP="00DB125D">
      <w:pPr>
        <w:pStyle w:val="Ttulo2"/>
        <w:numPr>
          <w:ilvl w:val="1"/>
          <w:numId w:val="4"/>
        </w:numPr>
        <w:spacing w:before="200" w:line="276" w:lineRule="auto"/>
        <w:jc w:val="both"/>
        <w:rPr>
          <w:lang w:eastAsia="es-CO"/>
        </w:rPr>
      </w:pPr>
      <w:bookmarkStart w:id="117" w:name="_Toc257381892"/>
      <w:bookmarkStart w:id="118" w:name="_Toc476693629"/>
      <w:r>
        <w:rPr>
          <w:lang w:eastAsia="es-CO"/>
        </w:rPr>
        <w:t>Plan de Gestión del Alcance</w:t>
      </w:r>
      <w:bookmarkEnd w:id="117"/>
      <w:bookmarkEnd w:id="118"/>
    </w:p>
    <w:p w14:paraId="03003CC0" w14:textId="77777777" w:rsidR="00DB125D" w:rsidRDefault="00DB125D" w:rsidP="00DB125D">
      <w:pPr>
        <w:pStyle w:val="Ttulo3"/>
        <w:numPr>
          <w:ilvl w:val="2"/>
          <w:numId w:val="4"/>
        </w:numPr>
        <w:rPr>
          <w:lang w:eastAsia="es-CO"/>
        </w:rPr>
      </w:pPr>
      <w:bookmarkStart w:id="119" w:name="_Toc257381893"/>
      <w:bookmarkStart w:id="120" w:name="_Toc476693630"/>
      <w:r>
        <w:rPr>
          <w:lang w:eastAsia="es-CO"/>
        </w:rPr>
        <w:t>Resultados del proyecto</w:t>
      </w:r>
      <w:bookmarkEnd w:id="119"/>
      <w:bookmarkEnd w:id="120"/>
    </w:p>
    <w:p w14:paraId="3B2742D4" w14:textId="77777777" w:rsidR="00DB125D" w:rsidRPr="00845452" w:rsidRDefault="00DB125D" w:rsidP="00DB125D">
      <w:pPr>
        <w:jc w:val="both"/>
        <w:rPr>
          <w:lang w:eastAsia="es-CO"/>
        </w:rPr>
      </w:pPr>
      <w:r>
        <w:rPr>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6C3B97E1" w14:textId="77777777" w:rsidR="00DB125D" w:rsidRDefault="00DB125D" w:rsidP="00DB125D">
      <w:pPr>
        <w:pStyle w:val="Ttulo3"/>
        <w:numPr>
          <w:ilvl w:val="2"/>
          <w:numId w:val="4"/>
        </w:numPr>
        <w:rPr>
          <w:lang w:eastAsia="es-CO"/>
        </w:rPr>
      </w:pPr>
      <w:bookmarkStart w:id="121" w:name="_Toc257381894"/>
      <w:bookmarkStart w:id="122" w:name="_Toc476693631"/>
      <w:r>
        <w:rPr>
          <w:lang w:eastAsia="es-CO"/>
        </w:rPr>
        <w:lastRenderedPageBreak/>
        <w:t>Enfoque a utilizar</w:t>
      </w:r>
      <w:bookmarkEnd w:id="121"/>
      <w:bookmarkEnd w:id="122"/>
    </w:p>
    <w:p w14:paraId="453E93EA" w14:textId="77777777" w:rsidR="00DB125D" w:rsidRPr="009C41E8" w:rsidRDefault="00DB125D" w:rsidP="00DB125D">
      <w:pPr>
        <w:jc w:val="both"/>
        <w:rPr>
          <w:lang w:eastAsia="es-CO"/>
        </w:rPr>
      </w:pPr>
      <w:r>
        <w:rPr>
          <w:lang w:eastAsia="es-CO"/>
        </w:rPr>
        <w:t>El enfoque a utilizar definido para el proyecto está completamente ligado al cronograma, por ello la oferta cerrada de la consultoría no admite cambios en los procesos establecidos 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0CBD578B" w14:textId="77777777" w:rsidR="00DB125D" w:rsidRDefault="00DB125D" w:rsidP="00DB125D">
      <w:pPr>
        <w:pStyle w:val="Ttulo3"/>
        <w:numPr>
          <w:ilvl w:val="2"/>
          <w:numId w:val="4"/>
        </w:numPr>
        <w:rPr>
          <w:lang w:eastAsia="es-CO"/>
        </w:rPr>
      </w:pPr>
      <w:bookmarkStart w:id="123" w:name="_Toc257381895"/>
      <w:bookmarkStart w:id="124" w:name="_Toc476693632"/>
      <w:r>
        <w:rPr>
          <w:lang w:eastAsia="es-CO"/>
        </w:rPr>
        <w:t>Contenido del proyecto</w:t>
      </w:r>
      <w:bookmarkEnd w:id="123"/>
      <w:bookmarkEnd w:id="124"/>
    </w:p>
    <w:p w14:paraId="56D439AD" w14:textId="77777777" w:rsidR="00DB125D" w:rsidRDefault="00DB125D" w:rsidP="00DB125D">
      <w:pPr>
        <w:rPr>
          <w:lang w:eastAsia="es-CO"/>
        </w:rPr>
      </w:pPr>
      <w:r>
        <w:rPr>
          <w:lang w:eastAsia="es-CO"/>
        </w:rPr>
        <w:t>Los entregables del proyecto se definen a continuación, así como sus criterios de aceptación:</w:t>
      </w:r>
    </w:p>
    <w:p w14:paraId="26B574F2" w14:textId="77777777" w:rsidR="00DB125D" w:rsidRDefault="00DB125D" w:rsidP="00DB125D">
      <w:pPr>
        <w:pStyle w:val="Prrafodelista"/>
        <w:numPr>
          <w:ilvl w:val="0"/>
          <w:numId w:val="1"/>
        </w:numPr>
        <w:spacing w:after="200" w:line="276" w:lineRule="auto"/>
        <w:jc w:val="both"/>
      </w:pPr>
      <w:r>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70566D">
        <w:rPr>
          <w:b/>
        </w:rPr>
        <w:t>CRITERIO:</w:t>
      </w:r>
      <w:r>
        <w:t xml:space="preserve"> Instalación de 40 equipos de medición.</w:t>
      </w:r>
    </w:p>
    <w:p w14:paraId="1A542C40" w14:textId="77777777" w:rsidR="00DB125D" w:rsidRDefault="00DB125D" w:rsidP="00DB125D">
      <w:pPr>
        <w:pStyle w:val="Prrafodelista"/>
        <w:numPr>
          <w:ilvl w:val="0"/>
          <w:numId w:val="1"/>
        </w:numPr>
        <w:spacing w:after="200" w:line="276" w:lineRule="auto"/>
        <w:jc w:val="both"/>
      </w:pPr>
      <w:r>
        <w:t xml:space="preserve">Sistemas de información actualizados, que permitan con la información recolectada realizar análisis y reportar datos suficientes para la detección y control de pérdidas económicas por fraude en redes de tensión de niveles 1 y 2. </w:t>
      </w:r>
      <w:r w:rsidRPr="0070566D">
        <w:rPr>
          <w:b/>
        </w:rPr>
        <w:t>CRITERIO:</w:t>
      </w:r>
      <w:r>
        <w:t xml:space="preserve"> SGM Sistema para gestión de medidas instalado y en función 100% sin errores funcionales presentes y con parametrización establecida.</w:t>
      </w:r>
    </w:p>
    <w:p w14:paraId="2A325FE7" w14:textId="77777777" w:rsidR="00DB125D" w:rsidRDefault="00DB125D" w:rsidP="00DB125D">
      <w:pPr>
        <w:pStyle w:val="Prrafodelista"/>
        <w:numPr>
          <w:ilvl w:val="0"/>
          <w:numId w:val="1"/>
        </w:numPr>
        <w:spacing w:after="200" w:line="276" w:lineRule="auto"/>
        <w:jc w:val="both"/>
      </w:pPr>
      <w: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70566D">
        <w:rPr>
          <w:b/>
        </w:rPr>
        <w:t>CRITERIOS:</w:t>
      </w:r>
      <w: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Default="00DB125D" w:rsidP="00DB125D">
      <w:pPr>
        <w:pStyle w:val="Prrafodelista"/>
        <w:numPr>
          <w:ilvl w:val="0"/>
          <w:numId w:val="1"/>
        </w:numPr>
        <w:spacing w:after="200" w:line="276" w:lineRule="auto"/>
        <w:jc w:val="both"/>
      </w:pPr>
      <w: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3D7468">
        <w:rPr>
          <w:b/>
        </w:rPr>
        <w:t>CRITERIOS:</w:t>
      </w:r>
      <w:r>
        <w:t xml:space="preserve"> Documentación de los cursos de capacitación establecidos, y personal de la Empresa de Energía para el proceso capacitado un máximo de 20 personas con la información.</w:t>
      </w:r>
    </w:p>
    <w:p w14:paraId="38B6622D" w14:textId="77777777" w:rsidR="00DB125D" w:rsidRPr="0070566D" w:rsidRDefault="00DB125D" w:rsidP="00DB125D">
      <w:pPr>
        <w:pStyle w:val="Prrafodelista"/>
        <w:numPr>
          <w:ilvl w:val="0"/>
          <w:numId w:val="1"/>
        </w:numPr>
        <w:spacing w:after="200" w:line="276" w:lineRule="auto"/>
        <w:jc w:val="both"/>
        <w:rPr>
          <w:lang w:eastAsia="es-CO"/>
        </w:rPr>
      </w:pPr>
      <w:r>
        <w:t xml:space="preserve">Información clasificada de forma óptima para tener acceso a las compensaciones que el Gobierno otorga por intermedio de la CREG. Siendo este un beneficio económico importante de la correcta </w:t>
      </w:r>
      <w:r>
        <w:lastRenderedPageBreak/>
        <w:t xml:space="preserve">implementación del proyecto. </w:t>
      </w:r>
      <w:r w:rsidRPr="003D7468">
        <w:rPr>
          <w:b/>
        </w:rPr>
        <w:t>CRITERIOS:</w:t>
      </w:r>
      <w:r>
        <w:t xml:space="preserve"> Informes totalmente configurados y la exportación certificada por parte del personal de Empresa de Energía.</w:t>
      </w:r>
    </w:p>
    <w:p w14:paraId="47E1315D" w14:textId="77777777" w:rsidR="00DB125D" w:rsidRDefault="00DB125D" w:rsidP="00DB125D">
      <w:pPr>
        <w:pStyle w:val="Ttulo3"/>
        <w:numPr>
          <w:ilvl w:val="2"/>
          <w:numId w:val="4"/>
        </w:numPr>
        <w:rPr>
          <w:lang w:eastAsia="es-CO"/>
        </w:rPr>
      </w:pPr>
      <w:bookmarkStart w:id="125" w:name="_Toc257381896"/>
      <w:bookmarkStart w:id="126" w:name="_Toc476693633"/>
      <w:r>
        <w:rPr>
          <w:lang w:eastAsia="es-CO"/>
        </w:rPr>
        <w:t>Exclusiones</w:t>
      </w:r>
      <w:bookmarkEnd w:id="125"/>
      <w:bookmarkEnd w:id="126"/>
    </w:p>
    <w:p w14:paraId="252F8E89" w14:textId="77777777" w:rsidR="00DB125D" w:rsidRDefault="00DB125D" w:rsidP="00DB125D">
      <w:pPr>
        <w:pStyle w:val="Prrafodelista"/>
        <w:numPr>
          <w:ilvl w:val="0"/>
          <w:numId w:val="2"/>
        </w:numPr>
        <w:spacing w:after="200" w:line="276" w:lineRule="auto"/>
        <w:ind w:left="720"/>
        <w:jc w:val="both"/>
        <w:rPr>
          <w:lang w:eastAsia="es-CO"/>
        </w:rPr>
      </w:pPr>
      <w:r>
        <w:rPr>
          <w:lang w:eastAsia="es-CO"/>
        </w:rPr>
        <w:t xml:space="preserve">Los procesos que se entregan a la </w:t>
      </w:r>
      <w:r>
        <w:t>Empresa de Energía</w:t>
      </w:r>
      <w:r>
        <w:rPr>
          <w:lang w:eastAsia="es-CO"/>
        </w:rPr>
        <w:t xml:space="preserve">, están basados en análisis y seguimiento completo; pero cumplen con una recomendación; la </w:t>
      </w:r>
      <w:r>
        <w:t>Empresa de Energía</w:t>
      </w:r>
      <w:r>
        <w:rPr>
          <w:lang w:eastAsia="es-CO"/>
        </w:rPr>
        <w:t xml:space="preserve"> no está obligada a seguirlos de forma exacta.</w:t>
      </w:r>
    </w:p>
    <w:p w14:paraId="2C7BD7C4" w14:textId="77777777" w:rsidR="00DB125D" w:rsidRPr="008845E8" w:rsidRDefault="00DB125D" w:rsidP="00DB125D">
      <w:pPr>
        <w:pStyle w:val="Prrafodelista"/>
        <w:numPr>
          <w:ilvl w:val="0"/>
          <w:numId w:val="2"/>
        </w:numPr>
        <w:spacing w:after="200" w:line="276" w:lineRule="auto"/>
        <w:ind w:left="720"/>
        <w:jc w:val="both"/>
        <w:rPr>
          <w:lang w:eastAsia="es-CO"/>
        </w:rPr>
      </w:pPr>
      <w:r>
        <w:rPr>
          <w:lang w:eastAsia="es-CO"/>
        </w:rPr>
        <w:t xml:space="preserve">No se realizarán cambios en la información o procesos comerciales de recaudo de la </w:t>
      </w:r>
      <w:r>
        <w:t>Empresa de Energía</w:t>
      </w:r>
      <w:r>
        <w:rPr>
          <w:lang w:eastAsia="es-CO"/>
        </w:rPr>
        <w:t>; dichos procesos están por fuera del alcance del proyecto.</w:t>
      </w:r>
    </w:p>
    <w:p w14:paraId="2611444F" w14:textId="77777777" w:rsidR="00DB125D" w:rsidRDefault="00DB125D" w:rsidP="00DB125D">
      <w:pPr>
        <w:pStyle w:val="Ttulo3"/>
        <w:numPr>
          <w:ilvl w:val="2"/>
          <w:numId w:val="4"/>
        </w:numPr>
        <w:rPr>
          <w:lang w:eastAsia="es-CO"/>
        </w:rPr>
      </w:pPr>
      <w:bookmarkStart w:id="127" w:name="_Toc257381897"/>
      <w:bookmarkStart w:id="128" w:name="_Toc476693634"/>
      <w:r>
        <w:rPr>
          <w:lang w:eastAsia="es-CO"/>
        </w:rPr>
        <w:t>Supuestos</w:t>
      </w:r>
      <w:bookmarkEnd w:id="127"/>
      <w:bookmarkEnd w:id="128"/>
    </w:p>
    <w:p w14:paraId="7F7656D3"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 xml:space="preserve">La información de procesos actuales suministrada por la </w:t>
      </w:r>
      <w:r>
        <w:t>Empresa de Energía</w:t>
      </w:r>
      <w:r>
        <w:rPr>
          <w:lang w:eastAsia="es-CO"/>
        </w:rPr>
        <w:t xml:space="preserve"> es verás y real.</w:t>
      </w:r>
    </w:p>
    <w:p w14:paraId="79EDCB78"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La regulación de la CREG no sufre cambios en el plazo de ejecución del proyecto.</w:t>
      </w:r>
    </w:p>
    <w:p w14:paraId="32A3AD4F" w14:textId="77777777" w:rsidR="00DB125D" w:rsidRDefault="00DB125D" w:rsidP="00DB125D">
      <w:pPr>
        <w:pStyle w:val="Prrafodelista"/>
        <w:numPr>
          <w:ilvl w:val="0"/>
          <w:numId w:val="3"/>
        </w:numPr>
        <w:spacing w:after="200" w:line="276" w:lineRule="auto"/>
        <w:ind w:left="720"/>
        <w:jc w:val="both"/>
        <w:rPr>
          <w:lang w:eastAsia="es-CO"/>
        </w:rPr>
      </w:pPr>
      <w:r>
        <w:rPr>
          <w:lang w:eastAsia="es-CO"/>
        </w:rPr>
        <w:t>Se logra la instalación de los equipos de medida en el tiempo estimado.</w:t>
      </w:r>
    </w:p>
    <w:p w14:paraId="4C3C8D22" w14:textId="77777777" w:rsidR="00DB125D" w:rsidRPr="008845E8" w:rsidRDefault="00DB125D" w:rsidP="00DB125D">
      <w:pPr>
        <w:pStyle w:val="Prrafodelista"/>
        <w:numPr>
          <w:ilvl w:val="0"/>
          <w:numId w:val="3"/>
        </w:numPr>
        <w:spacing w:after="200" w:line="276" w:lineRule="auto"/>
        <w:ind w:left="720"/>
        <w:jc w:val="both"/>
        <w:rPr>
          <w:lang w:eastAsia="es-CO"/>
        </w:rPr>
      </w:pPr>
      <w:r>
        <w:rPr>
          <w:lang w:eastAsia="es-CO"/>
        </w:rPr>
        <w:t>Se logra organizar la comunidad afectada para las capacitaciones de forma óptima.</w:t>
      </w:r>
    </w:p>
    <w:p w14:paraId="49FF3E99" w14:textId="77777777" w:rsidR="00DB125D" w:rsidRDefault="00DB125D" w:rsidP="00DB125D">
      <w:pPr>
        <w:pStyle w:val="Ttulo3"/>
        <w:numPr>
          <w:ilvl w:val="2"/>
          <w:numId w:val="4"/>
        </w:numPr>
        <w:rPr>
          <w:lang w:eastAsia="es-CO"/>
        </w:rPr>
      </w:pPr>
      <w:bookmarkStart w:id="129" w:name="_Toc257381898"/>
      <w:bookmarkStart w:id="130" w:name="_Toc476693635"/>
      <w:r>
        <w:rPr>
          <w:lang w:eastAsia="es-CO"/>
        </w:rPr>
        <w:t>Restricciones</w:t>
      </w:r>
      <w:bookmarkEnd w:id="129"/>
      <w:bookmarkEnd w:id="130"/>
    </w:p>
    <w:p w14:paraId="601146FA" w14:textId="77777777" w:rsidR="00DB125D" w:rsidRDefault="00DB125D" w:rsidP="00DB125D">
      <w:pPr>
        <w:pStyle w:val="Prrafodelista"/>
        <w:numPr>
          <w:ilvl w:val="0"/>
          <w:numId w:val="18"/>
        </w:numPr>
        <w:spacing w:after="200" w:line="276" w:lineRule="auto"/>
        <w:jc w:val="both"/>
        <w:rPr>
          <w:lang w:eastAsia="es-CO"/>
        </w:rPr>
      </w:pPr>
      <w:r>
        <w:rPr>
          <w:lang w:eastAsia="es-CO"/>
        </w:rPr>
        <w:t xml:space="preserve">Presupuesto de ejecución: </w:t>
      </w:r>
      <w:r w:rsidRPr="008845E8">
        <w:rPr>
          <w:lang w:eastAsia="es-CO"/>
        </w:rPr>
        <w:t>$ 1.178.426.900,00</w:t>
      </w:r>
    </w:p>
    <w:p w14:paraId="11DCC508" w14:textId="77777777" w:rsidR="00DB125D" w:rsidRDefault="00DB125D" w:rsidP="00DB125D">
      <w:pPr>
        <w:pStyle w:val="Prrafodelista"/>
        <w:numPr>
          <w:ilvl w:val="0"/>
          <w:numId w:val="18"/>
        </w:numPr>
        <w:spacing w:after="200" w:line="276" w:lineRule="auto"/>
        <w:jc w:val="both"/>
        <w:rPr>
          <w:lang w:eastAsia="es-CO"/>
        </w:rPr>
      </w:pPr>
      <w:r>
        <w:rPr>
          <w:lang w:eastAsia="es-CO"/>
        </w:rPr>
        <w:t>Tiempo de ejecución: 12 meses</w:t>
      </w:r>
    </w:p>
    <w:p w14:paraId="5D7F8012" w14:textId="77777777" w:rsidR="00DB125D" w:rsidRDefault="00DB125D" w:rsidP="00DB125D">
      <w:pPr>
        <w:pStyle w:val="Ttulo2"/>
        <w:numPr>
          <w:ilvl w:val="1"/>
          <w:numId w:val="4"/>
        </w:numPr>
        <w:spacing w:before="200" w:line="276" w:lineRule="auto"/>
        <w:jc w:val="both"/>
        <w:rPr>
          <w:lang w:eastAsia="es-CO"/>
        </w:rPr>
      </w:pPr>
      <w:bookmarkStart w:id="131" w:name="_Toc257381899"/>
      <w:bookmarkStart w:id="132" w:name="_Toc476693636"/>
      <w:r>
        <w:rPr>
          <w:lang w:eastAsia="es-CO"/>
        </w:rPr>
        <w:t>Plan de Gestión del Tiempo</w:t>
      </w:r>
      <w:bookmarkEnd w:id="131"/>
      <w:bookmarkEnd w:id="132"/>
    </w:p>
    <w:p w14:paraId="7F612D45" w14:textId="77777777" w:rsidR="00DB125D" w:rsidRDefault="00DB125D" w:rsidP="00DB125D">
      <w:pPr>
        <w:rPr>
          <w:lang w:eastAsia="es-CO"/>
        </w:rPr>
      </w:pPr>
    </w:p>
    <w:p w14:paraId="4E129E23" w14:textId="77777777" w:rsidR="00DB125D" w:rsidRDefault="00DB125D" w:rsidP="00DB125D">
      <w:pPr>
        <w:jc w:val="both"/>
        <w:rPr>
          <w:lang w:eastAsia="es-CO"/>
        </w:rPr>
      </w:pPr>
      <w:r>
        <w:rPr>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3B49781C" w14:textId="77777777" w:rsidR="00DB125D" w:rsidRDefault="00DB125D" w:rsidP="00DB125D">
      <w:pPr>
        <w:jc w:val="both"/>
        <w:rPr>
          <w:lang w:eastAsia="es-CO"/>
        </w:rPr>
      </w:pPr>
    </w:p>
    <w:p w14:paraId="0C91AA62" w14:textId="77777777" w:rsidR="00DB125D" w:rsidRDefault="00DB125D" w:rsidP="00DB125D">
      <w:pPr>
        <w:jc w:val="both"/>
        <w:rPr>
          <w:lang w:eastAsia="es-CO"/>
        </w:rPr>
      </w:pPr>
      <w:r>
        <w:rPr>
          <w:lang w:eastAsia="es-CO"/>
        </w:rPr>
        <w:t>Todo cambio o aspecto encontrado que se encuentre durante la implementación del proyecto y obedezca a un cambio requerido y estipulado en los apartes del contrato, deberá ser atendido sin afectar el cronograma, bien sea con asignación adicional de recursos, en cuyo caso Ludus SAS deberá correr con los gastos, siempre y cuando los aspectos sean justificables como no modificación del alcance del proyecto.</w:t>
      </w:r>
    </w:p>
    <w:p w14:paraId="4B422DC5" w14:textId="77777777" w:rsidR="00DB125D" w:rsidRDefault="00DB125D" w:rsidP="00DB125D">
      <w:pPr>
        <w:rPr>
          <w:lang w:eastAsia="es-CO"/>
        </w:rPr>
        <w:sectPr w:rsidR="00DB125D" w:rsidSect="00DB125D">
          <w:headerReference w:type="default" r:id="rId27"/>
          <w:footerReference w:type="default" r:id="rId28"/>
          <w:headerReference w:type="first" r:id="rId29"/>
          <w:pgSz w:w="12240" w:h="15840"/>
          <w:pgMar w:top="1418" w:right="1701" w:bottom="1418" w:left="1701" w:header="709" w:footer="709" w:gutter="0"/>
          <w:cols w:space="708"/>
          <w:titlePg/>
          <w:docGrid w:linePitch="360"/>
        </w:sectPr>
      </w:pPr>
    </w:p>
    <w:p w14:paraId="5901D631" w14:textId="77777777" w:rsidR="00C937B1" w:rsidRPr="00C937B1" w:rsidRDefault="00DB125D" w:rsidP="0099642D">
      <w:pPr>
        <w:pStyle w:val="Ttulo3"/>
        <w:numPr>
          <w:ilvl w:val="2"/>
          <w:numId w:val="4"/>
        </w:numPr>
        <w:rPr>
          <w:lang w:eastAsia="es-CO"/>
        </w:rPr>
      </w:pPr>
      <w:bookmarkStart w:id="134" w:name="_Toc257381900"/>
      <w:bookmarkStart w:id="135" w:name="_Toc476693637"/>
      <w:r>
        <w:rPr>
          <w:lang w:eastAsia="es-CO"/>
        </w:rPr>
        <w:lastRenderedPageBreak/>
        <w:t>Estructura desglosada del trabajo:</w:t>
      </w:r>
      <w:bookmarkEnd w:id="134"/>
    </w:p>
    <w:p w14:paraId="621B6934" w14:textId="3B8E9AB5" w:rsidR="00C937B1" w:rsidRDefault="00C937B1" w:rsidP="00C937B1">
      <w:pPr>
        <w:pStyle w:val="Ttulo3"/>
        <w:ind w:left="360"/>
        <w:rPr>
          <w:noProof/>
          <w:lang w:val="en-US"/>
        </w:rPr>
      </w:pPr>
    </w:p>
    <w:p w14:paraId="509FCAC7" w14:textId="68D1D3C3" w:rsidR="00C937B1" w:rsidRDefault="003D3E65" w:rsidP="00C937B1">
      <w:pPr>
        <w:pStyle w:val="Ttulo3"/>
        <w:ind w:left="360"/>
        <w:rPr>
          <w:noProof/>
          <w:lang w:val="en-US"/>
        </w:rPr>
      </w:pPr>
      <w:r>
        <w:rPr>
          <w:noProof/>
          <w:lang w:eastAsia="es-CO"/>
        </w:rPr>
        <w:drawing>
          <wp:anchor distT="0" distB="0" distL="114300" distR="114300" simplePos="0" relativeHeight="251556864" behindDoc="1" locked="0" layoutInCell="1" allowOverlap="1" wp14:anchorId="5ECB9835" wp14:editId="4C160090">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30"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D331ACC" w14:textId="77777777" w:rsidR="00C937B1" w:rsidRDefault="00C937B1" w:rsidP="00C937B1">
      <w:pPr>
        <w:pStyle w:val="Ttulo3"/>
        <w:ind w:left="360"/>
        <w:rPr>
          <w:noProof/>
          <w:lang w:val="en-US"/>
        </w:rPr>
      </w:pPr>
    </w:p>
    <w:p w14:paraId="4C97CA2B" w14:textId="77777777" w:rsidR="00C937B1" w:rsidRDefault="00C937B1" w:rsidP="00C937B1">
      <w:pPr>
        <w:pStyle w:val="Ttulo3"/>
        <w:ind w:left="360"/>
        <w:rPr>
          <w:noProof/>
          <w:lang w:val="en-US"/>
        </w:rPr>
      </w:pPr>
    </w:p>
    <w:p w14:paraId="14224C7B" w14:textId="77777777" w:rsidR="00C937B1" w:rsidRDefault="00C937B1" w:rsidP="00C937B1">
      <w:pPr>
        <w:pStyle w:val="Ttulo3"/>
        <w:ind w:left="360"/>
        <w:rPr>
          <w:noProof/>
          <w:lang w:val="en-US"/>
        </w:rPr>
      </w:pPr>
    </w:p>
    <w:p w14:paraId="03CF623C" w14:textId="77777777" w:rsidR="00C937B1" w:rsidRDefault="00C937B1" w:rsidP="00C937B1">
      <w:pPr>
        <w:rPr>
          <w:lang w:val="en-US"/>
        </w:rPr>
      </w:pPr>
    </w:p>
    <w:p w14:paraId="45F84235" w14:textId="77777777" w:rsidR="00C937B1" w:rsidRDefault="00C937B1" w:rsidP="00C937B1">
      <w:pPr>
        <w:rPr>
          <w:lang w:val="en-US"/>
        </w:rPr>
      </w:pPr>
    </w:p>
    <w:p w14:paraId="6010BDC0" w14:textId="77777777" w:rsidR="00C937B1" w:rsidRDefault="00C937B1" w:rsidP="00C937B1">
      <w:pPr>
        <w:rPr>
          <w:lang w:val="en-US"/>
        </w:rPr>
      </w:pPr>
    </w:p>
    <w:p w14:paraId="7D4C4810" w14:textId="77777777" w:rsidR="00C937B1" w:rsidRDefault="00C937B1" w:rsidP="00C937B1">
      <w:pPr>
        <w:rPr>
          <w:lang w:val="en-US"/>
        </w:rPr>
      </w:pPr>
    </w:p>
    <w:p w14:paraId="72757B6E" w14:textId="77777777" w:rsidR="00C937B1" w:rsidRDefault="00C937B1" w:rsidP="00C937B1">
      <w:pPr>
        <w:rPr>
          <w:lang w:val="en-US"/>
        </w:rPr>
      </w:pPr>
    </w:p>
    <w:p w14:paraId="200D2146" w14:textId="77777777" w:rsidR="00C937B1" w:rsidRDefault="00C937B1" w:rsidP="00C937B1">
      <w:pPr>
        <w:rPr>
          <w:lang w:val="en-US"/>
        </w:rPr>
      </w:pPr>
    </w:p>
    <w:p w14:paraId="32C24D14" w14:textId="77777777" w:rsidR="00C937B1" w:rsidRDefault="00C937B1" w:rsidP="00C937B1">
      <w:pPr>
        <w:rPr>
          <w:lang w:val="en-US"/>
        </w:rPr>
      </w:pPr>
    </w:p>
    <w:p w14:paraId="6313B927" w14:textId="77777777" w:rsidR="00C937B1" w:rsidRDefault="00C937B1" w:rsidP="00C937B1">
      <w:pPr>
        <w:rPr>
          <w:lang w:val="en-US"/>
        </w:rPr>
      </w:pPr>
    </w:p>
    <w:p w14:paraId="06B2F28D" w14:textId="77777777" w:rsidR="00C937B1" w:rsidRDefault="00C937B1" w:rsidP="00C937B1">
      <w:pPr>
        <w:rPr>
          <w:lang w:val="en-US"/>
        </w:rPr>
      </w:pPr>
    </w:p>
    <w:p w14:paraId="1A0FB57C" w14:textId="77777777" w:rsidR="00C937B1" w:rsidRDefault="00C937B1" w:rsidP="00C937B1">
      <w:pPr>
        <w:rPr>
          <w:lang w:val="en-US"/>
        </w:rPr>
      </w:pPr>
    </w:p>
    <w:p w14:paraId="67B21A9B" w14:textId="77777777" w:rsidR="00C937B1" w:rsidRDefault="00C937B1" w:rsidP="00C937B1">
      <w:pPr>
        <w:rPr>
          <w:lang w:val="en-US"/>
        </w:rPr>
      </w:pPr>
    </w:p>
    <w:p w14:paraId="36B38DDE" w14:textId="5F997B8F" w:rsidR="00C937B1" w:rsidRDefault="00C937B1" w:rsidP="00C937B1">
      <w:pPr>
        <w:rPr>
          <w:noProof/>
          <w:lang w:val="en-US"/>
        </w:rPr>
      </w:pPr>
    </w:p>
    <w:p w14:paraId="1E2616B6" w14:textId="77777777" w:rsidR="00C937B1" w:rsidRDefault="00C937B1" w:rsidP="00C937B1">
      <w:pPr>
        <w:rPr>
          <w:noProof/>
          <w:lang w:val="en-US"/>
        </w:rPr>
      </w:pPr>
    </w:p>
    <w:p w14:paraId="3641FDF6" w14:textId="77777777" w:rsidR="00C937B1" w:rsidRDefault="00C937B1" w:rsidP="00C937B1">
      <w:pPr>
        <w:rPr>
          <w:lang w:val="en-US"/>
        </w:rPr>
      </w:pPr>
    </w:p>
    <w:p w14:paraId="1654C4BB" w14:textId="77777777" w:rsidR="00C937B1" w:rsidRDefault="00C937B1" w:rsidP="00C937B1">
      <w:pPr>
        <w:rPr>
          <w:lang w:val="en-US"/>
        </w:rPr>
      </w:pPr>
    </w:p>
    <w:p w14:paraId="4D0BF98C" w14:textId="77777777" w:rsidR="00C937B1" w:rsidRDefault="00C937B1" w:rsidP="00C937B1">
      <w:pPr>
        <w:rPr>
          <w:lang w:val="en-US"/>
        </w:rPr>
      </w:pPr>
    </w:p>
    <w:p w14:paraId="5F7151DD" w14:textId="77777777" w:rsidR="00C937B1" w:rsidRDefault="00C937B1" w:rsidP="00C937B1">
      <w:pPr>
        <w:rPr>
          <w:lang w:val="en-US"/>
        </w:rPr>
      </w:pPr>
    </w:p>
    <w:p w14:paraId="195E7B9B" w14:textId="77777777" w:rsidR="00C937B1" w:rsidRPr="00C937B1" w:rsidRDefault="00C937B1" w:rsidP="00C937B1">
      <w:pPr>
        <w:rPr>
          <w:lang w:val="en-US"/>
        </w:rPr>
      </w:pPr>
    </w:p>
    <w:bookmarkEnd w:id="135"/>
    <w:p w14:paraId="44E2B2F0" w14:textId="4CCAD25C" w:rsidR="00DB125D" w:rsidRDefault="00C937B1" w:rsidP="00C937B1">
      <w:pPr>
        <w:pStyle w:val="Ttulo3"/>
        <w:ind w:left="360"/>
        <w:rPr>
          <w:lang w:eastAsia="es-CO"/>
        </w:rPr>
        <w:sectPr w:rsidR="00DB125D" w:rsidSect="00DB125D">
          <w:pgSz w:w="15840" w:h="12240" w:orient="landscape"/>
          <w:pgMar w:top="1701" w:right="1418" w:bottom="1701" w:left="1418" w:header="709" w:footer="709" w:gutter="0"/>
          <w:cols w:space="708"/>
          <w:titlePg/>
          <w:docGrid w:linePitch="360"/>
        </w:sectPr>
      </w:pPr>
      <w:r>
        <w:rPr>
          <w:noProof/>
          <w:lang w:eastAsia="es-CO"/>
        </w:rPr>
        <w:lastRenderedPageBreak/>
        <w:drawing>
          <wp:anchor distT="0" distB="0" distL="114300" distR="114300" simplePos="0" relativeHeight="251660288" behindDoc="0" locked="0" layoutInCell="1" allowOverlap="1" wp14:anchorId="4BBB3FFF" wp14:editId="45C207A2">
            <wp:simplePos x="0" y="0"/>
            <wp:positionH relativeFrom="column">
              <wp:posOffset>4864044</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CO"/>
        </w:rPr>
        <w:drawing>
          <wp:inline distT="0" distB="0" distL="0" distR="0" wp14:anchorId="26CAB531" wp14:editId="347303D8">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C937B1">
        <w:rPr>
          <w:noProof/>
          <w:lang w:val="en-US"/>
        </w:rPr>
        <w:t xml:space="preserve"> </w:t>
      </w:r>
    </w:p>
    <w:p w14:paraId="47F768E5" w14:textId="77777777" w:rsidR="00F710C3" w:rsidRDefault="00DB125D" w:rsidP="00352B34">
      <w:pPr>
        <w:pStyle w:val="Ttulo3"/>
        <w:numPr>
          <w:ilvl w:val="2"/>
          <w:numId w:val="41"/>
        </w:numPr>
        <w:rPr>
          <w:lang w:eastAsia="es-CO"/>
        </w:rPr>
      </w:pPr>
      <w:bookmarkStart w:id="136" w:name="_Toc257381901"/>
      <w:bookmarkStart w:id="137" w:name="_Toc476693638"/>
      <w:r>
        <w:rPr>
          <w:lang w:eastAsia="es-CO"/>
        </w:rPr>
        <w:lastRenderedPageBreak/>
        <w:t>PER</w:t>
      </w:r>
      <w:bookmarkEnd w:id="136"/>
      <w:bookmarkEnd w:id="137"/>
    </w:p>
    <w:p w14:paraId="797FEC82" w14:textId="77777777" w:rsidR="00DB125D" w:rsidRDefault="00DB125D" w:rsidP="00F710C3">
      <w:pPr>
        <w:pStyle w:val="Prrafodelista"/>
        <w:rPr>
          <w:lang w:eastAsia="es-CO"/>
        </w:rPr>
        <w:sectPr w:rsidR="00DB125D" w:rsidSect="00DB125D">
          <w:pgSz w:w="15840" w:h="12240" w:orient="landscape"/>
          <w:pgMar w:top="1701" w:right="1418" w:bottom="1701" w:left="1418" w:header="709" w:footer="709" w:gutter="0"/>
          <w:cols w:space="708"/>
          <w:titlePg/>
          <w:docGrid w:linePitch="360"/>
        </w:sectPr>
      </w:pPr>
      <w:r>
        <w:rPr>
          <w:noProof/>
          <w:lang w:val="es-CO" w:eastAsia="es-CO"/>
        </w:rPr>
        <w:drawing>
          <wp:inline distT="0" distB="0" distL="0" distR="0" wp14:anchorId="2D457C38" wp14:editId="547367A3">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33" cstate="print"/>
                    <a:stretch>
                      <a:fillRect/>
                    </a:stretch>
                  </pic:blipFill>
                  <pic:spPr>
                    <a:xfrm>
                      <a:off x="0" y="0"/>
                      <a:ext cx="7771389" cy="3766769"/>
                    </a:xfrm>
                    <a:prstGeom prst="rect">
                      <a:avLst/>
                    </a:prstGeom>
                  </pic:spPr>
                </pic:pic>
              </a:graphicData>
            </a:graphic>
          </wp:inline>
        </w:drawing>
      </w:r>
    </w:p>
    <w:p w14:paraId="3BA136D4" w14:textId="77777777" w:rsidR="00DB125D" w:rsidRDefault="00DB125D" w:rsidP="00352B34">
      <w:pPr>
        <w:pStyle w:val="Ttulo3"/>
        <w:numPr>
          <w:ilvl w:val="2"/>
          <w:numId w:val="41"/>
        </w:numPr>
        <w:rPr>
          <w:lang w:eastAsia="es-CO"/>
        </w:rPr>
      </w:pPr>
      <w:bookmarkStart w:id="138" w:name="_Toc257381902"/>
      <w:bookmarkStart w:id="139" w:name="_Toc476693639"/>
      <w:r>
        <w:rPr>
          <w:lang w:eastAsia="es-CO"/>
        </w:rPr>
        <w:lastRenderedPageBreak/>
        <w:t>Cronograma del proyecto</w:t>
      </w:r>
      <w:bookmarkEnd w:id="138"/>
      <w:bookmarkEnd w:id="139"/>
    </w:p>
    <w:p w14:paraId="32C149BE" w14:textId="77777777" w:rsidR="00DB125D" w:rsidRDefault="00DB125D" w:rsidP="00DB125D">
      <w:pPr>
        <w:jc w:val="both"/>
        <w:rPr>
          <w:lang w:eastAsia="es-CO"/>
        </w:rPr>
      </w:pPr>
      <w:r>
        <w:rPr>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3C36D8FD" w14:textId="77777777" w:rsidR="00DB125D" w:rsidRDefault="00DB125D" w:rsidP="00DB125D">
      <w:pPr>
        <w:jc w:val="both"/>
        <w:rPr>
          <w:lang w:eastAsia="es-CO"/>
        </w:rPr>
      </w:pPr>
    </w:p>
    <w:p w14:paraId="1F2F2905" w14:textId="77777777" w:rsidR="00A41A7E" w:rsidRDefault="00A41A7E" w:rsidP="00DB125D">
      <w:pPr>
        <w:jc w:val="both"/>
        <w:rPr>
          <w:lang w:eastAsia="es-CO"/>
        </w:rPr>
      </w:pPr>
      <w:r>
        <w:rPr>
          <w:noProof/>
          <w:lang w:val="es-CO" w:eastAsia="es-CO"/>
        </w:rPr>
        <w:drawing>
          <wp:inline distT="0" distB="0" distL="0" distR="0" wp14:anchorId="7353932D" wp14:editId="6842240D">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6F4566C0" w14:textId="77777777" w:rsidR="00A41A7E" w:rsidRDefault="00A41A7E" w:rsidP="00DB125D">
      <w:pPr>
        <w:jc w:val="both"/>
        <w:rPr>
          <w:lang w:eastAsia="es-CO"/>
        </w:rPr>
      </w:pPr>
      <w:r>
        <w:rPr>
          <w:noProof/>
          <w:lang w:val="es-CO" w:eastAsia="es-CO"/>
        </w:rPr>
        <w:drawing>
          <wp:inline distT="0" distB="0" distL="0" distR="0" wp14:anchorId="4C6DE68E" wp14:editId="2F32BBA4">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5483CDF5" w14:textId="77777777" w:rsidR="00DB125D" w:rsidRDefault="00280985" w:rsidP="00280985">
      <w:pPr>
        <w:rPr>
          <w:lang w:eastAsia="es-CO"/>
        </w:rPr>
      </w:pPr>
      <w:r>
        <w:rPr>
          <w:noProof/>
          <w:lang w:val="es-CO" w:eastAsia="es-CO"/>
        </w:rPr>
        <w:lastRenderedPageBreak/>
        <w:drawing>
          <wp:inline distT="0" distB="0" distL="0" distR="0" wp14:anchorId="48554530" wp14:editId="0A4C2EA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5F8113BB" w14:textId="77777777" w:rsidR="00DB125D" w:rsidRDefault="00DB125D" w:rsidP="00352B34">
      <w:pPr>
        <w:pStyle w:val="Ttulo3"/>
        <w:numPr>
          <w:ilvl w:val="2"/>
          <w:numId w:val="41"/>
        </w:numPr>
        <w:rPr>
          <w:lang w:eastAsia="es-CO"/>
        </w:rPr>
      </w:pPr>
      <w:bookmarkStart w:id="140" w:name="_Toc257381903"/>
      <w:bookmarkStart w:id="141" w:name="_Toc476693640"/>
      <w:r>
        <w:rPr>
          <w:lang w:eastAsia="es-CO"/>
        </w:rPr>
        <w:t>Control del Cronograma</w:t>
      </w:r>
      <w:bookmarkEnd w:id="140"/>
      <w:bookmarkEnd w:id="141"/>
    </w:p>
    <w:p w14:paraId="75DEE411" w14:textId="77777777" w:rsidR="00DB125D" w:rsidRDefault="00DB125D" w:rsidP="00DB125D">
      <w:pPr>
        <w:jc w:val="both"/>
        <w:rPr>
          <w:lang w:eastAsia="es-CO"/>
        </w:rPr>
      </w:pPr>
      <w:r>
        <w:rPr>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02E0590A" w14:textId="77777777" w:rsidR="00DB125D" w:rsidRDefault="00DB125D" w:rsidP="00DB125D">
      <w:pPr>
        <w:jc w:val="both"/>
        <w:rPr>
          <w:lang w:eastAsia="es-CO"/>
        </w:rPr>
      </w:pPr>
    </w:p>
    <w:p w14:paraId="73C487A8" w14:textId="77777777" w:rsidR="00DB125D" w:rsidRPr="0004475F" w:rsidRDefault="00DB125D" w:rsidP="00DB125D">
      <w:pPr>
        <w:rPr>
          <w:lang w:eastAsia="es-CO"/>
        </w:rPr>
      </w:pPr>
      <w:r>
        <w:rPr>
          <w:lang w:eastAsia="es-CO"/>
        </w:rPr>
        <w:t>Así mismo se pueden observar los tiempos de holgura para determinar que tareas pueden iniciar con un índice tolerable de retraso siempre y cuando las mismas no afecten la finalización y correcta entrega del proyecto.</w:t>
      </w:r>
    </w:p>
    <w:p w14:paraId="55952C9F" w14:textId="77777777" w:rsidR="00DB125D" w:rsidRDefault="00C76921" w:rsidP="00352B34">
      <w:pPr>
        <w:pStyle w:val="Ttulo2"/>
        <w:numPr>
          <w:ilvl w:val="1"/>
          <w:numId w:val="42"/>
        </w:numPr>
        <w:spacing w:before="200" w:line="276" w:lineRule="auto"/>
        <w:jc w:val="both"/>
        <w:rPr>
          <w:lang w:eastAsia="es-CO"/>
        </w:rPr>
      </w:pPr>
      <w:bookmarkStart w:id="142" w:name="_Toc257381904"/>
      <w:bookmarkStart w:id="143" w:name="_Toc476693641"/>
      <w:r>
        <w:rPr>
          <w:lang w:eastAsia="es-CO"/>
        </w:rPr>
        <w:t>P</w:t>
      </w:r>
      <w:r w:rsidR="00DB125D">
        <w:rPr>
          <w:lang w:eastAsia="es-CO"/>
        </w:rPr>
        <w:t>lan de Gestión del Costo</w:t>
      </w:r>
      <w:bookmarkEnd w:id="142"/>
      <w:bookmarkEnd w:id="143"/>
    </w:p>
    <w:p w14:paraId="56DDB297" w14:textId="77777777" w:rsidR="00DB125D" w:rsidRDefault="00DB125D" w:rsidP="00DB125D">
      <w:pPr>
        <w:jc w:val="both"/>
        <w:rPr>
          <w:lang w:eastAsia="es-CO"/>
        </w:rPr>
      </w:pPr>
      <w:r>
        <w:rPr>
          <w:lang w:eastAsia="es-CO"/>
        </w:rPr>
        <w:t>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presupuesto general, donde se consignan los costos propios de la implementación.</w:t>
      </w:r>
    </w:p>
    <w:p w14:paraId="12193B1A" w14:textId="77777777" w:rsidR="00DB125D" w:rsidRDefault="00DB125D" w:rsidP="00352B34">
      <w:pPr>
        <w:pStyle w:val="Ttulo3"/>
        <w:numPr>
          <w:ilvl w:val="2"/>
          <w:numId w:val="42"/>
        </w:numPr>
        <w:rPr>
          <w:lang w:eastAsia="es-CO"/>
        </w:rPr>
      </w:pPr>
      <w:bookmarkStart w:id="144" w:name="_Toc257381905"/>
      <w:bookmarkStart w:id="145" w:name="_Toc476693642"/>
      <w:r>
        <w:rPr>
          <w:lang w:eastAsia="es-CO"/>
        </w:rPr>
        <w:t>Estimación de costos</w:t>
      </w:r>
      <w:bookmarkEnd w:id="144"/>
      <w:bookmarkEnd w:id="145"/>
    </w:p>
    <w:p w14:paraId="6CFD0BAA" w14:textId="77777777" w:rsidR="00DB125D" w:rsidRDefault="00DB125D" w:rsidP="00DB125D">
      <w:pPr>
        <w:jc w:val="both"/>
        <w:rPr>
          <w:lang w:eastAsia="es-CO"/>
        </w:rPr>
      </w:pPr>
      <w:r>
        <w:rPr>
          <w:lang w:eastAsia="es-CO"/>
        </w:rPr>
        <w:t>En el estudio técnico del proyecto se encuentra una estimación de equipamiento necesaria para la implementación del proyecto, sin embargo a continuación se incluye un cuadro que presenta la estimación de costos necesaria para la implementación del proyecto por parte de Ludus en cualquier empresa de energía, no se tienen en cuenta los sistemas de información que ya son propiedad de Ludus, únicamente los costos a los que se hará responsable Ludus para implementar el proyecto en la empresa que lo requiera.</w:t>
      </w:r>
    </w:p>
    <w:p w14:paraId="42B573F1" w14:textId="77777777" w:rsidR="00C76921" w:rsidRDefault="00C76921" w:rsidP="00DB125D">
      <w:pPr>
        <w:jc w:val="both"/>
        <w:rPr>
          <w:lang w:eastAsia="es-CO"/>
        </w:rPr>
      </w:pPr>
    </w:p>
    <w:p w14:paraId="462DAFB4" w14:textId="77777777" w:rsidR="00F710C3" w:rsidRDefault="00F710C3" w:rsidP="00DB125D">
      <w:pPr>
        <w:jc w:val="both"/>
        <w:rPr>
          <w:lang w:eastAsia="es-CO"/>
        </w:rPr>
      </w:pPr>
    </w:p>
    <w:p w14:paraId="61BA6D59" w14:textId="77777777" w:rsidR="00F710C3" w:rsidRDefault="00F710C3" w:rsidP="00DB125D">
      <w:pPr>
        <w:jc w:val="both"/>
        <w:rPr>
          <w:lang w:eastAsia="es-CO"/>
        </w:rPr>
      </w:pPr>
    </w:p>
    <w:p w14:paraId="4801CAD2" w14:textId="77777777" w:rsidR="00F710C3" w:rsidRDefault="00F710C3" w:rsidP="00DB125D">
      <w:pPr>
        <w:jc w:val="both"/>
        <w:rPr>
          <w:lang w:eastAsia="es-CO"/>
        </w:rPr>
      </w:pPr>
    </w:p>
    <w:p w14:paraId="07CEABD1" w14:textId="77777777" w:rsidR="00F710C3" w:rsidRDefault="00F710C3" w:rsidP="00DB125D">
      <w:pPr>
        <w:jc w:val="both"/>
        <w:rPr>
          <w:lang w:eastAsia="es-CO"/>
        </w:rPr>
      </w:pPr>
    </w:p>
    <w:p w14:paraId="1EA21605" w14:textId="77777777" w:rsidR="00F710C3" w:rsidRDefault="00F710C3" w:rsidP="00DB125D">
      <w:pPr>
        <w:jc w:val="both"/>
        <w:rPr>
          <w:lang w:eastAsia="es-CO"/>
        </w:rPr>
      </w:pPr>
    </w:p>
    <w:p w14:paraId="4B336DEC" w14:textId="77777777" w:rsidR="00F710C3" w:rsidRDefault="00F710C3" w:rsidP="00DB125D">
      <w:pPr>
        <w:jc w:val="both"/>
        <w:rPr>
          <w:lang w:eastAsia="es-CO"/>
        </w:rPr>
      </w:pPr>
    </w:p>
    <w:p w14:paraId="0F0CC1BE" w14:textId="77777777" w:rsidR="00F710C3" w:rsidRDefault="00F710C3" w:rsidP="00DB125D">
      <w:pPr>
        <w:jc w:val="both"/>
        <w:rPr>
          <w:lang w:eastAsia="es-CO"/>
        </w:rPr>
      </w:pPr>
    </w:p>
    <w:p w14:paraId="777142AD" w14:textId="77777777" w:rsidR="00F710C3" w:rsidRDefault="00F710C3" w:rsidP="00DB125D">
      <w:pPr>
        <w:jc w:val="both"/>
        <w:rPr>
          <w:lang w:eastAsia="es-CO"/>
        </w:rPr>
      </w:pPr>
    </w:p>
    <w:p w14:paraId="4F17F0F1" w14:textId="77777777" w:rsidR="00F710C3" w:rsidRDefault="00F710C3" w:rsidP="00DB125D">
      <w:pPr>
        <w:jc w:val="both"/>
        <w:rPr>
          <w:lang w:eastAsia="es-CO"/>
        </w:rPr>
      </w:pPr>
    </w:p>
    <w:p w14:paraId="64831E66" w14:textId="77777777" w:rsidR="00F710C3" w:rsidRDefault="00F710C3" w:rsidP="00DB125D">
      <w:pPr>
        <w:jc w:val="both"/>
        <w:rPr>
          <w:lang w:eastAsia="es-CO"/>
        </w:rPr>
      </w:pPr>
    </w:p>
    <w:p w14:paraId="15320886" w14:textId="77777777" w:rsidR="00F710C3" w:rsidRDefault="00F710C3" w:rsidP="00DB125D">
      <w:pPr>
        <w:jc w:val="both"/>
        <w:rPr>
          <w:lang w:eastAsia="es-CO"/>
        </w:rPr>
      </w:pPr>
    </w:p>
    <w:p w14:paraId="3B7DAB83" w14:textId="77777777" w:rsidR="00F710C3" w:rsidRDefault="00F710C3" w:rsidP="00DB125D">
      <w:pPr>
        <w:jc w:val="both"/>
        <w:rPr>
          <w:lang w:eastAsia="es-CO"/>
        </w:rPr>
      </w:pPr>
    </w:p>
    <w:p w14:paraId="5F298838" w14:textId="77777777" w:rsidR="00F710C3" w:rsidRDefault="00F710C3" w:rsidP="00DB125D">
      <w:pPr>
        <w:jc w:val="both"/>
        <w:rPr>
          <w:lang w:eastAsia="es-CO"/>
        </w:rPr>
      </w:pPr>
    </w:p>
    <w:p w14:paraId="575BBF0F" w14:textId="77777777" w:rsidR="00F710C3" w:rsidRDefault="00F710C3" w:rsidP="00DB125D">
      <w:pPr>
        <w:jc w:val="both"/>
        <w:rPr>
          <w:lang w:eastAsia="es-CO"/>
        </w:rPr>
      </w:pPr>
    </w:p>
    <w:p w14:paraId="75BD7FCF" w14:textId="77777777" w:rsidR="00F710C3" w:rsidRDefault="00F710C3" w:rsidP="00DB125D">
      <w:pPr>
        <w:jc w:val="both"/>
        <w:rPr>
          <w:lang w:eastAsia="es-CO"/>
        </w:rPr>
      </w:pPr>
    </w:p>
    <w:p w14:paraId="01DD0E7B" w14:textId="77777777" w:rsidR="00F710C3" w:rsidRDefault="00F710C3" w:rsidP="00DB125D">
      <w:pPr>
        <w:jc w:val="both"/>
        <w:rPr>
          <w:lang w:eastAsia="es-CO"/>
        </w:rPr>
      </w:pPr>
    </w:p>
    <w:p w14:paraId="188135EA" w14:textId="77777777" w:rsidR="00F710C3" w:rsidRDefault="00F710C3" w:rsidP="00DB125D">
      <w:pPr>
        <w:jc w:val="both"/>
        <w:rPr>
          <w:lang w:eastAsia="es-CO"/>
        </w:rPr>
      </w:pPr>
    </w:p>
    <w:p w14:paraId="2FFE1273" w14:textId="77777777" w:rsidR="00F710C3" w:rsidRDefault="00F710C3" w:rsidP="00DB125D">
      <w:pPr>
        <w:jc w:val="both"/>
        <w:rPr>
          <w:lang w:eastAsia="es-CO"/>
        </w:rPr>
      </w:pPr>
    </w:p>
    <w:p w14:paraId="41169859" w14:textId="77777777" w:rsidR="00F710C3" w:rsidRDefault="00F710C3" w:rsidP="00DB125D">
      <w:pPr>
        <w:jc w:val="both"/>
        <w:rPr>
          <w:lang w:eastAsia="es-CO"/>
        </w:rPr>
      </w:pPr>
    </w:p>
    <w:p w14:paraId="1ADF6E9E" w14:textId="77777777" w:rsidR="00A74ED3" w:rsidRPr="00A74ED3" w:rsidRDefault="00C76921" w:rsidP="00C76921">
      <w:pPr>
        <w:pStyle w:val="Ttulo4"/>
      </w:pPr>
      <w:r>
        <w:rPr>
          <w:lang w:eastAsia="es-CO"/>
        </w:rPr>
        <w:t>4</w:t>
      </w:r>
      <w:r w:rsidR="00A74ED3">
        <w:rPr>
          <w:lang w:eastAsia="es-CO"/>
        </w:rPr>
        <w:t>.4.2.1</w:t>
      </w:r>
      <w:r>
        <w:rPr>
          <w:lang w:eastAsia="es-CO"/>
        </w:rPr>
        <w:t xml:space="preserve"> </w:t>
      </w:r>
      <w:r w:rsidR="00A74ED3">
        <w:rPr>
          <w:lang w:eastAsia="es-CO"/>
        </w:rPr>
        <w:t xml:space="preserve"> </w:t>
      </w:r>
      <w:r w:rsidR="00CE6F96">
        <w:rPr>
          <w:lang w:eastAsia="es-CO"/>
        </w:rPr>
        <w:t>Costos por Salarios y prestaciones</w:t>
      </w:r>
    </w:p>
    <w:p w14:paraId="08A3668A" w14:textId="77777777" w:rsidR="00EA2EF8" w:rsidRDefault="00EA2EF8" w:rsidP="00DB125D">
      <w:pPr>
        <w:rPr>
          <w:lang w:eastAsia="es-CO"/>
        </w:rPr>
      </w:pPr>
    </w:p>
    <w:p w14:paraId="7FA16604" w14:textId="77777777" w:rsidR="00A74ED3" w:rsidRPr="00A74ED3" w:rsidRDefault="00A74ED3" w:rsidP="00DB125D">
      <w:pPr>
        <w:rPr>
          <w:color w:val="000000" w:themeColor="text1"/>
          <w:lang w:eastAsia="es-CO"/>
        </w:rPr>
      </w:pPr>
    </w:p>
    <w:tbl>
      <w:tblPr>
        <w:tblStyle w:val="Cuadrculamedia3-nfasis1"/>
        <w:tblW w:w="5000" w:type="pct"/>
        <w:tblLayout w:type="fixed"/>
        <w:tblLook w:val="04A0" w:firstRow="1" w:lastRow="0" w:firstColumn="1" w:lastColumn="0" w:noHBand="0" w:noVBand="1"/>
      </w:tblPr>
      <w:tblGrid>
        <w:gridCol w:w="1428"/>
        <w:gridCol w:w="440"/>
        <w:gridCol w:w="2917"/>
        <w:gridCol w:w="1114"/>
        <w:gridCol w:w="1420"/>
        <w:gridCol w:w="1735"/>
      </w:tblGrid>
      <w:tr w:rsidR="00CE6F96" w:rsidRPr="00837240" w14:paraId="1F7F99A7" w14:textId="77777777" w:rsidTr="00CE6F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32" w:type="pct"/>
            <w:gridSpan w:val="2"/>
            <w:noWrap/>
            <w:hideMark/>
          </w:tcPr>
          <w:p w14:paraId="6DD395E5" w14:textId="77777777" w:rsidR="00CE6F96" w:rsidRPr="00837240" w:rsidRDefault="00CE6F96" w:rsidP="00A74ED3">
            <w:pPr>
              <w:rPr>
                <w:bCs w:val="0"/>
                <w:color w:val="000000" w:themeColor="text1"/>
                <w:sz w:val="20"/>
                <w:szCs w:val="20"/>
                <w:rPrChange w:id="146" w:author="Juan Carlos Reyes Guerrero" w:date="2017-03-08T20:00:00Z">
                  <w:rPr>
                    <w:bCs w:val="0"/>
                    <w:color w:val="000000" w:themeColor="text1"/>
                    <w:sz w:val="22"/>
                    <w:szCs w:val="22"/>
                  </w:rPr>
                </w:rPrChange>
              </w:rPr>
            </w:pPr>
            <w:r w:rsidRPr="00837240">
              <w:rPr>
                <w:bCs w:val="0"/>
                <w:color w:val="000000" w:themeColor="text1"/>
                <w:sz w:val="20"/>
                <w:szCs w:val="20"/>
                <w:rPrChange w:id="147" w:author="Juan Carlos Reyes Guerrero" w:date="2017-03-08T20:00:00Z">
                  <w:rPr>
                    <w:bCs w:val="0"/>
                    <w:color w:val="000000" w:themeColor="text1"/>
                    <w:sz w:val="22"/>
                    <w:szCs w:val="22"/>
                  </w:rPr>
                </w:rPrChange>
              </w:rPr>
              <w:t>Cargo</w:t>
            </w:r>
          </w:p>
        </w:tc>
        <w:tc>
          <w:tcPr>
            <w:tcW w:w="1611" w:type="pct"/>
            <w:noWrap/>
            <w:hideMark/>
          </w:tcPr>
          <w:p w14:paraId="692A6880" w14:textId="77777777" w:rsidR="00CE6F96" w:rsidRPr="00837240"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148" w:author="Juan Carlos Reyes Guerrero" w:date="2017-03-08T20:00:00Z">
                  <w:rPr>
                    <w:bCs w:val="0"/>
                    <w:color w:val="000000" w:themeColor="text1"/>
                    <w:sz w:val="22"/>
                    <w:szCs w:val="22"/>
                  </w:rPr>
                </w:rPrChange>
              </w:rPr>
            </w:pPr>
            <w:r w:rsidRPr="00837240">
              <w:rPr>
                <w:bCs w:val="0"/>
                <w:color w:val="000000" w:themeColor="text1"/>
                <w:sz w:val="20"/>
                <w:szCs w:val="20"/>
                <w:rPrChange w:id="149" w:author="Juan Carlos Reyes Guerrero" w:date="2017-03-08T20:00:00Z">
                  <w:rPr>
                    <w:bCs w:val="0"/>
                    <w:color w:val="000000" w:themeColor="text1"/>
                    <w:sz w:val="22"/>
                    <w:szCs w:val="22"/>
                  </w:rPr>
                </w:rPrChange>
              </w:rPr>
              <w:t>Tiempo dedicado al proyecto en meses</w:t>
            </w:r>
          </w:p>
        </w:tc>
        <w:tc>
          <w:tcPr>
            <w:tcW w:w="615" w:type="pct"/>
          </w:tcPr>
          <w:p w14:paraId="1AF7EF83" w14:textId="77777777" w:rsidR="00CE6F96" w:rsidRPr="00837240"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150" w:author="Juan Carlos Reyes Guerrero" w:date="2017-03-08T20:00:00Z">
                  <w:rPr>
                    <w:bCs w:val="0"/>
                    <w:color w:val="000000" w:themeColor="text1"/>
                    <w:sz w:val="22"/>
                    <w:szCs w:val="22"/>
                  </w:rPr>
                </w:rPrChange>
              </w:rPr>
            </w:pPr>
            <w:r w:rsidRPr="00837240">
              <w:rPr>
                <w:bCs w:val="0"/>
                <w:color w:val="000000" w:themeColor="text1"/>
                <w:sz w:val="20"/>
                <w:szCs w:val="20"/>
                <w:rPrChange w:id="151" w:author="Juan Carlos Reyes Guerrero" w:date="2017-03-08T20:00:00Z">
                  <w:rPr>
                    <w:bCs w:val="0"/>
                    <w:color w:val="000000" w:themeColor="text1"/>
                    <w:sz w:val="22"/>
                    <w:szCs w:val="22"/>
                  </w:rPr>
                </w:rPrChange>
              </w:rPr>
              <w:t>Cantidad</w:t>
            </w:r>
          </w:p>
        </w:tc>
        <w:tc>
          <w:tcPr>
            <w:tcW w:w="784" w:type="pct"/>
            <w:noWrap/>
            <w:hideMark/>
          </w:tcPr>
          <w:p w14:paraId="34AC357B" w14:textId="77777777" w:rsidR="00CE6F96" w:rsidRPr="00837240"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152" w:author="Juan Carlos Reyes Guerrero" w:date="2017-03-08T20:00:00Z">
                  <w:rPr>
                    <w:bCs w:val="0"/>
                    <w:color w:val="000000" w:themeColor="text1"/>
                    <w:sz w:val="22"/>
                    <w:szCs w:val="22"/>
                  </w:rPr>
                </w:rPrChange>
              </w:rPr>
            </w:pPr>
            <w:r w:rsidRPr="00837240">
              <w:rPr>
                <w:bCs w:val="0"/>
                <w:color w:val="000000" w:themeColor="text1"/>
                <w:sz w:val="20"/>
                <w:szCs w:val="20"/>
                <w:rPrChange w:id="153" w:author="Juan Carlos Reyes Guerrero" w:date="2017-03-08T20:00:00Z">
                  <w:rPr>
                    <w:bCs w:val="0"/>
                    <w:color w:val="000000" w:themeColor="text1"/>
                    <w:sz w:val="22"/>
                    <w:szCs w:val="22"/>
                  </w:rPr>
                </w:rPrChange>
              </w:rPr>
              <w:t>Salario Mensual</w:t>
            </w:r>
          </w:p>
        </w:tc>
        <w:tc>
          <w:tcPr>
            <w:tcW w:w="958" w:type="pct"/>
            <w:noWrap/>
            <w:hideMark/>
          </w:tcPr>
          <w:p w14:paraId="4D8C6EB3" w14:textId="77777777" w:rsidR="00CE6F96" w:rsidRPr="00837240" w:rsidRDefault="00CE6F96"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154" w:author="Juan Carlos Reyes Guerrero" w:date="2017-03-08T20:00:00Z">
                  <w:rPr>
                    <w:bCs w:val="0"/>
                    <w:color w:val="000000" w:themeColor="text1"/>
                    <w:sz w:val="22"/>
                    <w:szCs w:val="22"/>
                  </w:rPr>
                </w:rPrChange>
              </w:rPr>
            </w:pPr>
            <w:r w:rsidRPr="00837240">
              <w:rPr>
                <w:bCs w:val="0"/>
                <w:color w:val="000000" w:themeColor="text1"/>
                <w:sz w:val="20"/>
                <w:szCs w:val="20"/>
                <w:rPrChange w:id="155" w:author="Juan Carlos Reyes Guerrero" w:date="2017-03-08T20:00:00Z">
                  <w:rPr>
                    <w:bCs w:val="0"/>
                    <w:color w:val="000000" w:themeColor="text1"/>
                    <w:sz w:val="22"/>
                    <w:szCs w:val="22"/>
                  </w:rPr>
                </w:rPrChange>
              </w:rPr>
              <w:t>Total</w:t>
            </w:r>
          </w:p>
        </w:tc>
      </w:tr>
      <w:tr w:rsidR="00CE6F96" w:rsidRPr="00837240" w14:paraId="5C949D55" w14:textId="77777777" w:rsidTr="00CE6F9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D366039" w14:textId="77777777" w:rsidR="00CE6F96" w:rsidRPr="00837240" w:rsidRDefault="00CE6F96">
            <w:pPr>
              <w:rPr>
                <w:b w:val="0"/>
                <w:color w:val="000000" w:themeColor="text1"/>
                <w:sz w:val="20"/>
                <w:szCs w:val="20"/>
                <w:rPrChange w:id="156" w:author="Juan Carlos Reyes Guerrero" w:date="2017-03-08T20:00:00Z">
                  <w:rPr>
                    <w:b w:val="0"/>
                    <w:color w:val="000000" w:themeColor="text1"/>
                    <w:sz w:val="22"/>
                    <w:szCs w:val="22"/>
                  </w:rPr>
                </w:rPrChange>
              </w:rPr>
            </w:pPr>
            <w:r w:rsidRPr="00837240">
              <w:rPr>
                <w:b w:val="0"/>
                <w:color w:val="000000" w:themeColor="text1"/>
                <w:sz w:val="20"/>
                <w:szCs w:val="20"/>
                <w:rPrChange w:id="157" w:author="Juan Carlos Reyes Guerrero" w:date="2017-03-08T20:00:00Z">
                  <w:rPr>
                    <w:b w:val="0"/>
                    <w:color w:val="000000" w:themeColor="text1"/>
                    <w:sz w:val="22"/>
                    <w:szCs w:val="22"/>
                  </w:rPr>
                </w:rPrChange>
              </w:rPr>
              <w:t>Gerente Proyecto</w:t>
            </w:r>
          </w:p>
        </w:tc>
        <w:tc>
          <w:tcPr>
            <w:tcW w:w="1611" w:type="pct"/>
            <w:noWrap/>
            <w:hideMark/>
          </w:tcPr>
          <w:p w14:paraId="2A1672A1"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158" w:author="Juan Carlos Reyes Guerrero" w:date="2017-03-08T20:00:00Z">
                  <w:rPr>
                    <w:color w:val="000000" w:themeColor="text1"/>
                    <w:sz w:val="22"/>
                    <w:szCs w:val="22"/>
                  </w:rPr>
                </w:rPrChange>
              </w:rPr>
            </w:pPr>
            <w:r w:rsidRPr="00837240">
              <w:rPr>
                <w:color w:val="000000" w:themeColor="text1"/>
                <w:sz w:val="20"/>
                <w:szCs w:val="20"/>
                <w:rPrChange w:id="159" w:author="Juan Carlos Reyes Guerrero" w:date="2017-03-08T20:00:00Z">
                  <w:rPr>
                    <w:color w:val="000000" w:themeColor="text1"/>
                    <w:sz w:val="22"/>
                    <w:szCs w:val="22"/>
                  </w:rPr>
                </w:rPrChange>
              </w:rPr>
              <w:t>12</w:t>
            </w:r>
          </w:p>
        </w:tc>
        <w:tc>
          <w:tcPr>
            <w:tcW w:w="615" w:type="pct"/>
          </w:tcPr>
          <w:p w14:paraId="3A385125"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160" w:author="Juan Carlos Reyes Guerrero" w:date="2017-03-08T20:00:00Z">
                  <w:rPr>
                    <w:color w:val="000000" w:themeColor="text1"/>
                    <w:sz w:val="22"/>
                    <w:szCs w:val="22"/>
                  </w:rPr>
                </w:rPrChange>
              </w:rPr>
            </w:pPr>
            <w:r w:rsidRPr="00837240">
              <w:rPr>
                <w:color w:val="000000" w:themeColor="text1"/>
                <w:sz w:val="20"/>
                <w:szCs w:val="20"/>
                <w:rPrChange w:id="161" w:author="Juan Carlos Reyes Guerrero" w:date="2017-03-08T20:00:00Z">
                  <w:rPr>
                    <w:color w:val="000000" w:themeColor="text1"/>
                    <w:sz w:val="22"/>
                    <w:szCs w:val="22"/>
                  </w:rPr>
                </w:rPrChange>
              </w:rPr>
              <w:t>1</w:t>
            </w:r>
          </w:p>
        </w:tc>
        <w:tc>
          <w:tcPr>
            <w:tcW w:w="784" w:type="pct"/>
            <w:noWrap/>
            <w:hideMark/>
          </w:tcPr>
          <w:p w14:paraId="1D8DDD4C"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162" w:author="Juan Carlos Reyes Guerrero" w:date="2017-03-08T20:00:00Z">
                  <w:rPr>
                    <w:color w:val="000000" w:themeColor="text1"/>
                    <w:sz w:val="22"/>
                    <w:szCs w:val="22"/>
                  </w:rPr>
                </w:rPrChange>
              </w:rPr>
            </w:pPr>
            <w:r w:rsidRPr="00837240">
              <w:rPr>
                <w:color w:val="000000" w:themeColor="text1"/>
                <w:sz w:val="20"/>
                <w:szCs w:val="20"/>
                <w:rPrChange w:id="163" w:author="Juan Carlos Reyes Guerrero" w:date="2017-03-08T20:00:00Z">
                  <w:rPr>
                    <w:color w:val="000000" w:themeColor="text1"/>
                    <w:sz w:val="22"/>
                    <w:szCs w:val="22"/>
                  </w:rPr>
                </w:rPrChange>
              </w:rPr>
              <w:t>$ 5.000.000</w:t>
            </w:r>
          </w:p>
        </w:tc>
        <w:tc>
          <w:tcPr>
            <w:tcW w:w="958" w:type="pct"/>
            <w:noWrap/>
            <w:hideMark/>
          </w:tcPr>
          <w:p w14:paraId="666F72D1"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164" w:author="Juan Carlos Reyes Guerrero" w:date="2017-03-08T20:00:00Z">
                  <w:rPr>
                    <w:color w:val="000000" w:themeColor="text1"/>
                    <w:sz w:val="22"/>
                    <w:szCs w:val="22"/>
                  </w:rPr>
                </w:rPrChange>
              </w:rPr>
            </w:pPr>
            <w:r w:rsidRPr="00837240">
              <w:rPr>
                <w:color w:val="000000" w:themeColor="text1"/>
                <w:sz w:val="20"/>
                <w:szCs w:val="20"/>
                <w:rPrChange w:id="165" w:author="Juan Carlos Reyes Guerrero" w:date="2017-03-08T20:00:00Z">
                  <w:rPr>
                    <w:color w:val="000000" w:themeColor="text1"/>
                    <w:sz w:val="22"/>
                    <w:szCs w:val="22"/>
                  </w:rPr>
                </w:rPrChange>
              </w:rPr>
              <w:t>$ 60.000.000,00</w:t>
            </w:r>
          </w:p>
        </w:tc>
      </w:tr>
      <w:tr w:rsidR="00CE6F96" w:rsidRPr="00837240" w14:paraId="7E08B7FC"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4C64A4D0" w14:textId="77777777" w:rsidR="00CE6F96" w:rsidRPr="00837240" w:rsidRDefault="00CE6F96">
            <w:pPr>
              <w:rPr>
                <w:b w:val="0"/>
                <w:color w:val="000000" w:themeColor="text1"/>
                <w:sz w:val="20"/>
                <w:szCs w:val="20"/>
                <w:rPrChange w:id="166" w:author="Juan Carlos Reyes Guerrero" w:date="2017-03-08T20:00:00Z">
                  <w:rPr>
                    <w:b w:val="0"/>
                    <w:color w:val="000000" w:themeColor="text1"/>
                    <w:sz w:val="22"/>
                    <w:szCs w:val="22"/>
                  </w:rPr>
                </w:rPrChange>
              </w:rPr>
            </w:pPr>
            <w:r w:rsidRPr="00837240">
              <w:rPr>
                <w:b w:val="0"/>
                <w:color w:val="000000" w:themeColor="text1"/>
                <w:sz w:val="20"/>
                <w:szCs w:val="20"/>
                <w:rPrChange w:id="167" w:author="Juan Carlos Reyes Guerrero" w:date="2017-03-08T20:00:00Z">
                  <w:rPr>
                    <w:b w:val="0"/>
                    <w:color w:val="000000" w:themeColor="text1"/>
                    <w:sz w:val="22"/>
                    <w:szCs w:val="22"/>
                  </w:rPr>
                </w:rPrChange>
              </w:rPr>
              <w:t>Director Técnico</w:t>
            </w:r>
          </w:p>
        </w:tc>
        <w:tc>
          <w:tcPr>
            <w:tcW w:w="1611" w:type="pct"/>
            <w:noWrap/>
            <w:hideMark/>
          </w:tcPr>
          <w:p w14:paraId="4C139EB9"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168" w:author="Juan Carlos Reyes Guerrero" w:date="2017-03-08T20:00:00Z">
                  <w:rPr>
                    <w:color w:val="000000" w:themeColor="text1"/>
                    <w:sz w:val="22"/>
                    <w:szCs w:val="22"/>
                  </w:rPr>
                </w:rPrChange>
              </w:rPr>
            </w:pPr>
            <w:r w:rsidRPr="00837240">
              <w:rPr>
                <w:color w:val="000000" w:themeColor="text1"/>
                <w:sz w:val="20"/>
                <w:szCs w:val="20"/>
                <w:rPrChange w:id="169" w:author="Juan Carlos Reyes Guerrero" w:date="2017-03-08T20:00:00Z">
                  <w:rPr>
                    <w:color w:val="000000" w:themeColor="text1"/>
                    <w:sz w:val="22"/>
                    <w:szCs w:val="22"/>
                  </w:rPr>
                </w:rPrChange>
              </w:rPr>
              <w:t>12</w:t>
            </w:r>
          </w:p>
        </w:tc>
        <w:tc>
          <w:tcPr>
            <w:tcW w:w="615" w:type="pct"/>
          </w:tcPr>
          <w:p w14:paraId="27BCECE9"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170" w:author="Juan Carlos Reyes Guerrero" w:date="2017-03-08T20:00:00Z">
                  <w:rPr>
                    <w:color w:val="000000" w:themeColor="text1"/>
                    <w:sz w:val="22"/>
                    <w:szCs w:val="22"/>
                  </w:rPr>
                </w:rPrChange>
              </w:rPr>
            </w:pPr>
            <w:r w:rsidRPr="00837240">
              <w:rPr>
                <w:color w:val="000000" w:themeColor="text1"/>
                <w:sz w:val="20"/>
                <w:szCs w:val="20"/>
                <w:rPrChange w:id="171" w:author="Juan Carlos Reyes Guerrero" w:date="2017-03-08T20:00:00Z">
                  <w:rPr>
                    <w:color w:val="000000" w:themeColor="text1"/>
                    <w:sz w:val="22"/>
                    <w:szCs w:val="22"/>
                  </w:rPr>
                </w:rPrChange>
              </w:rPr>
              <w:t>1</w:t>
            </w:r>
          </w:p>
        </w:tc>
        <w:tc>
          <w:tcPr>
            <w:tcW w:w="784" w:type="pct"/>
            <w:noWrap/>
            <w:hideMark/>
          </w:tcPr>
          <w:p w14:paraId="15D967FC"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172" w:author="Juan Carlos Reyes Guerrero" w:date="2017-03-08T20:00:00Z">
                  <w:rPr>
                    <w:color w:val="000000" w:themeColor="text1"/>
                    <w:sz w:val="22"/>
                    <w:szCs w:val="22"/>
                  </w:rPr>
                </w:rPrChange>
              </w:rPr>
            </w:pPr>
            <w:r w:rsidRPr="00837240">
              <w:rPr>
                <w:color w:val="000000" w:themeColor="text1"/>
                <w:sz w:val="20"/>
                <w:szCs w:val="20"/>
                <w:rPrChange w:id="173" w:author="Juan Carlos Reyes Guerrero" w:date="2017-03-08T20:00:00Z">
                  <w:rPr>
                    <w:color w:val="000000" w:themeColor="text1"/>
                    <w:sz w:val="22"/>
                    <w:szCs w:val="22"/>
                  </w:rPr>
                </w:rPrChange>
              </w:rPr>
              <w:t>$ 4.500.000</w:t>
            </w:r>
          </w:p>
        </w:tc>
        <w:tc>
          <w:tcPr>
            <w:tcW w:w="958" w:type="pct"/>
            <w:noWrap/>
            <w:hideMark/>
          </w:tcPr>
          <w:p w14:paraId="5076F102"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174" w:author="Juan Carlos Reyes Guerrero" w:date="2017-03-08T20:00:00Z">
                  <w:rPr>
                    <w:color w:val="000000" w:themeColor="text1"/>
                    <w:sz w:val="22"/>
                    <w:szCs w:val="22"/>
                  </w:rPr>
                </w:rPrChange>
              </w:rPr>
            </w:pPr>
            <w:r w:rsidRPr="00837240">
              <w:rPr>
                <w:color w:val="000000" w:themeColor="text1"/>
                <w:sz w:val="20"/>
                <w:szCs w:val="20"/>
                <w:rPrChange w:id="175" w:author="Juan Carlos Reyes Guerrero" w:date="2017-03-08T20:00:00Z">
                  <w:rPr>
                    <w:color w:val="000000" w:themeColor="text1"/>
                    <w:sz w:val="22"/>
                    <w:szCs w:val="22"/>
                  </w:rPr>
                </w:rPrChange>
              </w:rPr>
              <w:t>$ 54.000.000,00</w:t>
            </w:r>
          </w:p>
        </w:tc>
      </w:tr>
      <w:tr w:rsidR="00CE6F96" w:rsidRPr="00837240" w14:paraId="475081E3"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2F872BB8" w14:textId="77777777" w:rsidR="00CE6F96" w:rsidRPr="00837240" w:rsidRDefault="00CE6F96">
            <w:pPr>
              <w:rPr>
                <w:b w:val="0"/>
                <w:color w:val="000000" w:themeColor="text1"/>
                <w:sz w:val="20"/>
                <w:szCs w:val="20"/>
                <w:rPrChange w:id="176" w:author="Juan Carlos Reyes Guerrero" w:date="2017-03-08T20:00:00Z">
                  <w:rPr>
                    <w:b w:val="0"/>
                    <w:color w:val="000000" w:themeColor="text1"/>
                    <w:sz w:val="22"/>
                    <w:szCs w:val="22"/>
                  </w:rPr>
                </w:rPrChange>
              </w:rPr>
            </w:pPr>
            <w:r w:rsidRPr="00837240">
              <w:rPr>
                <w:b w:val="0"/>
                <w:color w:val="000000" w:themeColor="text1"/>
                <w:sz w:val="20"/>
                <w:szCs w:val="20"/>
                <w:rPrChange w:id="177" w:author="Juan Carlos Reyes Guerrero" w:date="2017-03-08T20:00:00Z">
                  <w:rPr>
                    <w:b w:val="0"/>
                    <w:color w:val="000000" w:themeColor="text1"/>
                    <w:sz w:val="22"/>
                    <w:szCs w:val="22"/>
                  </w:rPr>
                </w:rPrChange>
              </w:rPr>
              <w:t xml:space="preserve">Director Comercial </w:t>
            </w:r>
          </w:p>
        </w:tc>
        <w:tc>
          <w:tcPr>
            <w:tcW w:w="1611" w:type="pct"/>
            <w:noWrap/>
            <w:hideMark/>
          </w:tcPr>
          <w:p w14:paraId="6FA4FE58"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178" w:author="Juan Carlos Reyes Guerrero" w:date="2017-03-08T20:00:00Z">
                  <w:rPr>
                    <w:color w:val="000000" w:themeColor="text1"/>
                    <w:sz w:val="22"/>
                    <w:szCs w:val="22"/>
                  </w:rPr>
                </w:rPrChange>
              </w:rPr>
            </w:pPr>
            <w:r w:rsidRPr="00837240">
              <w:rPr>
                <w:color w:val="000000" w:themeColor="text1"/>
                <w:sz w:val="20"/>
                <w:szCs w:val="20"/>
                <w:rPrChange w:id="179" w:author="Juan Carlos Reyes Guerrero" w:date="2017-03-08T20:00:00Z">
                  <w:rPr>
                    <w:color w:val="000000" w:themeColor="text1"/>
                    <w:sz w:val="22"/>
                    <w:szCs w:val="22"/>
                  </w:rPr>
                </w:rPrChange>
              </w:rPr>
              <w:t>12</w:t>
            </w:r>
          </w:p>
        </w:tc>
        <w:tc>
          <w:tcPr>
            <w:tcW w:w="615" w:type="pct"/>
          </w:tcPr>
          <w:p w14:paraId="27BE6145"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180" w:author="Juan Carlos Reyes Guerrero" w:date="2017-03-08T20:00:00Z">
                  <w:rPr>
                    <w:color w:val="000000" w:themeColor="text1"/>
                    <w:sz w:val="22"/>
                    <w:szCs w:val="22"/>
                  </w:rPr>
                </w:rPrChange>
              </w:rPr>
            </w:pPr>
            <w:r w:rsidRPr="00837240">
              <w:rPr>
                <w:color w:val="000000" w:themeColor="text1"/>
                <w:sz w:val="20"/>
                <w:szCs w:val="20"/>
                <w:rPrChange w:id="181" w:author="Juan Carlos Reyes Guerrero" w:date="2017-03-08T20:00:00Z">
                  <w:rPr>
                    <w:color w:val="000000" w:themeColor="text1"/>
                    <w:sz w:val="22"/>
                    <w:szCs w:val="22"/>
                  </w:rPr>
                </w:rPrChange>
              </w:rPr>
              <w:t>1</w:t>
            </w:r>
          </w:p>
        </w:tc>
        <w:tc>
          <w:tcPr>
            <w:tcW w:w="784" w:type="pct"/>
            <w:noWrap/>
            <w:hideMark/>
          </w:tcPr>
          <w:p w14:paraId="4DA64BBD"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182" w:author="Juan Carlos Reyes Guerrero" w:date="2017-03-08T20:00:00Z">
                  <w:rPr>
                    <w:color w:val="000000" w:themeColor="text1"/>
                    <w:sz w:val="22"/>
                    <w:szCs w:val="22"/>
                  </w:rPr>
                </w:rPrChange>
              </w:rPr>
            </w:pPr>
            <w:r w:rsidRPr="00837240">
              <w:rPr>
                <w:color w:val="000000" w:themeColor="text1"/>
                <w:sz w:val="20"/>
                <w:szCs w:val="20"/>
                <w:rPrChange w:id="183" w:author="Juan Carlos Reyes Guerrero" w:date="2017-03-08T20:00:00Z">
                  <w:rPr>
                    <w:color w:val="000000" w:themeColor="text1"/>
                    <w:sz w:val="22"/>
                    <w:szCs w:val="22"/>
                  </w:rPr>
                </w:rPrChange>
              </w:rPr>
              <w:t>$ 4.500.000</w:t>
            </w:r>
          </w:p>
        </w:tc>
        <w:tc>
          <w:tcPr>
            <w:tcW w:w="958" w:type="pct"/>
            <w:noWrap/>
            <w:hideMark/>
          </w:tcPr>
          <w:p w14:paraId="7FB469EC"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184" w:author="Juan Carlos Reyes Guerrero" w:date="2017-03-08T20:00:00Z">
                  <w:rPr>
                    <w:color w:val="000000" w:themeColor="text1"/>
                    <w:sz w:val="22"/>
                    <w:szCs w:val="22"/>
                  </w:rPr>
                </w:rPrChange>
              </w:rPr>
            </w:pPr>
            <w:r w:rsidRPr="00837240">
              <w:rPr>
                <w:color w:val="000000" w:themeColor="text1"/>
                <w:sz w:val="20"/>
                <w:szCs w:val="20"/>
                <w:rPrChange w:id="185" w:author="Juan Carlos Reyes Guerrero" w:date="2017-03-08T20:00:00Z">
                  <w:rPr>
                    <w:color w:val="000000" w:themeColor="text1"/>
                    <w:sz w:val="22"/>
                    <w:szCs w:val="22"/>
                  </w:rPr>
                </w:rPrChange>
              </w:rPr>
              <w:t>$ 54.000.000,00</w:t>
            </w:r>
          </w:p>
        </w:tc>
      </w:tr>
      <w:tr w:rsidR="00CE6F96" w:rsidRPr="00837240" w14:paraId="6106926D"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693C4BE" w14:textId="77777777" w:rsidR="00CE6F96" w:rsidRPr="00837240" w:rsidRDefault="00CE6F96">
            <w:pPr>
              <w:rPr>
                <w:b w:val="0"/>
                <w:color w:val="000000" w:themeColor="text1"/>
                <w:sz w:val="20"/>
                <w:szCs w:val="20"/>
                <w:rPrChange w:id="186" w:author="Juan Carlos Reyes Guerrero" w:date="2017-03-08T20:00:00Z">
                  <w:rPr>
                    <w:b w:val="0"/>
                    <w:color w:val="000000" w:themeColor="text1"/>
                    <w:sz w:val="22"/>
                    <w:szCs w:val="22"/>
                  </w:rPr>
                </w:rPrChange>
              </w:rPr>
            </w:pPr>
            <w:r w:rsidRPr="00837240">
              <w:rPr>
                <w:b w:val="0"/>
                <w:color w:val="000000" w:themeColor="text1"/>
                <w:sz w:val="20"/>
                <w:szCs w:val="20"/>
                <w:rPrChange w:id="187" w:author="Juan Carlos Reyes Guerrero" w:date="2017-03-08T20:00:00Z">
                  <w:rPr>
                    <w:b w:val="0"/>
                    <w:color w:val="000000" w:themeColor="text1"/>
                    <w:sz w:val="22"/>
                    <w:szCs w:val="22"/>
                  </w:rPr>
                </w:rPrChange>
              </w:rPr>
              <w:t>Supervisor Técnico</w:t>
            </w:r>
          </w:p>
        </w:tc>
        <w:tc>
          <w:tcPr>
            <w:tcW w:w="1611" w:type="pct"/>
            <w:noWrap/>
            <w:hideMark/>
          </w:tcPr>
          <w:p w14:paraId="1DEFA0B7"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188" w:author="Juan Carlos Reyes Guerrero" w:date="2017-03-08T20:00:00Z">
                  <w:rPr>
                    <w:color w:val="000000" w:themeColor="text1"/>
                    <w:sz w:val="22"/>
                    <w:szCs w:val="22"/>
                  </w:rPr>
                </w:rPrChange>
              </w:rPr>
            </w:pPr>
            <w:r w:rsidRPr="00837240">
              <w:rPr>
                <w:color w:val="000000" w:themeColor="text1"/>
                <w:sz w:val="20"/>
                <w:szCs w:val="20"/>
                <w:rPrChange w:id="189" w:author="Juan Carlos Reyes Guerrero" w:date="2017-03-08T20:00:00Z">
                  <w:rPr>
                    <w:color w:val="000000" w:themeColor="text1"/>
                    <w:sz w:val="22"/>
                    <w:szCs w:val="22"/>
                  </w:rPr>
                </w:rPrChange>
              </w:rPr>
              <w:t>12</w:t>
            </w:r>
          </w:p>
        </w:tc>
        <w:tc>
          <w:tcPr>
            <w:tcW w:w="615" w:type="pct"/>
          </w:tcPr>
          <w:p w14:paraId="0CF55158"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190" w:author="Juan Carlos Reyes Guerrero" w:date="2017-03-08T20:00:00Z">
                  <w:rPr>
                    <w:color w:val="000000" w:themeColor="text1"/>
                    <w:sz w:val="22"/>
                    <w:szCs w:val="22"/>
                  </w:rPr>
                </w:rPrChange>
              </w:rPr>
            </w:pPr>
            <w:r w:rsidRPr="00837240">
              <w:rPr>
                <w:color w:val="000000" w:themeColor="text1"/>
                <w:sz w:val="20"/>
                <w:szCs w:val="20"/>
                <w:rPrChange w:id="191" w:author="Juan Carlos Reyes Guerrero" w:date="2017-03-08T20:00:00Z">
                  <w:rPr>
                    <w:color w:val="000000" w:themeColor="text1"/>
                    <w:sz w:val="22"/>
                    <w:szCs w:val="22"/>
                  </w:rPr>
                </w:rPrChange>
              </w:rPr>
              <w:t>1</w:t>
            </w:r>
          </w:p>
        </w:tc>
        <w:tc>
          <w:tcPr>
            <w:tcW w:w="784" w:type="pct"/>
            <w:noWrap/>
            <w:hideMark/>
          </w:tcPr>
          <w:p w14:paraId="3A3E4DAC"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192" w:author="Juan Carlos Reyes Guerrero" w:date="2017-03-08T20:00:00Z">
                  <w:rPr>
                    <w:color w:val="000000" w:themeColor="text1"/>
                    <w:sz w:val="22"/>
                    <w:szCs w:val="22"/>
                  </w:rPr>
                </w:rPrChange>
              </w:rPr>
            </w:pPr>
            <w:r w:rsidRPr="00837240">
              <w:rPr>
                <w:color w:val="000000" w:themeColor="text1"/>
                <w:sz w:val="20"/>
                <w:szCs w:val="20"/>
                <w:rPrChange w:id="193" w:author="Juan Carlos Reyes Guerrero" w:date="2017-03-08T20:00:00Z">
                  <w:rPr>
                    <w:color w:val="000000" w:themeColor="text1"/>
                    <w:sz w:val="22"/>
                    <w:szCs w:val="22"/>
                  </w:rPr>
                </w:rPrChange>
              </w:rPr>
              <w:t>$ 2.500.000</w:t>
            </w:r>
          </w:p>
        </w:tc>
        <w:tc>
          <w:tcPr>
            <w:tcW w:w="958" w:type="pct"/>
            <w:noWrap/>
            <w:hideMark/>
          </w:tcPr>
          <w:p w14:paraId="03369BE0"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194" w:author="Juan Carlos Reyes Guerrero" w:date="2017-03-08T20:00:00Z">
                  <w:rPr>
                    <w:color w:val="000000" w:themeColor="text1"/>
                    <w:sz w:val="22"/>
                    <w:szCs w:val="22"/>
                  </w:rPr>
                </w:rPrChange>
              </w:rPr>
            </w:pPr>
            <w:r w:rsidRPr="00837240">
              <w:rPr>
                <w:color w:val="000000" w:themeColor="text1"/>
                <w:sz w:val="20"/>
                <w:szCs w:val="20"/>
                <w:rPrChange w:id="195" w:author="Juan Carlos Reyes Guerrero" w:date="2017-03-08T20:00:00Z">
                  <w:rPr>
                    <w:color w:val="000000" w:themeColor="text1"/>
                    <w:sz w:val="22"/>
                    <w:szCs w:val="22"/>
                  </w:rPr>
                </w:rPrChange>
              </w:rPr>
              <w:t>$ 30.000.000,00</w:t>
            </w:r>
          </w:p>
        </w:tc>
      </w:tr>
      <w:tr w:rsidR="00CE6F96" w:rsidRPr="00837240" w14:paraId="56329BE1"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542C4653" w14:textId="77777777" w:rsidR="00CE6F96" w:rsidRPr="00837240" w:rsidRDefault="00CE6F96">
            <w:pPr>
              <w:rPr>
                <w:b w:val="0"/>
                <w:color w:val="000000" w:themeColor="text1"/>
                <w:sz w:val="20"/>
                <w:szCs w:val="20"/>
                <w:rPrChange w:id="196" w:author="Juan Carlos Reyes Guerrero" w:date="2017-03-08T20:00:00Z">
                  <w:rPr>
                    <w:b w:val="0"/>
                    <w:color w:val="000000" w:themeColor="text1"/>
                    <w:sz w:val="22"/>
                    <w:szCs w:val="22"/>
                  </w:rPr>
                </w:rPrChange>
              </w:rPr>
            </w:pPr>
            <w:r w:rsidRPr="00837240">
              <w:rPr>
                <w:b w:val="0"/>
                <w:color w:val="000000" w:themeColor="text1"/>
                <w:sz w:val="20"/>
                <w:szCs w:val="20"/>
                <w:rPrChange w:id="197" w:author="Juan Carlos Reyes Guerrero" w:date="2017-03-08T20:00:00Z">
                  <w:rPr>
                    <w:b w:val="0"/>
                    <w:color w:val="000000" w:themeColor="text1"/>
                    <w:sz w:val="22"/>
                    <w:szCs w:val="22"/>
                  </w:rPr>
                </w:rPrChange>
              </w:rPr>
              <w:t>Técnico Eléctrico</w:t>
            </w:r>
          </w:p>
        </w:tc>
        <w:tc>
          <w:tcPr>
            <w:tcW w:w="1611" w:type="pct"/>
            <w:noWrap/>
            <w:hideMark/>
          </w:tcPr>
          <w:p w14:paraId="4192D01E"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198" w:author="Juan Carlos Reyes Guerrero" w:date="2017-03-08T20:00:00Z">
                  <w:rPr>
                    <w:color w:val="000000" w:themeColor="text1"/>
                    <w:sz w:val="22"/>
                    <w:szCs w:val="22"/>
                  </w:rPr>
                </w:rPrChange>
              </w:rPr>
            </w:pPr>
            <w:r w:rsidRPr="00837240">
              <w:rPr>
                <w:color w:val="000000" w:themeColor="text1"/>
                <w:sz w:val="20"/>
                <w:szCs w:val="20"/>
                <w:rPrChange w:id="199" w:author="Juan Carlos Reyes Guerrero" w:date="2017-03-08T20:00:00Z">
                  <w:rPr>
                    <w:color w:val="000000" w:themeColor="text1"/>
                    <w:sz w:val="22"/>
                    <w:szCs w:val="22"/>
                  </w:rPr>
                </w:rPrChange>
              </w:rPr>
              <w:t>12</w:t>
            </w:r>
          </w:p>
        </w:tc>
        <w:tc>
          <w:tcPr>
            <w:tcW w:w="615" w:type="pct"/>
          </w:tcPr>
          <w:p w14:paraId="3846F34E"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200" w:author="Juan Carlos Reyes Guerrero" w:date="2017-03-08T20:00:00Z">
                  <w:rPr>
                    <w:color w:val="000000" w:themeColor="text1"/>
                    <w:sz w:val="22"/>
                    <w:szCs w:val="22"/>
                  </w:rPr>
                </w:rPrChange>
              </w:rPr>
            </w:pPr>
            <w:r w:rsidRPr="00837240">
              <w:rPr>
                <w:color w:val="000000" w:themeColor="text1"/>
                <w:sz w:val="20"/>
                <w:szCs w:val="20"/>
                <w:rPrChange w:id="201" w:author="Juan Carlos Reyes Guerrero" w:date="2017-03-08T20:00:00Z">
                  <w:rPr>
                    <w:color w:val="000000" w:themeColor="text1"/>
                    <w:sz w:val="22"/>
                    <w:szCs w:val="22"/>
                  </w:rPr>
                </w:rPrChange>
              </w:rPr>
              <w:t>1</w:t>
            </w:r>
          </w:p>
        </w:tc>
        <w:tc>
          <w:tcPr>
            <w:tcW w:w="784" w:type="pct"/>
            <w:noWrap/>
            <w:hideMark/>
          </w:tcPr>
          <w:p w14:paraId="14F0BA1A"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202" w:author="Juan Carlos Reyes Guerrero" w:date="2017-03-08T20:00:00Z">
                  <w:rPr>
                    <w:color w:val="000000" w:themeColor="text1"/>
                    <w:sz w:val="22"/>
                    <w:szCs w:val="22"/>
                  </w:rPr>
                </w:rPrChange>
              </w:rPr>
            </w:pPr>
            <w:r w:rsidRPr="00837240">
              <w:rPr>
                <w:color w:val="000000" w:themeColor="text1"/>
                <w:sz w:val="20"/>
                <w:szCs w:val="20"/>
                <w:rPrChange w:id="203" w:author="Juan Carlos Reyes Guerrero" w:date="2017-03-08T20:00:00Z">
                  <w:rPr>
                    <w:color w:val="000000" w:themeColor="text1"/>
                    <w:sz w:val="22"/>
                    <w:szCs w:val="22"/>
                  </w:rPr>
                </w:rPrChange>
              </w:rPr>
              <w:t>$ 2.000.000</w:t>
            </w:r>
          </w:p>
        </w:tc>
        <w:tc>
          <w:tcPr>
            <w:tcW w:w="958" w:type="pct"/>
            <w:noWrap/>
            <w:hideMark/>
          </w:tcPr>
          <w:p w14:paraId="722024D9"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204" w:author="Juan Carlos Reyes Guerrero" w:date="2017-03-08T20:00:00Z">
                  <w:rPr>
                    <w:color w:val="000000" w:themeColor="text1"/>
                    <w:sz w:val="22"/>
                    <w:szCs w:val="22"/>
                  </w:rPr>
                </w:rPrChange>
              </w:rPr>
            </w:pPr>
            <w:r w:rsidRPr="00837240">
              <w:rPr>
                <w:color w:val="000000" w:themeColor="text1"/>
                <w:sz w:val="20"/>
                <w:szCs w:val="20"/>
                <w:rPrChange w:id="205" w:author="Juan Carlos Reyes Guerrero" w:date="2017-03-08T20:00:00Z">
                  <w:rPr>
                    <w:color w:val="000000" w:themeColor="text1"/>
                    <w:sz w:val="22"/>
                    <w:szCs w:val="22"/>
                  </w:rPr>
                </w:rPrChange>
              </w:rPr>
              <w:t>$ 24.000.000,00</w:t>
            </w:r>
          </w:p>
        </w:tc>
      </w:tr>
      <w:tr w:rsidR="00CE6F96" w:rsidRPr="00837240" w14:paraId="6E4312E6"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6E92FB19" w14:textId="77777777" w:rsidR="00CE6F96" w:rsidRPr="00837240" w:rsidRDefault="00CE6F96">
            <w:pPr>
              <w:rPr>
                <w:b w:val="0"/>
                <w:color w:val="000000" w:themeColor="text1"/>
                <w:sz w:val="20"/>
                <w:szCs w:val="20"/>
                <w:rPrChange w:id="206" w:author="Juan Carlos Reyes Guerrero" w:date="2017-03-08T20:00:00Z">
                  <w:rPr>
                    <w:b w:val="0"/>
                    <w:color w:val="000000" w:themeColor="text1"/>
                    <w:sz w:val="22"/>
                    <w:szCs w:val="22"/>
                  </w:rPr>
                </w:rPrChange>
              </w:rPr>
            </w:pPr>
            <w:r w:rsidRPr="00837240">
              <w:rPr>
                <w:b w:val="0"/>
                <w:color w:val="000000" w:themeColor="text1"/>
                <w:sz w:val="20"/>
                <w:szCs w:val="20"/>
                <w:rPrChange w:id="207" w:author="Juan Carlos Reyes Guerrero" w:date="2017-03-08T20:00:00Z">
                  <w:rPr>
                    <w:b w:val="0"/>
                    <w:color w:val="000000" w:themeColor="text1"/>
                    <w:sz w:val="22"/>
                    <w:szCs w:val="22"/>
                  </w:rPr>
                </w:rPrChange>
              </w:rPr>
              <w:t>Analistas de Procesos</w:t>
            </w:r>
          </w:p>
        </w:tc>
        <w:tc>
          <w:tcPr>
            <w:tcW w:w="1611" w:type="pct"/>
            <w:noWrap/>
            <w:hideMark/>
          </w:tcPr>
          <w:p w14:paraId="17B7F1A9"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208" w:author="Juan Carlos Reyes Guerrero" w:date="2017-03-08T20:00:00Z">
                  <w:rPr>
                    <w:color w:val="000000" w:themeColor="text1"/>
                    <w:sz w:val="22"/>
                    <w:szCs w:val="22"/>
                  </w:rPr>
                </w:rPrChange>
              </w:rPr>
            </w:pPr>
            <w:r w:rsidRPr="00837240">
              <w:rPr>
                <w:color w:val="000000" w:themeColor="text1"/>
                <w:sz w:val="20"/>
                <w:szCs w:val="20"/>
                <w:rPrChange w:id="209" w:author="Juan Carlos Reyes Guerrero" w:date="2017-03-08T20:00:00Z">
                  <w:rPr>
                    <w:color w:val="000000" w:themeColor="text1"/>
                    <w:sz w:val="22"/>
                    <w:szCs w:val="22"/>
                  </w:rPr>
                </w:rPrChange>
              </w:rPr>
              <w:t>12</w:t>
            </w:r>
          </w:p>
        </w:tc>
        <w:tc>
          <w:tcPr>
            <w:tcW w:w="615" w:type="pct"/>
          </w:tcPr>
          <w:p w14:paraId="06BE9260"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210" w:author="Juan Carlos Reyes Guerrero" w:date="2017-03-08T20:00:00Z">
                  <w:rPr>
                    <w:color w:val="000000" w:themeColor="text1"/>
                    <w:sz w:val="22"/>
                    <w:szCs w:val="22"/>
                  </w:rPr>
                </w:rPrChange>
              </w:rPr>
            </w:pPr>
            <w:r w:rsidRPr="00837240">
              <w:rPr>
                <w:color w:val="000000" w:themeColor="text1"/>
                <w:sz w:val="20"/>
                <w:szCs w:val="20"/>
                <w:rPrChange w:id="211" w:author="Juan Carlos Reyes Guerrero" w:date="2017-03-08T20:00:00Z">
                  <w:rPr>
                    <w:color w:val="000000" w:themeColor="text1"/>
                    <w:sz w:val="22"/>
                    <w:szCs w:val="22"/>
                  </w:rPr>
                </w:rPrChange>
              </w:rPr>
              <w:t>1</w:t>
            </w:r>
          </w:p>
        </w:tc>
        <w:tc>
          <w:tcPr>
            <w:tcW w:w="784" w:type="pct"/>
            <w:noWrap/>
            <w:hideMark/>
          </w:tcPr>
          <w:p w14:paraId="58022645"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212" w:author="Juan Carlos Reyes Guerrero" w:date="2017-03-08T20:00:00Z">
                  <w:rPr>
                    <w:color w:val="000000" w:themeColor="text1"/>
                    <w:sz w:val="22"/>
                    <w:szCs w:val="22"/>
                  </w:rPr>
                </w:rPrChange>
              </w:rPr>
            </w:pPr>
            <w:r w:rsidRPr="00837240">
              <w:rPr>
                <w:color w:val="000000" w:themeColor="text1"/>
                <w:sz w:val="20"/>
                <w:szCs w:val="20"/>
                <w:rPrChange w:id="213" w:author="Juan Carlos Reyes Guerrero" w:date="2017-03-08T20:00:00Z">
                  <w:rPr>
                    <w:color w:val="000000" w:themeColor="text1"/>
                    <w:sz w:val="22"/>
                    <w:szCs w:val="22"/>
                  </w:rPr>
                </w:rPrChange>
              </w:rPr>
              <w:t>$ 2.500.000</w:t>
            </w:r>
          </w:p>
        </w:tc>
        <w:tc>
          <w:tcPr>
            <w:tcW w:w="958" w:type="pct"/>
            <w:noWrap/>
            <w:hideMark/>
          </w:tcPr>
          <w:p w14:paraId="65830426"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214" w:author="Juan Carlos Reyes Guerrero" w:date="2017-03-08T20:00:00Z">
                  <w:rPr>
                    <w:color w:val="000000" w:themeColor="text1"/>
                    <w:sz w:val="22"/>
                    <w:szCs w:val="22"/>
                  </w:rPr>
                </w:rPrChange>
              </w:rPr>
            </w:pPr>
            <w:r w:rsidRPr="00837240">
              <w:rPr>
                <w:color w:val="000000" w:themeColor="text1"/>
                <w:sz w:val="20"/>
                <w:szCs w:val="20"/>
                <w:rPrChange w:id="215" w:author="Juan Carlos Reyes Guerrero" w:date="2017-03-08T20:00:00Z">
                  <w:rPr>
                    <w:color w:val="000000" w:themeColor="text1"/>
                    <w:sz w:val="22"/>
                    <w:szCs w:val="22"/>
                  </w:rPr>
                </w:rPrChange>
              </w:rPr>
              <w:t>$ 30.000.000,00</w:t>
            </w:r>
          </w:p>
        </w:tc>
      </w:tr>
      <w:tr w:rsidR="00CE6F96" w:rsidRPr="00837240" w14:paraId="4342CE6C"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1E38ED61" w14:textId="77777777" w:rsidR="00CE6F96" w:rsidRPr="00837240" w:rsidRDefault="00CE6F96">
            <w:pPr>
              <w:rPr>
                <w:b w:val="0"/>
                <w:color w:val="000000" w:themeColor="text1"/>
                <w:sz w:val="20"/>
                <w:szCs w:val="20"/>
                <w:rPrChange w:id="216" w:author="Juan Carlos Reyes Guerrero" w:date="2017-03-08T20:00:00Z">
                  <w:rPr>
                    <w:b w:val="0"/>
                    <w:color w:val="000000" w:themeColor="text1"/>
                    <w:sz w:val="22"/>
                    <w:szCs w:val="22"/>
                  </w:rPr>
                </w:rPrChange>
              </w:rPr>
            </w:pPr>
            <w:r w:rsidRPr="00837240">
              <w:rPr>
                <w:b w:val="0"/>
                <w:color w:val="000000" w:themeColor="text1"/>
                <w:sz w:val="20"/>
                <w:szCs w:val="20"/>
                <w:rPrChange w:id="217" w:author="Juan Carlos Reyes Guerrero" w:date="2017-03-08T20:00:00Z">
                  <w:rPr>
                    <w:b w:val="0"/>
                    <w:color w:val="000000" w:themeColor="text1"/>
                    <w:sz w:val="22"/>
                    <w:szCs w:val="22"/>
                  </w:rPr>
                </w:rPrChange>
              </w:rPr>
              <w:t xml:space="preserve">Digitador </w:t>
            </w:r>
          </w:p>
        </w:tc>
        <w:tc>
          <w:tcPr>
            <w:tcW w:w="1611" w:type="pct"/>
            <w:noWrap/>
            <w:hideMark/>
          </w:tcPr>
          <w:p w14:paraId="08F76467"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218" w:author="Juan Carlos Reyes Guerrero" w:date="2017-03-08T20:00:00Z">
                  <w:rPr>
                    <w:color w:val="000000" w:themeColor="text1"/>
                    <w:sz w:val="22"/>
                    <w:szCs w:val="22"/>
                  </w:rPr>
                </w:rPrChange>
              </w:rPr>
            </w:pPr>
            <w:r w:rsidRPr="00837240">
              <w:rPr>
                <w:color w:val="000000" w:themeColor="text1"/>
                <w:sz w:val="20"/>
                <w:szCs w:val="20"/>
                <w:rPrChange w:id="219" w:author="Juan Carlos Reyes Guerrero" w:date="2017-03-08T20:00:00Z">
                  <w:rPr>
                    <w:color w:val="000000" w:themeColor="text1"/>
                    <w:sz w:val="22"/>
                    <w:szCs w:val="22"/>
                  </w:rPr>
                </w:rPrChange>
              </w:rPr>
              <w:t>6</w:t>
            </w:r>
          </w:p>
        </w:tc>
        <w:tc>
          <w:tcPr>
            <w:tcW w:w="615" w:type="pct"/>
          </w:tcPr>
          <w:p w14:paraId="15D385CF"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220" w:author="Juan Carlos Reyes Guerrero" w:date="2017-03-08T20:00:00Z">
                  <w:rPr>
                    <w:color w:val="000000" w:themeColor="text1"/>
                    <w:sz w:val="22"/>
                    <w:szCs w:val="22"/>
                  </w:rPr>
                </w:rPrChange>
              </w:rPr>
            </w:pPr>
            <w:r w:rsidRPr="00837240">
              <w:rPr>
                <w:color w:val="000000" w:themeColor="text1"/>
                <w:sz w:val="20"/>
                <w:szCs w:val="20"/>
                <w:rPrChange w:id="221" w:author="Juan Carlos Reyes Guerrero" w:date="2017-03-08T20:00:00Z">
                  <w:rPr>
                    <w:color w:val="000000" w:themeColor="text1"/>
                    <w:sz w:val="22"/>
                    <w:szCs w:val="22"/>
                  </w:rPr>
                </w:rPrChange>
              </w:rPr>
              <w:t>1</w:t>
            </w:r>
          </w:p>
        </w:tc>
        <w:tc>
          <w:tcPr>
            <w:tcW w:w="784" w:type="pct"/>
            <w:noWrap/>
            <w:hideMark/>
          </w:tcPr>
          <w:p w14:paraId="6EC10720"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222" w:author="Juan Carlos Reyes Guerrero" w:date="2017-03-08T20:00:00Z">
                  <w:rPr>
                    <w:color w:val="000000" w:themeColor="text1"/>
                    <w:sz w:val="22"/>
                    <w:szCs w:val="22"/>
                  </w:rPr>
                </w:rPrChange>
              </w:rPr>
            </w:pPr>
            <w:r w:rsidRPr="00837240">
              <w:rPr>
                <w:color w:val="000000" w:themeColor="text1"/>
                <w:sz w:val="20"/>
                <w:szCs w:val="20"/>
                <w:rPrChange w:id="223" w:author="Juan Carlos Reyes Guerrero" w:date="2017-03-08T20:00:00Z">
                  <w:rPr>
                    <w:color w:val="000000" w:themeColor="text1"/>
                    <w:sz w:val="22"/>
                    <w:szCs w:val="22"/>
                  </w:rPr>
                </w:rPrChange>
              </w:rPr>
              <w:t>$ 1.300.000</w:t>
            </w:r>
          </w:p>
        </w:tc>
        <w:tc>
          <w:tcPr>
            <w:tcW w:w="958" w:type="pct"/>
            <w:noWrap/>
            <w:hideMark/>
          </w:tcPr>
          <w:p w14:paraId="7E3B47EA"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224" w:author="Juan Carlos Reyes Guerrero" w:date="2017-03-08T20:00:00Z">
                  <w:rPr>
                    <w:color w:val="000000" w:themeColor="text1"/>
                    <w:sz w:val="22"/>
                    <w:szCs w:val="22"/>
                  </w:rPr>
                </w:rPrChange>
              </w:rPr>
            </w:pPr>
            <w:r w:rsidRPr="00837240">
              <w:rPr>
                <w:color w:val="000000" w:themeColor="text1"/>
                <w:sz w:val="20"/>
                <w:szCs w:val="20"/>
                <w:rPrChange w:id="225" w:author="Juan Carlos Reyes Guerrero" w:date="2017-03-08T20:00:00Z">
                  <w:rPr>
                    <w:color w:val="000000" w:themeColor="text1"/>
                    <w:sz w:val="22"/>
                    <w:szCs w:val="22"/>
                  </w:rPr>
                </w:rPrChange>
              </w:rPr>
              <w:t>$ 7.800.000,00</w:t>
            </w:r>
          </w:p>
        </w:tc>
      </w:tr>
      <w:tr w:rsidR="00CE6F96" w:rsidRPr="00837240" w14:paraId="586EF027"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4F5ED28" w14:textId="77777777" w:rsidR="00CE6F96" w:rsidRPr="00837240" w:rsidRDefault="00CE6F96">
            <w:pPr>
              <w:rPr>
                <w:b w:val="0"/>
                <w:color w:val="000000" w:themeColor="text1"/>
                <w:sz w:val="20"/>
                <w:szCs w:val="20"/>
                <w:rPrChange w:id="226" w:author="Juan Carlos Reyes Guerrero" w:date="2017-03-08T20:00:00Z">
                  <w:rPr>
                    <w:b w:val="0"/>
                    <w:color w:val="000000" w:themeColor="text1"/>
                    <w:sz w:val="22"/>
                    <w:szCs w:val="22"/>
                  </w:rPr>
                </w:rPrChange>
              </w:rPr>
            </w:pPr>
            <w:r w:rsidRPr="00837240">
              <w:rPr>
                <w:b w:val="0"/>
                <w:color w:val="000000" w:themeColor="text1"/>
                <w:sz w:val="20"/>
                <w:szCs w:val="20"/>
                <w:rPrChange w:id="227" w:author="Juan Carlos Reyes Guerrero" w:date="2017-03-08T20:00:00Z">
                  <w:rPr>
                    <w:b w:val="0"/>
                    <w:color w:val="000000" w:themeColor="text1"/>
                    <w:sz w:val="22"/>
                    <w:szCs w:val="22"/>
                  </w:rPr>
                </w:rPrChange>
              </w:rPr>
              <w:t>Analista de Sistemas</w:t>
            </w:r>
          </w:p>
        </w:tc>
        <w:tc>
          <w:tcPr>
            <w:tcW w:w="1611" w:type="pct"/>
            <w:noWrap/>
            <w:hideMark/>
          </w:tcPr>
          <w:p w14:paraId="19981543"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228" w:author="Juan Carlos Reyes Guerrero" w:date="2017-03-08T20:00:00Z">
                  <w:rPr>
                    <w:color w:val="000000" w:themeColor="text1"/>
                    <w:sz w:val="22"/>
                    <w:szCs w:val="22"/>
                  </w:rPr>
                </w:rPrChange>
              </w:rPr>
            </w:pPr>
            <w:r w:rsidRPr="00837240">
              <w:rPr>
                <w:color w:val="000000" w:themeColor="text1"/>
                <w:sz w:val="20"/>
                <w:szCs w:val="20"/>
                <w:rPrChange w:id="229" w:author="Juan Carlos Reyes Guerrero" w:date="2017-03-08T20:00:00Z">
                  <w:rPr>
                    <w:color w:val="000000" w:themeColor="text1"/>
                    <w:sz w:val="22"/>
                    <w:szCs w:val="22"/>
                  </w:rPr>
                </w:rPrChange>
              </w:rPr>
              <w:t>12</w:t>
            </w:r>
          </w:p>
        </w:tc>
        <w:tc>
          <w:tcPr>
            <w:tcW w:w="615" w:type="pct"/>
          </w:tcPr>
          <w:p w14:paraId="7A747D62"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230" w:author="Juan Carlos Reyes Guerrero" w:date="2017-03-08T20:00:00Z">
                  <w:rPr>
                    <w:color w:val="000000" w:themeColor="text1"/>
                    <w:sz w:val="22"/>
                    <w:szCs w:val="22"/>
                  </w:rPr>
                </w:rPrChange>
              </w:rPr>
            </w:pPr>
            <w:r w:rsidRPr="00837240">
              <w:rPr>
                <w:color w:val="000000" w:themeColor="text1"/>
                <w:sz w:val="20"/>
                <w:szCs w:val="20"/>
                <w:rPrChange w:id="231" w:author="Juan Carlos Reyes Guerrero" w:date="2017-03-08T20:00:00Z">
                  <w:rPr>
                    <w:color w:val="000000" w:themeColor="text1"/>
                    <w:sz w:val="22"/>
                    <w:szCs w:val="22"/>
                  </w:rPr>
                </w:rPrChange>
              </w:rPr>
              <w:t>1</w:t>
            </w:r>
          </w:p>
        </w:tc>
        <w:tc>
          <w:tcPr>
            <w:tcW w:w="784" w:type="pct"/>
            <w:noWrap/>
            <w:hideMark/>
          </w:tcPr>
          <w:p w14:paraId="61FB14D5"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232" w:author="Juan Carlos Reyes Guerrero" w:date="2017-03-08T20:00:00Z">
                  <w:rPr>
                    <w:color w:val="000000" w:themeColor="text1"/>
                    <w:sz w:val="22"/>
                    <w:szCs w:val="22"/>
                  </w:rPr>
                </w:rPrChange>
              </w:rPr>
            </w:pPr>
            <w:r w:rsidRPr="00837240">
              <w:rPr>
                <w:color w:val="000000" w:themeColor="text1"/>
                <w:sz w:val="20"/>
                <w:szCs w:val="20"/>
                <w:rPrChange w:id="233" w:author="Juan Carlos Reyes Guerrero" w:date="2017-03-08T20:00:00Z">
                  <w:rPr>
                    <w:color w:val="000000" w:themeColor="text1"/>
                    <w:sz w:val="22"/>
                    <w:szCs w:val="22"/>
                  </w:rPr>
                </w:rPrChange>
              </w:rPr>
              <w:t>$ 3.200.000</w:t>
            </w:r>
          </w:p>
        </w:tc>
        <w:tc>
          <w:tcPr>
            <w:tcW w:w="958" w:type="pct"/>
            <w:noWrap/>
            <w:hideMark/>
          </w:tcPr>
          <w:p w14:paraId="785B0F82"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234" w:author="Juan Carlos Reyes Guerrero" w:date="2017-03-08T20:00:00Z">
                  <w:rPr>
                    <w:color w:val="000000" w:themeColor="text1"/>
                    <w:sz w:val="22"/>
                    <w:szCs w:val="22"/>
                  </w:rPr>
                </w:rPrChange>
              </w:rPr>
            </w:pPr>
            <w:r w:rsidRPr="00837240">
              <w:rPr>
                <w:color w:val="000000" w:themeColor="text1"/>
                <w:sz w:val="20"/>
                <w:szCs w:val="20"/>
                <w:rPrChange w:id="235" w:author="Juan Carlos Reyes Guerrero" w:date="2017-03-08T20:00:00Z">
                  <w:rPr>
                    <w:color w:val="000000" w:themeColor="text1"/>
                    <w:sz w:val="22"/>
                    <w:szCs w:val="22"/>
                  </w:rPr>
                </w:rPrChange>
              </w:rPr>
              <w:t>$ 38.400.000,00</w:t>
            </w:r>
          </w:p>
        </w:tc>
      </w:tr>
      <w:tr w:rsidR="00CE6F96" w:rsidRPr="00837240" w14:paraId="17317A5B" w14:textId="77777777" w:rsidTr="00CE6F9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32FFE0CF" w14:textId="77777777" w:rsidR="00CE6F96" w:rsidRPr="00837240" w:rsidRDefault="00CE6F96">
            <w:pPr>
              <w:rPr>
                <w:b w:val="0"/>
                <w:color w:val="000000" w:themeColor="text1"/>
                <w:sz w:val="20"/>
                <w:szCs w:val="20"/>
                <w:rPrChange w:id="236" w:author="Juan Carlos Reyes Guerrero" w:date="2017-03-08T20:00:00Z">
                  <w:rPr>
                    <w:b w:val="0"/>
                    <w:color w:val="000000" w:themeColor="text1"/>
                    <w:sz w:val="22"/>
                    <w:szCs w:val="22"/>
                  </w:rPr>
                </w:rPrChange>
              </w:rPr>
            </w:pPr>
            <w:r w:rsidRPr="00837240">
              <w:rPr>
                <w:b w:val="0"/>
                <w:color w:val="000000" w:themeColor="text1"/>
                <w:sz w:val="20"/>
                <w:szCs w:val="20"/>
                <w:rPrChange w:id="237" w:author="Juan Carlos Reyes Guerrero" w:date="2017-03-08T20:00:00Z">
                  <w:rPr>
                    <w:b w:val="0"/>
                    <w:color w:val="000000" w:themeColor="text1"/>
                    <w:sz w:val="22"/>
                    <w:szCs w:val="22"/>
                  </w:rPr>
                </w:rPrChange>
              </w:rPr>
              <w:t>Secretaria</w:t>
            </w:r>
          </w:p>
        </w:tc>
        <w:tc>
          <w:tcPr>
            <w:tcW w:w="1611" w:type="pct"/>
            <w:noWrap/>
            <w:hideMark/>
          </w:tcPr>
          <w:p w14:paraId="1D603A78"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238" w:author="Juan Carlos Reyes Guerrero" w:date="2017-03-08T20:00:00Z">
                  <w:rPr>
                    <w:color w:val="000000" w:themeColor="text1"/>
                    <w:sz w:val="22"/>
                    <w:szCs w:val="22"/>
                  </w:rPr>
                </w:rPrChange>
              </w:rPr>
            </w:pPr>
            <w:r w:rsidRPr="00837240">
              <w:rPr>
                <w:color w:val="000000" w:themeColor="text1"/>
                <w:sz w:val="20"/>
                <w:szCs w:val="20"/>
                <w:rPrChange w:id="239" w:author="Juan Carlos Reyes Guerrero" w:date="2017-03-08T20:00:00Z">
                  <w:rPr>
                    <w:color w:val="000000" w:themeColor="text1"/>
                    <w:sz w:val="22"/>
                    <w:szCs w:val="22"/>
                  </w:rPr>
                </w:rPrChange>
              </w:rPr>
              <w:t>12</w:t>
            </w:r>
          </w:p>
        </w:tc>
        <w:tc>
          <w:tcPr>
            <w:tcW w:w="615" w:type="pct"/>
          </w:tcPr>
          <w:p w14:paraId="0FAFDC32"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240" w:author="Juan Carlos Reyes Guerrero" w:date="2017-03-08T20:00:00Z">
                  <w:rPr>
                    <w:color w:val="000000" w:themeColor="text1"/>
                    <w:sz w:val="22"/>
                    <w:szCs w:val="22"/>
                  </w:rPr>
                </w:rPrChange>
              </w:rPr>
            </w:pPr>
            <w:r w:rsidRPr="00837240">
              <w:rPr>
                <w:color w:val="000000" w:themeColor="text1"/>
                <w:sz w:val="20"/>
                <w:szCs w:val="20"/>
                <w:rPrChange w:id="241" w:author="Juan Carlos Reyes Guerrero" w:date="2017-03-08T20:00:00Z">
                  <w:rPr>
                    <w:color w:val="000000" w:themeColor="text1"/>
                    <w:sz w:val="22"/>
                    <w:szCs w:val="22"/>
                  </w:rPr>
                </w:rPrChange>
              </w:rPr>
              <w:t>1</w:t>
            </w:r>
          </w:p>
        </w:tc>
        <w:tc>
          <w:tcPr>
            <w:tcW w:w="784" w:type="pct"/>
            <w:noWrap/>
            <w:hideMark/>
          </w:tcPr>
          <w:p w14:paraId="689F3265"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242" w:author="Juan Carlos Reyes Guerrero" w:date="2017-03-08T20:00:00Z">
                  <w:rPr>
                    <w:color w:val="000000" w:themeColor="text1"/>
                    <w:sz w:val="22"/>
                    <w:szCs w:val="22"/>
                  </w:rPr>
                </w:rPrChange>
              </w:rPr>
            </w:pPr>
            <w:r w:rsidRPr="00837240">
              <w:rPr>
                <w:color w:val="000000" w:themeColor="text1"/>
                <w:sz w:val="20"/>
                <w:szCs w:val="20"/>
                <w:rPrChange w:id="243" w:author="Juan Carlos Reyes Guerrero" w:date="2017-03-08T20:00:00Z">
                  <w:rPr>
                    <w:color w:val="000000" w:themeColor="text1"/>
                    <w:sz w:val="22"/>
                    <w:szCs w:val="22"/>
                  </w:rPr>
                </w:rPrChange>
              </w:rPr>
              <w:t>$ 1.300.000</w:t>
            </w:r>
          </w:p>
        </w:tc>
        <w:tc>
          <w:tcPr>
            <w:tcW w:w="958" w:type="pct"/>
            <w:noWrap/>
            <w:hideMark/>
          </w:tcPr>
          <w:p w14:paraId="3E5D2A6D"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244" w:author="Juan Carlos Reyes Guerrero" w:date="2017-03-08T20:00:00Z">
                  <w:rPr>
                    <w:color w:val="000000" w:themeColor="text1"/>
                    <w:sz w:val="22"/>
                    <w:szCs w:val="22"/>
                  </w:rPr>
                </w:rPrChange>
              </w:rPr>
            </w:pPr>
            <w:r w:rsidRPr="00837240">
              <w:rPr>
                <w:color w:val="000000" w:themeColor="text1"/>
                <w:sz w:val="20"/>
                <w:szCs w:val="20"/>
                <w:rPrChange w:id="245" w:author="Juan Carlos Reyes Guerrero" w:date="2017-03-08T20:00:00Z">
                  <w:rPr>
                    <w:color w:val="000000" w:themeColor="text1"/>
                    <w:sz w:val="22"/>
                    <w:szCs w:val="22"/>
                  </w:rPr>
                </w:rPrChange>
              </w:rPr>
              <w:t>$ 15.600.000,00</w:t>
            </w:r>
          </w:p>
        </w:tc>
      </w:tr>
      <w:tr w:rsidR="00CE6F96" w:rsidRPr="00837240" w14:paraId="01A76EA4" w14:textId="77777777" w:rsidTr="00CE6F96">
        <w:trPr>
          <w:trHeight w:val="315"/>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602FB7F8" w14:textId="77777777" w:rsidR="00CE6F96" w:rsidRPr="00837240" w:rsidRDefault="00CE6F96">
            <w:pPr>
              <w:rPr>
                <w:b w:val="0"/>
                <w:color w:val="000000" w:themeColor="text1"/>
                <w:sz w:val="20"/>
                <w:szCs w:val="20"/>
                <w:rPrChange w:id="246" w:author="Juan Carlos Reyes Guerrero" w:date="2017-03-08T20:00:00Z">
                  <w:rPr>
                    <w:b w:val="0"/>
                    <w:color w:val="000000" w:themeColor="text1"/>
                    <w:sz w:val="22"/>
                    <w:szCs w:val="22"/>
                  </w:rPr>
                </w:rPrChange>
              </w:rPr>
            </w:pPr>
            <w:r w:rsidRPr="00837240">
              <w:rPr>
                <w:b w:val="0"/>
                <w:color w:val="000000" w:themeColor="text1"/>
                <w:sz w:val="20"/>
                <w:szCs w:val="20"/>
                <w:rPrChange w:id="247" w:author="Juan Carlos Reyes Guerrero" w:date="2017-03-08T20:00:00Z">
                  <w:rPr>
                    <w:b w:val="0"/>
                    <w:color w:val="000000" w:themeColor="text1"/>
                    <w:sz w:val="22"/>
                    <w:szCs w:val="22"/>
                  </w:rPr>
                </w:rPrChange>
              </w:rPr>
              <w:t>Capacitador</w:t>
            </w:r>
          </w:p>
        </w:tc>
        <w:tc>
          <w:tcPr>
            <w:tcW w:w="1611" w:type="pct"/>
            <w:noWrap/>
            <w:hideMark/>
          </w:tcPr>
          <w:p w14:paraId="21B186CD"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248" w:author="Juan Carlos Reyes Guerrero" w:date="2017-03-08T20:00:00Z">
                  <w:rPr>
                    <w:color w:val="000000" w:themeColor="text1"/>
                    <w:sz w:val="22"/>
                    <w:szCs w:val="22"/>
                  </w:rPr>
                </w:rPrChange>
              </w:rPr>
            </w:pPr>
            <w:r w:rsidRPr="00837240">
              <w:rPr>
                <w:color w:val="000000" w:themeColor="text1"/>
                <w:sz w:val="20"/>
                <w:szCs w:val="20"/>
                <w:rPrChange w:id="249" w:author="Juan Carlos Reyes Guerrero" w:date="2017-03-08T20:00:00Z">
                  <w:rPr>
                    <w:color w:val="000000" w:themeColor="text1"/>
                    <w:sz w:val="22"/>
                    <w:szCs w:val="22"/>
                  </w:rPr>
                </w:rPrChange>
              </w:rPr>
              <w:t>4</w:t>
            </w:r>
          </w:p>
        </w:tc>
        <w:tc>
          <w:tcPr>
            <w:tcW w:w="615" w:type="pct"/>
          </w:tcPr>
          <w:p w14:paraId="328D3AEB"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250" w:author="Juan Carlos Reyes Guerrero" w:date="2017-03-08T20:00:00Z">
                  <w:rPr>
                    <w:color w:val="000000" w:themeColor="text1"/>
                    <w:sz w:val="22"/>
                    <w:szCs w:val="22"/>
                  </w:rPr>
                </w:rPrChange>
              </w:rPr>
            </w:pPr>
            <w:r w:rsidRPr="00837240">
              <w:rPr>
                <w:color w:val="000000" w:themeColor="text1"/>
                <w:sz w:val="20"/>
                <w:szCs w:val="20"/>
                <w:rPrChange w:id="251" w:author="Juan Carlos Reyes Guerrero" w:date="2017-03-08T20:00:00Z">
                  <w:rPr>
                    <w:color w:val="000000" w:themeColor="text1"/>
                    <w:sz w:val="22"/>
                    <w:szCs w:val="22"/>
                  </w:rPr>
                </w:rPrChange>
              </w:rPr>
              <w:t>1</w:t>
            </w:r>
          </w:p>
        </w:tc>
        <w:tc>
          <w:tcPr>
            <w:tcW w:w="784" w:type="pct"/>
            <w:noWrap/>
            <w:hideMark/>
          </w:tcPr>
          <w:p w14:paraId="6F1A180B"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252" w:author="Juan Carlos Reyes Guerrero" w:date="2017-03-08T20:00:00Z">
                  <w:rPr>
                    <w:color w:val="000000" w:themeColor="text1"/>
                    <w:sz w:val="22"/>
                    <w:szCs w:val="22"/>
                  </w:rPr>
                </w:rPrChange>
              </w:rPr>
            </w:pPr>
            <w:r w:rsidRPr="00837240">
              <w:rPr>
                <w:color w:val="000000" w:themeColor="text1"/>
                <w:sz w:val="20"/>
                <w:szCs w:val="20"/>
                <w:rPrChange w:id="253" w:author="Juan Carlos Reyes Guerrero" w:date="2017-03-08T20:00:00Z">
                  <w:rPr>
                    <w:color w:val="000000" w:themeColor="text1"/>
                    <w:sz w:val="22"/>
                    <w:szCs w:val="22"/>
                  </w:rPr>
                </w:rPrChange>
              </w:rPr>
              <w:t>$ 2.850.000</w:t>
            </w:r>
          </w:p>
        </w:tc>
        <w:tc>
          <w:tcPr>
            <w:tcW w:w="958" w:type="pct"/>
            <w:noWrap/>
            <w:hideMark/>
          </w:tcPr>
          <w:p w14:paraId="5719538F"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254" w:author="Juan Carlos Reyes Guerrero" w:date="2017-03-08T20:00:00Z">
                  <w:rPr>
                    <w:color w:val="000000" w:themeColor="text1"/>
                    <w:sz w:val="22"/>
                    <w:szCs w:val="22"/>
                  </w:rPr>
                </w:rPrChange>
              </w:rPr>
            </w:pPr>
            <w:r w:rsidRPr="00837240">
              <w:rPr>
                <w:color w:val="000000" w:themeColor="text1"/>
                <w:sz w:val="20"/>
                <w:szCs w:val="20"/>
                <w:rPrChange w:id="255" w:author="Juan Carlos Reyes Guerrero" w:date="2017-03-08T20:00:00Z">
                  <w:rPr>
                    <w:color w:val="000000" w:themeColor="text1"/>
                    <w:sz w:val="22"/>
                    <w:szCs w:val="22"/>
                  </w:rPr>
                </w:rPrChange>
              </w:rPr>
              <w:t>$ 11.400.000,00</w:t>
            </w:r>
          </w:p>
        </w:tc>
      </w:tr>
      <w:tr w:rsidR="00CE6F96" w:rsidRPr="00837240" w14:paraId="6161A5AD"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0F4C4D51" w14:textId="77777777" w:rsidR="00CE6F96" w:rsidRPr="00837240" w:rsidRDefault="00CE6F96">
            <w:pPr>
              <w:rPr>
                <w:b w:val="0"/>
                <w:color w:val="000000" w:themeColor="text1"/>
                <w:sz w:val="20"/>
                <w:szCs w:val="20"/>
                <w:rPrChange w:id="256" w:author="Juan Carlos Reyes Guerrero" w:date="2017-03-08T20:00:00Z">
                  <w:rPr>
                    <w:b w:val="0"/>
                    <w:color w:val="000000" w:themeColor="text1"/>
                    <w:sz w:val="22"/>
                    <w:szCs w:val="22"/>
                  </w:rPr>
                </w:rPrChange>
              </w:rPr>
            </w:pPr>
            <w:r w:rsidRPr="00837240">
              <w:rPr>
                <w:b w:val="0"/>
                <w:color w:val="000000" w:themeColor="text1"/>
                <w:sz w:val="20"/>
                <w:szCs w:val="20"/>
                <w:rPrChange w:id="257" w:author="Juan Carlos Reyes Guerrero" w:date="2017-03-08T20:00:00Z">
                  <w:rPr>
                    <w:b w:val="0"/>
                    <w:color w:val="000000" w:themeColor="text1"/>
                    <w:sz w:val="22"/>
                    <w:szCs w:val="22"/>
                  </w:rPr>
                </w:rPrChange>
              </w:rPr>
              <w:t xml:space="preserve">Conductores </w:t>
            </w:r>
          </w:p>
        </w:tc>
        <w:tc>
          <w:tcPr>
            <w:tcW w:w="1611" w:type="pct"/>
            <w:noWrap/>
            <w:hideMark/>
          </w:tcPr>
          <w:p w14:paraId="7D3ED7B1"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258" w:author="Juan Carlos Reyes Guerrero" w:date="2017-03-08T20:00:00Z">
                  <w:rPr>
                    <w:color w:val="000000" w:themeColor="text1"/>
                    <w:sz w:val="22"/>
                    <w:szCs w:val="22"/>
                  </w:rPr>
                </w:rPrChange>
              </w:rPr>
            </w:pPr>
            <w:r w:rsidRPr="00837240">
              <w:rPr>
                <w:color w:val="000000" w:themeColor="text1"/>
                <w:sz w:val="20"/>
                <w:szCs w:val="20"/>
                <w:rPrChange w:id="259" w:author="Juan Carlos Reyes Guerrero" w:date="2017-03-08T20:00:00Z">
                  <w:rPr>
                    <w:color w:val="000000" w:themeColor="text1"/>
                    <w:sz w:val="22"/>
                    <w:szCs w:val="22"/>
                  </w:rPr>
                </w:rPrChange>
              </w:rPr>
              <w:t>12</w:t>
            </w:r>
          </w:p>
        </w:tc>
        <w:tc>
          <w:tcPr>
            <w:tcW w:w="615" w:type="pct"/>
          </w:tcPr>
          <w:p w14:paraId="6EE5A0A4"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260" w:author="Juan Carlos Reyes Guerrero" w:date="2017-03-08T20:00:00Z">
                  <w:rPr>
                    <w:color w:val="000000" w:themeColor="text1"/>
                    <w:sz w:val="22"/>
                    <w:szCs w:val="22"/>
                  </w:rPr>
                </w:rPrChange>
              </w:rPr>
            </w:pPr>
            <w:r w:rsidRPr="00837240">
              <w:rPr>
                <w:color w:val="000000" w:themeColor="text1"/>
                <w:sz w:val="20"/>
                <w:szCs w:val="20"/>
                <w:rPrChange w:id="261" w:author="Juan Carlos Reyes Guerrero" w:date="2017-03-08T20:00:00Z">
                  <w:rPr>
                    <w:color w:val="000000" w:themeColor="text1"/>
                    <w:sz w:val="22"/>
                    <w:szCs w:val="22"/>
                  </w:rPr>
                </w:rPrChange>
              </w:rPr>
              <w:t>1</w:t>
            </w:r>
          </w:p>
        </w:tc>
        <w:tc>
          <w:tcPr>
            <w:tcW w:w="784" w:type="pct"/>
            <w:noWrap/>
            <w:hideMark/>
          </w:tcPr>
          <w:p w14:paraId="7A50950E"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262" w:author="Juan Carlos Reyes Guerrero" w:date="2017-03-08T20:00:00Z">
                  <w:rPr>
                    <w:color w:val="000000" w:themeColor="text1"/>
                    <w:sz w:val="22"/>
                    <w:szCs w:val="22"/>
                  </w:rPr>
                </w:rPrChange>
              </w:rPr>
            </w:pPr>
            <w:r w:rsidRPr="00837240">
              <w:rPr>
                <w:color w:val="000000" w:themeColor="text1"/>
                <w:sz w:val="20"/>
                <w:szCs w:val="20"/>
                <w:rPrChange w:id="263" w:author="Juan Carlos Reyes Guerrero" w:date="2017-03-08T20:00:00Z">
                  <w:rPr>
                    <w:color w:val="000000" w:themeColor="text1"/>
                    <w:sz w:val="22"/>
                    <w:szCs w:val="22"/>
                  </w:rPr>
                </w:rPrChange>
              </w:rPr>
              <w:t>$ 1.600.000</w:t>
            </w:r>
          </w:p>
        </w:tc>
        <w:tc>
          <w:tcPr>
            <w:tcW w:w="958" w:type="pct"/>
            <w:noWrap/>
            <w:hideMark/>
          </w:tcPr>
          <w:p w14:paraId="0073466E" w14:textId="77777777" w:rsidR="00CE6F96" w:rsidRPr="00837240" w:rsidRDefault="00CE6F96" w:rsidP="00A74ED3">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264" w:author="Juan Carlos Reyes Guerrero" w:date="2017-03-08T20:00:00Z">
                  <w:rPr>
                    <w:color w:val="000000" w:themeColor="text1"/>
                    <w:sz w:val="22"/>
                    <w:szCs w:val="22"/>
                  </w:rPr>
                </w:rPrChange>
              </w:rPr>
            </w:pPr>
            <w:r w:rsidRPr="00837240">
              <w:rPr>
                <w:color w:val="000000" w:themeColor="text1"/>
                <w:sz w:val="20"/>
                <w:szCs w:val="20"/>
                <w:rPrChange w:id="265" w:author="Juan Carlos Reyes Guerrero" w:date="2017-03-08T20:00:00Z">
                  <w:rPr>
                    <w:color w:val="000000" w:themeColor="text1"/>
                    <w:sz w:val="22"/>
                    <w:szCs w:val="22"/>
                  </w:rPr>
                </w:rPrChange>
              </w:rPr>
              <w:t>$ 19.200.000,00</w:t>
            </w:r>
          </w:p>
        </w:tc>
      </w:tr>
      <w:tr w:rsidR="00CE6F96" w:rsidRPr="00837240" w14:paraId="6287705F" w14:textId="77777777" w:rsidTr="00CE6F96">
        <w:trPr>
          <w:trHeight w:val="300"/>
        </w:trPr>
        <w:tc>
          <w:tcPr>
            <w:cnfStyle w:val="001000000000" w:firstRow="0" w:lastRow="0" w:firstColumn="1" w:lastColumn="0" w:oddVBand="0" w:evenVBand="0" w:oddHBand="0" w:evenHBand="0" w:firstRowFirstColumn="0" w:firstRowLastColumn="0" w:lastRowFirstColumn="0" w:lastRowLastColumn="0"/>
            <w:tcW w:w="1032" w:type="pct"/>
            <w:gridSpan w:val="2"/>
            <w:noWrap/>
            <w:vAlign w:val="bottom"/>
            <w:hideMark/>
          </w:tcPr>
          <w:p w14:paraId="7A1DD522" w14:textId="77777777" w:rsidR="00CE6F96" w:rsidRPr="00837240" w:rsidRDefault="00CE6F96">
            <w:pPr>
              <w:rPr>
                <w:b w:val="0"/>
                <w:color w:val="000000" w:themeColor="text1"/>
                <w:sz w:val="20"/>
                <w:szCs w:val="20"/>
                <w:rPrChange w:id="266" w:author="Juan Carlos Reyes Guerrero" w:date="2017-03-08T20:00:00Z">
                  <w:rPr>
                    <w:b w:val="0"/>
                    <w:color w:val="000000" w:themeColor="text1"/>
                    <w:sz w:val="22"/>
                    <w:szCs w:val="22"/>
                  </w:rPr>
                </w:rPrChange>
              </w:rPr>
            </w:pPr>
            <w:r w:rsidRPr="00837240">
              <w:rPr>
                <w:b w:val="0"/>
                <w:color w:val="000000" w:themeColor="text1"/>
                <w:sz w:val="20"/>
                <w:szCs w:val="20"/>
                <w:rPrChange w:id="267" w:author="Juan Carlos Reyes Guerrero" w:date="2017-03-08T20:00:00Z">
                  <w:rPr>
                    <w:b w:val="0"/>
                    <w:color w:val="000000" w:themeColor="text1"/>
                    <w:sz w:val="22"/>
                    <w:szCs w:val="22"/>
                  </w:rPr>
                </w:rPrChange>
              </w:rPr>
              <w:t xml:space="preserve">Auxiliares Técnicos </w:t>
            </w:r>
          </w:p>
        </w:tc>
        <w:tc>
          <w:tcPr>
            <w:tcW w:w="1611" w:type="pct"/>
            <w:noWrap/>
            <w:hideMark/>
          </w:tcPr>
          <w:p w14:paraId="6586653F"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268" w:author="Juan Carlos Reyes Guerrero" w:date="2017-03-08T20:00:00Z">
                  <w:rPr>
                    <w:color w:val="000000" w:themeColor="text1"/>
                    <w:sz w:val="22"/>
                    <w:szCs w:val="22"/>
                  </w:rPr>
                </w:rPrChange>
              </w:rPr>
            </w:pPr>
            <w:r w:rsidRPr="00837240">
              <w:rPr>
                <w:color w:val="000000" w:themeColor="text1"/>
                <w:sz w:val="20"/>
                <w:szCs w:val="20"/>
                <w:rPrChange w:id="269" w:author="Juan Carlos Reyes Guerrero" w:date="2017-03-08T20:00:00Z">
                  <w:rPr>
                    <w:color w:val="000000" w:themeColor="text1"/>
                    <w:sz w:val="22"/>
                    <w:szCs w:val="22"/>
                  </w:rPr>
                </w:rPrChange>
              </w:rPr>
              <w:t>12</w:t>
            </w:r>
          </w:p>
        </w:tc>
        <w:tc>
          <w:tcPr>
            <w:tcW w:w="615" w:type="pct"/>
          </w:tcPr>
          <w:p w14:paraId="6FE7114D"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270" w:author="Juan Carlos Reyes Guerrero" w:date="2017-03-08T20:00:00Z">
                  <w:rPr>
                    <w:color w:val="000000" w:themeColor="text1"/>
                    <w:sz w:val="22"/>
                    <w:szCs w:val="22"/>
                  </w:rPr>
                </w:rPrChange>
              </w:rPr>
            </w:pPr>
            <w:r w:rsidRPr="00837240">
              <w:rPr>
                <w:color w:val="000000" w:themeColor="text1"/>
                <w:sz w:val="20"/>
                <w:szCs w:val="20"/>
                <w:rPrChange w:id="271" w:author="Juan Carlos Reyes Guerrero" w:date="2017-03-08T20:00:00Z">
                  <w:rPr>
                    <w:color w:val="000000" w:themeColor="text1"/>
                    <w:sz w:val="22"/>
                    <w:szCs w:val="22"/>
                  </w:rPr>
                </w:rPrChange>
              </w:rPr>
              <w:t>1</w:t>
            </w:r>
          </w:p>
        </w:tc>
        <w:tc>
          <w:tcPr>
            <w:tcW w:w="784" w:type="pct"/>
            <w:noWrap/>
            <w:hideMark/>
          </w:tcPr>
          <w:p w14:paraId="0E8FBB00"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272" w:author="Juan Carlos Reyes Guerrero" w:date="2017-03-08T20:00:00Z">
                  <w:rPr>
                    <w:color w:val="000000" w:themeColor="text1"/>
                    <w:sz w:val="22"/>
                    <w:szCs w:val="22"/>
                  </w:rPr>
                </w:rPrChange>
              </w:rPr>
            </w:pPr>
            <w:r w:rsidRPr="00837240">
              <w:rPr>
                <w:color w:val="000000" w:themeColor="text1"/>
                <w:sz w:val="20"/>
                <w:szCs w:val="20"/>
                <w:rPrChange w:id="273" w:author="Juan Carlos Reyes Guerrero" w:date="2017-03-08T20:00:00Z">
                  <w:rPr>
                    <w:color w:val="000000" w:themeColor="text1"/>
                    <w:sz w:val="22"/>
                    <w:szCs w:val="22"/>
                  </w:rPr>
                </w:rPrChange>
              </w:rPr>
              <w:t>$ 1.300.000</w:t>
            </w:r>
          </w:p>
        </w:tc>
        <w:tc>
          <w:tcPr>
            <w:tcW w:w="958" w:type="pct"/>
            <w:noWrap/>
            <w:hideMark/>
          </w:tcPr>
          <w:p w14:paraId="3B05A493" w14:textId="77777777" w:rsidR="00CE6F96" w:rsidRPr="00837240" w:rsidRDefault="00CE6F96" w:rsidP="00A74ED3">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274" w:author="Juan Carlos Reyes Guerrero" w:date="2017-03-08T20:00:00Z">
                  <w:rPr>
                    <w:color w:val="000000" w:themeColor="text1"/>
                    <w:sz w:val="22"/>
                    <w:szCs w:val="22"/>
                  </w:rPr>
                </w:rPrChange>
              </w:rPr>
            </w:pPr>
            <w:r w:rsidRPr="00837240">
              <w:rPr>
                <w:color w:val="000000" w:themeColor="text1"/>
                <w:sz w:val="20"/>
                <w:szCs w:val="20"/>
                <w:rPrChange w:id="275" w:author="Juan Carlos Reyes Guerrero" w:date="2017-03-08T20:00:00Z">
                  <w:rPr>
                    <w:color w:val="000000" w:themeColor="text1"/>
                    <w:sz w:val="22"/>
                    <w:szCs w:val="22"/>
                  </w:rPr>
                </w:rPrChange>
              </w:rPr>
              <w:t>$ 15.600.000,00</w:t>
            </w:r>
          </w:p>
        </w:tc>
      </w:tr>
      <w:tr w:rsidR="00CE6F96" w:rsidRPr="00837240" w14:paraId="790054CB"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9" w:type="pct"/>
          </w:tcPr>
          <w:p w14:paraId="00EEC59B" w14:textId="77777777" w:rsidR="00CE6F96" w:rsidRPr="00837240" w:rsidRDefault="00CE6F96" w:rsidP="00A74ED3">
            <w:pPr>
              <w:rPr>
                <w:color w:val="000000" w:themeColor="text1"/>
                <w:sz w:val="20"/>
                <w:szCs w:val="20"/>
                <w:rPrChange w:id="276" w:author="Juan Carlos Reyes Guerrero" w:date="2017-03-08T20:00:00Z">
                  <w:rPr>
                    <w:color w:val="000000" w:themeColor="text1"/>
                    <w:sz w:val="22"/>
                    <w:szCs w:val="22"/>
                  </w:rPr>
                </w:rPrChange>
              </w:rPr>
            </w:pPr>
          </w:p>
        </w:tc>
        <w:tc>
          <w:tcPr>
            <w:tcW w:w="3253" w:type="pct"/>
            <w:gridSpan w:val="4"/>
            <w:noWrap/>
            <w:vAlign w:val="bottom"/>
            <w:hideMark/>
          </w:tcPr>
          <w:p w14:paraId="631F7DA9" w14:textId="77777777" w:rsidR="00CE6F96" w:rsidRPr="00837240" w:rsidRDefault="00CE6F96" w:rsidP="00A74ED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277" w:author="Juan Carlos Reyes Guerrero" w:date="2017-03-08T20:00:00Z">
                  <w:rPr>
                    <w:color w:val="000000" w:themeColor="text1"/>
                    <w:sz w:val="22"/>
                    <w:szCs w:val="22"/>
                  </w:rPr>
                </w:rPrChange>
              </w:rPr>
            </w:pPr>
            <w:r w:rsidRPr="00837240">
              <w:rPr>
                <w:color w:val="000000" w:themeColor="text1"/>
                <w:sz w:val="20"/>
                <w:szCs w:val="20"/>
                <w:rPrChange w:id="278" w:author="Juan Carlos Reyes Guerrero" w:date="2017-03-08T20:00:00Z">
                  <w:rPr>
                    <w:color w:val="000000" w:themeColor="text1"/>
                    <w:sz w:val="22"/>
                    <w:szCs w:val="22"/>
                  </w:rPr>
                </w:rPrChange>
              </w:rPr>
              <w:t>Costo Total Salarios y prestaciones</w:t>
            </w:r>
          </w:p>
        </w:tc>
        <w:tc>
          <w:tcPr>
            <w:tcW w:w="958" w:type="pct"/>
            <w:noWrap/>
            <w:hideMark/>
          </w:tcPr>
          <w:p w14:paraId="4A2498A2" w14:textId="77777777" w:rsidR="00CE6F96" w:rsidRPr="00837240" w:rsidRDefault="00CE6F96" w:rsidP="00A74ED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279" w:author="Juan Carlos Reyes Guerrero" w:date="2017-03-08T20:00:00Z">
                  <w:rPr>
                    <w:color w:val="000000" w:themeColor="text1"/>
                    <w:sz w:val="22"/>
                    <w:szCs w:val="22"/>
                  </w:rPr>
                </w:rPrChange>
              </w:rPr>
            </w:pPr>
            <w:r w:rsidRPr="00837240">
              <w:rPr>
                <w:color w:val="000000" w:themeColor="text1"/>
                <w:sz w:val="20"/>
                <w:szCs w:val="20"/>
                <w:rPrChange w:id="280" w:author="Juan Carlos Reyes Guerrero" w:date="2017-03-08T20:00:00Z">
                  <w:rPr>
                    <w:color w:val="000000" w:themeColor="text1"/>
                    <w:sz w:val="22"/>
                    <w:szCs w:val="22"/>
                  </w:rPr>
                </w:rPrChange>
              </w:rPr>
              <w:t xml:space="preserve"> $   360.000.000,00 </w:t>
            </w:r>
          </w:p>
        </w:tc>
      </w:tr>
    </w:tbl>
    <w:p w14:paraId="1CC1D6B3" w14:textId="77777777" w:rsidR="000F68CD" w:rsidRPr="00CE6F96" w:rsidRDefault="00C76921" w:rsidP="00CE6F96">
      <w:pPr>
        <w:pStyle w:val="Ttulo4"/>
      </w:pPr>
      <w:r>
        <w:rPr>
          <w:lang w:eastAsia="es-CO"/>
        </w:rPr>
        <w:t>4</w:t>
      </w:r>
      <w:r w:rsidR="00CE6F96">
        <w:rPr>
          <w:lang w:eastAsia="es-CO"/>
        </w:rPr>
        <w:t>.4.2.2 Costos por Hardware (Equipos computo)</w:t>
      </w:r>
    </w:p>
    <w:p w14:paraId="53565AAE" w14:textId="77777777" w:rsidR="00CE6F96" w:rsidRPr="00A74ED3" w:rsidRDefault="00CE6F96" w:rsidP="00DB125D">
      <w:pPr>
        <w:rPr>
          <w:color w:val="000000" w:themeColor="text1"/>
          <w:sz w:val="22"/>
          <w:szCs w:val="22"/>
          <w:lang w:eastAsia="es-CO"/>
        </w:rPr>
      </w:pPr>
    </w:p>
    <w:tbl>
      <w:tblPr>
        <w:tblStyle w:val="Cuadrculamedia3-nfasis1"/>
        <w:tblW w:w="5000" w:type="pct"/>
        <w:tblLook w:val="04A0" w:firstRow="1" w:lastRow="0" w:firstColumn="1" w:lastColumn="0" w:noHBand="0" w:noVBand="1"/>
      </w:tblPr>
      <w:tblGrid>
        <w:gridCol w:w="3006"/>
        <w:gridCol w:w="1584"/>
        <w:gridCol w:w="1564"/>
        <w:gridCol w:w="2900"/>
      </w:tblGrid>
      <w:tr w:rsidR="00A74ED3" w:rsidRPr="00837240" w14:paraId="657378BC"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32E1B441" w14:textId="77777777" w:rsidR="00A74ED3" w:rsidRPr="00837240" w:rsidRDefault="00A74ED3" w:rsidP="00F710C3">
            <w:pPr>
              <w:rPr>
                <w:color w:val="000000" w:themeColor="text1"/>
                <w:sz w:val="20"/>
                <w:szCs w:val="20"/>
                <w:rPrChange w:id="281" w:author="Juan Carlos Reyes Guerrero" w:date="2017-03-08T20:01:00Z">
                  <w:rPr>
                    <w:color w:val="000000" w:themeColor="text1"/>
                    <w:sz w:val="22"/>
                    <w:szCs w:val="22"/>
                  </w:rPr>
                </w:rPrChange>
              </w:rPr>
            </w:pPr>
            <w:r w:rsidRPr="00837240">
              <w:rPr>
                <w:color w:val="000000" w:themeColor="text1"/>
                <w:sz w:val="20"/>
                <w:szCs w:val="20"/>
                <w:rPrChange w:id="282" w:author="Juan Carlos Reyes Guerrero" w:date="2017-03-08T20:01:00Z">
                  <w:rPr>
                    <w:color w:val="000000" w:themeColor="text1"/>
                    <w:sz w:val="22"/>
                    <w:szCs w:val="22"/>
                  </w:rPr>
                </w:rPrChange>
              </w:rPr>
              <w:t xml:space="preserve">Hardware (Equipos computo) </w:t>
            </w:r>
          </w:p>
        </w:tc>
        <w:tc>
          <w:tcPr>
            <w:tcW w:w="913" w:type="pct"/>
            <w:noWrap/>
            <w:hideMark/>
          </w:tcPr>
          <w:p w14:paraId="17CD02CC" w14:textId="77777777" w:rsidR="00A74ED3" w:rsidRPr="00837240" w:rsidRDefault="00A74ED3" w:rsidP="00F710C3">
            <w:pPr>
              <w:cnfStyle w:val="100000000000" w:firstRow="1" w:lastRow="0" w:firstColumn="0" w:lastColumn="0" w:oddVBand="0" w:evenVBand="0" w:oddHBand="0" w:evenHBand="0" w:firstRowFirstColumn="0" w:firstRowLastColumn="0" w:lastRowFirstColumn="0" w:lastRowLastColumn="0"/>
              <w:rPr>
                <w:color w:val="000000" w:themeColor="text1"/>
                <w:sz w:val="20"/>
                <w:szCs w:val="20"/>
                <w:rPrChange w:id="283" w:author="Juan Carlos Reyes Guerrero" w:date="2017-03-08T20:01:00Z">
                  <w:rPr>
                    <w:color w:val="000000" w:themeColor="text1"/>
                    <w:sz w:val="22"/>
                    <w:szCs w:val="22"/>
                  </w:rPr>
                </w:rPrChange>
              </w:rPr>
            </w:pPr>
            <w:r w:rsidRPr="00837240">
              <w:rPr>
                <w:color w:val="000000" w:themeColor="text1"/>
                <w:sz w:val="20"/>
                <w:szCs w:val="20"/>
                <w:rPrChange w:id="284" w:author="Juan Carlos Reyes Guerrero" w:date="2017-03-08T20:01:00Z">
                  <w:rPr>
                    <w:color w:val="000000" w:themeColor="text1"/>
                    <w:sz w:val="22"/>
                    <w:szCs w:val="22"/>
                  </w:rPr>
                </w:rPrChange>
              </w:rPr>
              <w:t>Cantidad</w:t>
            </w:r>
          </w:p>
        </w:tc>
        <w:tc>
          <w:tcPr>
            <w:tcW w:w="901" w:type="pct"/>
            <w:noWrap/>
            <w:hideMark/>
          </w:tcPr>
          <w:p w14:paraId="2EF11624" w14:textId="77777777" w:rsidR="00A74ED3" w:rsidRPr="00837240" w:rsidRDefault="00A74ED3" w:rsidP="00F710C3">
            <w:pPr>
              <w:cnfStyle w:val="100000000000" w:firstRow="1" w:lastRow="0" w:firstColumn="0" w:lastColumn="0" w:oddVBand="0" w:evenVBand="0" w:oddHBand="0" w:evenHBand="0" w:firstRowFirstColumn="0" w:firstRowLastColumn="0" w:lastRowFirstColumn="0" w:lastRowLastColumn="0"/>
              <w:rPr>
                <w:color w:val="000000" w:themeColor="text1"/>
                <w:sz w:val="20"/>
                <w:szCs w:val="20"/>
                <w:rPrChange w:id="285" w:author="Juan Carlos Reyes Guerrero" w:date="2017-03-08T20:01:00Z">
                  <w:rPr>
                    <w:color w:val="000000" w:themeColor="text1"/>
                    <w:sz w:val="22"/>
                    <w:szCs w:val="22"/>
                  </w:rPr>
                </w:rPrChange>
              </w:rPr>
            </w:pPr>
            <w:r w:rsidRPr="00837240">
              <w:rPr>
                <w:color w:val="000000" w:themeColor="text1"/>
                <w:sz w:val="20"/>
                <w:szCs w:val="20"/>
                <w:rPrChange w:id="286" w:author="Juan Carlos Reyes Guerrero" w:date="2017-03-08T20:01:00Z">
                  <w:rPr>
                    <w:color w:val="000000" w:themeColor="text1"/>
                    <w:sz w:val="22"/>
                    <w:szCs w:val="22"/>
                  </w:rPr>
                </w:rPrChange>
              </w:rPr>
              <w:t xml:space="preserve">Valor </w:t>
            </w:r>
          </w:p>
        </w:tc>
        <w:tc>
          <w:tcPr>
            <w:tcW w:w="1639" w:type="pct"/>
            <w:noWrap/>
            <w:hideMark/>
          </w:tcPr>
          <w:p w14:paraId="71EB283C" w14:textId="77777777" w:rsidR="00A74ED3" w:rsidRPr="00837240" w:rsidRDefault="00A74ED3" w:rsidP="00F710C3">
            <w:pPr>
              <w:cnfStyle w:val="100000000000" w:firstRow="1" w:lastRow="0" w:firstColumn="0" w:lastColumn="0" w:oddVBand="0" w:evenVBand="0" w:oddHBand="0" w:evenHBand="0" w:firstRowFirstColumn="0" w:firstRowLastColumn="0" w:lastRowFirstColumn="0" w:lastRowLastColumn="0"/>
              <w:rPr>
                <w:color w:val="000000" w:themeColor="text1"/>
                <w:sz w:val="20"/>
                <w:szCs w:val="20"/>
                <w:rPrChange w:id="287" w:author="Juan Carlos Reyes Guerrero" w:date="2017-03-08T20:01:00Z">
                  <w:rPr>
                    <w:color w:val="000000" w:themeColor="text1"/>
                    <w:sz w:val="22"/>
                    <w:szCs w:val="22"/>
                  </w:rPr>
                </w:rPrChange>
              </w:rPr>
            </w:pPr>
            <w:r w:rsidRPr="00837240">
              <w:rPr>
                <w:color w:val="000000" w:themeColor="text1"/>
                <w:sz w:val="20"/>
                <w:szCs w:val="20"/>
                <w:rPrChange w:id="288" w:author="Juan Carlos Reyes Guerrero" w:date="2017-03-08T20:01:00Z">
                  <w:rPr>
                    <w:color w:val="000000" w:themeColor="text1"/>
                    <w:sz w:val="22"/>
                    <w:szCs w:val="22"/>
                  </w:rPr>
                </w:rPrChange>
              </w:rPr>
              <w:t xml:space="preserve">Total </w:t>
            </w:r>
          </w:p>
        </w:tc>
      </w:tr>
      <w:tr w:rsidR="00A74ED3" w:rsidRPr="00837240" w14:paraId="3244864F"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19EBB6B7" w14:textId="77777777" w:rsidR="00A74ED3" w:rsidRPr="00837240" w:rsidRDefault="00F37BA2" w:rsidP="00F710C3">
            <w:pPr>
              <w:rPr>
                <w:b w:val="0"/>
                <w:color w:val="000000" w:themeColor="text1"/>
                <w:sz w:val="20"/>
                <w:szCs w:val="20"/>
                <w:rPrChange w:id="289" w:author="Juan Carlos Reyes Guerrero" w:date="2017-03-08T20:01:00Z">
                  <w:rPr>
                    <w:b w:val="0"/>
                    <w:color w:val="000000" w:themeColor="text1"/>
                    <w:sz w:val="22"/>
                    <w:szCs w:val="22"/>
                  </w:rPr>
                </w:rPrChange>
              </w:rPr>
            </w:pPr>
            <w:r w:rsidRPr="00837240">
              <w:rPr>
                <w:b w:val="0"/>
                <w:color w:val="000000" w:themeColor="text1"/>
                <w:sz w:val="20"/>
                <w:szCs w:val="20"/>
                <w:rPrChange w:id="290" w:author="Juan Carlos Reyes Guerrero" w:date="2017-03-08T20:01:00Z">
                  <w:rPr>
                    <w:b w:val="0"/>
                    <w:color w:val="000000" w:themeColor="text1"/>
                    <w:sz w:val="22"/>
                    <w:szCs w:val="22"/>
                  </w:rPr>
                </w:rPrChange>
              </w:rPr>
              <w:t>Laptops</w:t>
            </w:r>
          </w:p>
        </w:tc>
        <w:tc>
          <w:tcPr>
            <w:tcW w:w="913" w:type="pct"/>
            <w:noWrap/>
            <w:hideMark/>
          </w:tcPr>
          <w:p w14:paraId="02CD4BF9"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291" w:author="Juan Carlos Reyes Guerrero" w:date="2017-03-08T20:01:00Z">
                  <w:rPr>
                    <w:color w:val="000000" w:themeColor="text1"/>
                    <w:sz w:val="22"/>
                    <w:szCs w:val="22"/>
                  </w:rPr>
                </w:rPrChange>
              </w:rPr>
            </w:pPr>
            <w:r w:rsidRPr="00837240">
              <w:rPr>
                <w:color w:val="000000" w:themeColor="text1"/>
                <w:sz w:val="20"/>
                <w:szCs w:val="20"/>
                <w:rPrChange w:id="292" w:author="Juan Carlos Reyes Guerrero" w:date="2017-03-08T20:01:00Z">
                  <w:rPr>
                    <w:color w:val="000000" w:themeColor="text1"/>
                    <w:sz w:val="22"/>
                    <w:szCs w:val="22"/>
                  </w:rPr>
                </w:rPrChange>
              </w:rPr>
              <w:t>9</w:t>
            </w:r>
          </w:p>
        </w:tc>
        <w:tc>
          <w:tcPr>
            <w:tcW w:w="901" w:type="pct"/>
            <w:noWrap/>
            <w:hideMark/>
          </w:tcPr>
          <w:p w14:paraId="18E8397F"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293" w:author="Juan Carlos Reyes Guerrero" w:date="2017-03-08T20:01:00Z">
                  <w:rPr>
                    <w:color w:val="000000" w:themeColor="text1"/>
                    <w:sz w:val="22"/>
                    <w:szCs w:val="22"/>
                  </w:rPr>
                </w:rPrChange>
              </w:rPr>
            </w:pPr>
            <w:r w:rsidRPr="00837240">
              <w:rPr>
                <w:color w:val="000000" w:themeColor="text1"/>
                <w:sz w:val="20"/>
                <w:szCs w:val="20"/>
                <w:rPrChange w:id="294" w:author="Juan Carlos Reyes Guerrero" w:date="2017-03-08T20:01:00Z">
                  <w:rPr>
                    <w:color w:val="000000" w:themeColor="text1"/>
                    <w:sz w:val="22"/>
                    <w:szCs w:val="22"/>
                  </w:rPr>
                </w:rPrChange>
              </w:rPr>
              <w:t>$ 2.200.000,00</w:t>
            </w:r>
          </w:p>
        </w:tc>
        <w:tc>
          <w:tcPr>
            <w:tcW w:w="1639" w:type="pct"/>
            <w:noWrap/>
            <w:hideMark/>
          </w:tcPr>
          <w:p w14:paraId="1FF26CCC"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295" w:author="Juan Carlos Reyes Guerrero" w:date="2017-03-08T20:01:00Z">
                  <w:rPr>
                    <w:color w:val="000000" w:themeColor="text1"/>
                    <w:sz w:val="22"/>
                    <w:szCs w:val="22"/>
                  </w:rPr>
                </w:rPrChange>
              </w:rPr>
            </w:pPr>
            <w:r w:rsidRPr="00837240">
              <w:rPr>
                <w:color w:val="000000" w:themeColor="text1"/>
                <w:sz w:val="20"/>
                <w:szCs w:val="20"/>
                <w:rPrChange w:id="296" w:author="Juan Carlos Reyes Guerrero" w:date="2017-03-08T20:01:00Z">
                  <w:rPr>
                    <w:color w:val="000000" w:themeColor="text1"/>
                    <w:sz w:val="22"/>
                    <w:szCs w:val="22"/>
                  </w:rPr>
                </w:rPrChange>
              </w:rPr>
              <w:t>$ 19.800.000</w:t>
            </w:r>
          </w:p>
        </w:tc>
      </w:tr>
      <w:tr w:rsidR="00A74ED3" w:rsidRPr="00837240" w14:paraId="31108C21"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09E14105" w14:textId="77777777" w:rsidR="00A74ED3" w:rsidRPr="00837240" w:rsidRDefault="00A74ED3" w:rsidP="00F710C3">
            <w:pPr>
              <w:rPr>
                <w:b w:val="0"/>
                <w:color w:val="000000" w:themeColor="text1"/>
                <w:sz w:val="20"/>
                <w:szCs w:val="20"/>
                <w:rPrChange w:id="297" w:author="Juan Carlos Reyes Guerrero" w:date="2017-03-08T20:01:00Z">
                  <w:rPr>
                    <w:b w:val="0"/>
                    <w:color w:val="000000" w:themeColor="text1"/>
                    <w:sz w:val="22"/>
                    <w:szCs w:val="22"/>
                  </w:rPr>
                </w:rPrChange>
              </w:rPr>
            </w:pPr>
            <w:r w:rsidRPr="00837240">
              <w:rPr>
                <w:b w:val="0"/>
                <w:color w:val="000000" w:themeColor="text1"/>
                <w:sz w:val="20"/>
                <w:szCs w:val="20"/>
                <w:rPrChange w:id="298" w:author="Juan Carlos Reyes Guerrero" w:date="2017-03-08T20:01:00Z">
                  <w:rPr>
                    <w:b w:val="0"/>
                    <w:color w:val="000000" w:themeColor="text1"/>
                    <w:sz w:val="22"/>
                    <w:szCs w:val="22"/>
                  </w:rPr>
                </w:rPrChange>
              </w:rPr>
              <w:t>Kit Pantalla, Teclado, Mouse</w:t>
            </w:r>
          </w:p>
        </w:tc>
        <w:tc>
          <w:tcPr>
            <w:tcW w:w="913" w:type="pct"/>
            <w:noWrap/>
            <w:hideMark/>
          </w:tcPr>
          <w:p w14:paraId="218818C3" w14:textId="77777777" w:rsidR="00A74ED3" w:rsidRPr="00837240"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299" w:author="Juan Carlos Reyes Guerrero" w:date="2017-03-08T20:01:00Z">
                  <w:rPr>
                    <w:color w:val="000000" w:themeColor="text1"/>
                    <w:sz w:val="22"/>
                    <w:szCs w:val="22"/>
                  </w:rPr>
                </w:rPrChange>
              </w:rPr>
            </w:pPr>
            <w:r w:rsidRPr="00837240">
              <w:rPr>
                <w:color w:val="000000" w:themeColor="text1"/>
                <w:sz w:val="20"/>
                <w:szCs w:val="20"/>
                <w:rPrChange w:id="300" w:author="Juan Carlos Reyes Guerrero" w:date="2017-03-08T20:01:00Z">
                  <w:rPr>
                    <w:color w:val="000000" w:themeColor="text1"/>
                    <w:sz w:val="22"/>
                    <w:szCs w:val="22"/>
                  </w:rPr>
                </w:rPrChange>
              </w:rPr>
              <w:t>9</w:t>
            </w:r>
          </w:p>
        </w:tc>
        <w:tc>
          <w:tcPr>
            <w:tcW w:w="901" w:type="pct"/>
            <w:noWrap/>
            <w:hideMark/>
          </w:tcPr>
          <w:p w14:paraId="7D2AB04D" w14:textId="77777777" w:rsidR="00A74ED3" w:rsidRPr="00837240"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301" w:author="Juan Carlos Reyes Guerrero" w:date="2017-03-08T20:01:00Z">
                  <w:rPr>
                    <w:color w:val="000000" w:themeColor="text1"/>
                    <w:sz w:val="22"/>
                    <w:szCs w:val="22"/>
                  </w:rPr>
                </w:rPrChange>
              </w:rPr>
            </w:pPr>
            <w:r w:rsidRPr="00837240">
              <w:rPr>
                <w:color w:val="000000" w:themeColor="text1"/>
                <w:sz w:val="20"/>
                <w:szCs w:val="20"/>
                <w:rPrChange w:id="302" w:author="Juan Carlos Reyes Guerrero" w:date="2017-03-08T20:01:00Z">
                  <w:rPr>
                    <w:color w:val="000000" w:themeColor="text1"/>
                    <w:sz w:val="22"/>
                    <w:szCs w:val="22"/>
                  </w:rPr>
                </w:rPrChange>
              </w:rPr>
              <w:t>$ 1.200.000,00</w:t>
            </w:r>
          </w:p>
        </w:tc>
        <w:tc>
          <w:tcPr>
            <w:tcW w:w="1639" w:type="pct"/>
            <w:noWrap/>
            <w:hideMark/>
          </w:tcPr>
          <w:p w14:paraId="69BA7467" w14:textId="77777777" w:rsidR="00A74ED3" w:rsidRPr="00837240"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303" w:author="Juan Carlos Reyes Guerrero" w:date="2017-03-08T20:01:00Z">
                  <w:rPr>
                    <w:color w:val="000000" w:themeColor="text1"/>
                    <w:sz w:val="22"/>
                    <w:szCs w:val="22"/>
                  </w:rPr>
                </w:rPrChange>
              </w:rPr>
            </w:pPr>
            <w:r w:rsidRPr="00837240">
              <w:rPr>
                <w:color w:val="000000" w:themeColor="text1"/>
                <w:sz w:val="20"/>
                <w:szCs w:val="20"/>
                <w:rPrChange w:id="304" w:author="Juan Carlos Reyes Guerrero" w:date="2017-03-08T20:01:00Z">
                  <w:rPr>
                    <w:color w:val="000000" w:themeColor="text1"/>
                    <w:sz w:val="22"/>
                    <w:szCs w:val="22"/>
                  </w:rPr>
                </w:rPrChange>
              </w:rPr>
              <w:t>$ 10.800.000</w:t>
            </w:r>
          </w:p>
        </w:tc>
      </w:tr>
      <w:tr w:rsidR="00A74ED3" w:rsidRPr="00837240" w14:paraId="633D408F"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7" w:type="pct"/>
            <w:noWrap/>
            <w:hideMark/>
          </w:tcPr>
          <w:p w14:paraId="62DC995D" w14:textId="77777777" w:rsidR="00A74ED3" w:rsidRPr="00837240" w:rsidRDefault="00A74ED3" w:rsidP="00F710C3">
            <w:pPr>
              <w:rPr>
                <w:b w:val="0"/>
                <w:color w:val="000000" w:themeColor="text1"/>
                <w:sz w:val="20"/>
                <w:szCs w:val="20"/>
                <w:rPrChange w:id="305" w:author="Juan Carlos Reyes Guerrero" w:date="2017-03-08T20:01:00Z">
                  <w:rPr>
                    <w:b w:val="0"/>
                    <w:color w:val="000000" w:themeColor="text1"/>
                    <w:sz w:val="22"/>
                    <w:szCs w:val="22"/>
                  </w:rPr>
                </w:rPrChange>
              </w:rPr>
            </w:pPr>
            <w:r w:rsidRPr="00837240">
              <w:rPr>
                <w:b w:val="0"/>
                <w:color w:val="000000" w:themeColor="text1"/>
                <w:sz w:val="20"/>
                <w:szCs w:val="20"/>
                <w:rPrChange w:id="306" w:author="Juan Carlos Reyes Guerrero" w:date="2017-03-08T20:01:00Z">
                  <w:rPr>
                    <w:b w:val="0"/>
                    <w:color w:val="000000" w:themeColor="text1"/>
                    <w:sz w:val="22"/>
                    <w:szCs w:val="22"/>
                  </w:rPr>
                </w:rPrChange>
              </w:rPr>
              <w:t>Impresoras</w:t>
            </w:r>
          </w:p>
        </w:tc>
        <w:tc>
          <w:tcPr>
            <w:tcW w:w="913" w:type="pct"/>
            <w:noWrap/>
            <w:hideMark/>
          </w:tcPr>
          <w:p w14:paraId="43F47AA6"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307" w:author="Juan Carlos Reyes Guerrero" w:date="2017-03-08T20:01:00Z">
                  <w:rPr>
                    <w:color w:val="000000" w:themeColor="text1"/>
                    <w:sz w:val="22"/>
                    <w:szCs w:val="22"/>
                  </w:rPr>
                </w:rPrChange>
              </w:rPr>
            </w:pPr>
            <w:r w:rsidRPr="00837240">
              <w:rPr>
                <w:color w:val="000000" w:themeColor="text1"/>
                <w:sz w:val="20"/>
                <w:szCs w:val="20"/>
                <w:rPrChange w:id="308" w:author="Juan Carlos Reyes Guerrero" w:date="2017-03-08T20:01:00Z">
                  <w:rPr>
                    <w:color w:val="000000" w:themeColor="text1"/>
                    <w:sz w:val="22"/>
                    <w:szCs w:val="22"/>
                  </w:rPr>
                </w:rPrChange>
              </w:rPr>
              <w:t>2</w:t>
            </w:r>
          </w:p>
        </w:tc>
        <w:tc>
          <w:tcPr>
            <w:tcW w:w="901" w:type="pct"/>
            <w:noWrap/>
            <w:hideMark/>
          </w:tcPr>
          <w:p w14:paraId="1512016F"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309" w:author="Juan Carlos Reyes Guerrero" w:date="2017-03-08T20:01:00Z">
                  <w:rPr>
                    <w:color w:val="000000" w:themeColor="text1"/>
                    <w:sz w:val="22"/>
                    <w:szCs w:val="22"/>
                  </w:rPr>
                </w:rPrChange>
              </w:rPr>
            </w:pPr>
            <w:r w:rsidRPr="00837240">
              <w:rPr>
                <w:color w:val="000000" w:themeColor="text1"/>
                <w:sz w:val="20"/>
                <w:szCs w:val="20"/>
                <w:rPrChange w:id="310" w:author="Juan Carlos Reyes Guerrero" w:date="2017-03-08T20:01:00Z">
                  <w:rPr>
                    <w:color w:val="000000" w:themeColor="text1"/>
                    <w:sz w:val="22"/>
                    <w:szCs w:val="22"/>
                  </w:rPr>
                </w:rPrChange>
              </w:rPr>
              <w:t>$ 2.200.000,00</w:t>
            </w:r>
          </w:p>
        </w:tc>
        <w:tc>
          <w:tcPr>
            <w:tcW w:w="1639" w:type="pct"/>
            <w:noWrap/>
            <w:hideMark/>
          </w:tcPr>
          <w:p w14:paraId="6ECDAB9B"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311" w:author="Juan Carlos Reyes Guerrero" w:date="2017-03-08T20:01:00Z">
                  <w:rPr>
                    <w:color w:val="000000" w:themeColor="text1"/>
                    <w:sz w:val="22"/>
                    <w:szCs w:val="22"/>
                  </w:rPr>
                </w:rPrChange>
              </w:rPr>
            </w:pPr>
            <w:r w:rsidRPr="00837240">
              <w:rPr>
                <w:color w:val="000000" w:themeColor="text1"/>
                <w:sz w:val="20"/>
                <w:szCs w:val="20"/>
                <w:rPrChange w:id="312" w:author="Juan Carlos Reyes Guerrero" w:date="2017-03-08T20:01:00Z">
                  <w:rPr>
                    <w:color w:val="000000" w:themeColor="text1"/>
                    <w:sz w:val="22"/>
                    <w:szCs w:val="22"/>
                  </w:rPr>
                </w:rPrChange>
              </w:rPr>
              <w:t>$ 4.400.000</w:t>
            </w:r>
          </w:p>
        </w:tc>
      </w:tr>
      <w:tr w:rsidR="00A74ED3" w:rsidRPr="00837240" w14:paraId="318FD36C"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3361" w:type="pct"/>
            <w:gridSpan w:val="3"/>
            <w:noWrap/>
            <w:vAlign w:val="bottom"/>
            <w:hideMark/>
          </w:tcPr>
          <w:p w14:paraId="3FE2937A" w14:textId="77777777" w:rsidR="00A74ED3" w:rsidRPr="00837240" w:rsidRDefault="00A74ED3">
            <w:pPr>
              <w:rPr>
                <w:color w:val="000000" w:themeColor="text1"/>
                <w:sz w:val="20"/>
                <w:szCs w:val="20"/>
                <w:rPrChange w:id="313" w:author="Juan Carlos Reyes Guerrero" w:date="2017-03-08T20:01:00Z">
                  <w:rPr>
                    <w:color w:val="000000" w:themeColor="text1"/>
                    <w:sz w:val="22"/>
                    <w:szCs w:val="22"/>
                  </w:rPr>
                </w:rPrChange>
              </w:rPr>
            </w:pPr>
            <w:r w:rsidRPr="00837240">
              <w:rPr>
                <w:color w:val="000000" w:themeColor="text1"/>
                <w:sz w:val="20"/>
                <w:szCs w:val="20"/>
                <w:rPrChange w:id="314" w:author="Juan Carlos Reyes Guerrero" w:date="2017-03-08T20:01:00Z">
                  <w:rPr>
                    <w:color w:val="000000" w:themeColor="text1"/>
                    <w:sz w:val="22"/>
                    <w:szCs w:val="22"/>
                  </w:rPr>
                </w:rPrChange>
              </w:rPr>
              <w:t>Costo TOTAL Hardware</w:t>
            </w:r>
          </w:p>
        </w:tc>
        <w:tc>
          <w:tcPr>
            <w:tcW w:w="1639" w:type="pct"/>
            <w:noWrap/>
            <w:vAlign w:val="bottom"/>
            <w:hideMark/>
          </w:tcPr>
          <w:p w14:paraId="72408DE1" w14:textId="77777777" w:rsidR="00A74ED3" w:rsidRPr="00837240" w:rsidRDefault="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315" w:author="Juan Carlos Reyes Guerrero" w:date="2017-03-08T20:01:00Z">
                  <w:rPr>
                    <w:color w:val="000000" w:themeColor="text1"/>
                    <w:sz w:val="22"/>
                    <w:szCs w:val="22"/>
                  </w:rPr>
                </w:rPrChange>
              </w:rPr>
            </w:pPr>
            <w:r w:rsidRPr="00837240">
              <w:rPr>
                <w:color w:val="000000" w:themeColor="text1"/>
                <w:sz w:val="20"/>
                <w:szCs w:val="20"/>
                <w:rPrChange w:id="316" w:author="Juan Carlos Reyes Guerrero" w:date="2017-03-08T20:01:00Z">
                  <w:rPr>
                    <w:color w:val="000000" w:themeColor="text1"/>
                    <w:sz w:val="22"/>
                    <w:szCs w:val="22"/>
                  </w:rPr>
                </w:rPrChange>
              </w:rPr>
              <w:t xml:space="preserve"> $           35.000.000 </w:t>
            </w:r>
          </w:p>
        </w:tc>
      </w:tr>
    </w:tbl>
    <w:p w14:paraId="75AE9240" w14:textId="77777777" w:rsidR="00CE6F96" w:rsidRPr="00CE6F96" w:rsidRDefault="00C76921" w:rsidP="00CE6F96">
      <w:pPr>
        <w:pStyle w:val="Ttulo4"/>
      </w:pPr>
      <w:r>
        <w:rPr>
          <w:lang w:eastAsia="es-CO"/>
        </w:rPr>
        <w:t>4</w:t>
      </w:r>
      <w:r w:rsidR="00CE6F96">
        <w:rPr>
          <w:lang w:eastAsia="es-CO"/>
        </w:rPr>
        <w:t>.4.2.3 Costos por Hardware (Servidor)</w:t>
      </w:r>
    </w:p>
    <w:p w14:paraId="452D8E0C" w14:textId="77777777" w:rsidR="00EA2EF8" w:rsidRPr="00A74ED3" w:rsidRDefault="00EA2EF8" w:rsidP="00DB125D">
      <w:pPr>
        <w:rPr>
          <w:color w:val="000000" w:themeColor="text1"/>
          <w:sz w:val="22"/>
          <w:szCs w:val="22"/>
          <w:lang w:eastAsia="es-CO"/>
        </w:rPr>
      </w:pPr>
    </w:p>
    <w:tbl>
      <w:tblPr>
        <w:tblStyle w:val="Cuadrculamedia3-nfasis1"/>
        <w:tblW w:w="5000" w:type="pct"/>
        <w:tblLook w:val="04A0" w:firstRow="1" w:lastRow="0" w:firstColumn="1" w:lastColumn="0" w:noHBand="0" w:noVBand="1"/>
      </w:tblPr>
      <w:tblGrid>
        <w:gridCol w:w="2784"/>
        <w:gridCol w:w="2394"/>
        <w:gridCol w:w="1880"/>
        <w:gridCol w:w="1996"/>
      </w:tblGrid>
      <w:tr w:rsidR="00A74ED3" w:rsidRPr="00837240" w14:paraId="391DA048" w14:textId="77777777" w:rsidTr="00CE6F9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pct"/>
            <w:noWrap/>
            <w:hideMark/>
          </w:tcPr>
          <w:p w14:paraId="7FAF324E" w14:textId="77777777" w:rsidR="00A74ED3" w:rsidRPr="00837240" w:rsidRDefault="00A74ED3" w:rsidP="00A74ED3">
            <w:pPr>
              <w:rPr>
                <w:bCs w:val="0"/>
                <w:color w:val="000000" w:themeColor="text1"/>
                <w:sz w:val="20"/>
                <w:szCs w:val="20"/>
                <w:rPrChange w:id="317" w:author="Juan Carlos Reyes Guerrero" w:date="2017-03-08T20:01:00Z">
                  <w:rPr>
                    <w:bCs w:val="0"/>
                    <w:color w:val="000000" w:themeColor="text1"/>
                    <w:sz w:val="22"/>
                    <w:szCs w:val="22"/>
                  </w:rPr>
                </w:rPrChange>
              </w:rPr>
            </w:pPr>
            <w:r w:rsidRPr="00837240">
              <w:rPr>
                <w:bCs w:val="0"/>
                <w:color w:val="000000" w:themeColor="text1"/>
                <w:sz w:val="20"/>
                <w:szCs w:val="20"/>
                <w:rPrChange w:id="318" w:author="Juan Carlos Reyes Guerrero" w:date="2017-03-08T20:01:00Z">
                  <w:rPr>
                    <w:bCs w:val="0"/>
                    <w:color w:val="000000" w:themeColor="text1"/>
                    <w:sz w:val="22"/>
                    <w:szCs w:val="22"/>
                  </w:rPr>
                </w:rPrChange>
              </w:rPr>
              <w:t>Hardware (Servidor Ludus)</w:t>
            </w:r>
          </w:p>
        </w:tc>
        <w:tc>
          <w:tcPr>
            <w:tcW w:w="1333" w:type="pct"/>
            <w:noWrap/>
            <w:hideMark/>
          </w:tcPr>
          <w:p w14:paraId="7F29D344" w14:textId="77777777" w:rsidR="00A74ED3" w:rsidRPr="00837240"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319" w:author="Juan Carlos Reyes Guerrero" w:date="2017-03-08T20:01:00Z">
                  <w:rPr>
                    <w:bCs w:val="0"/>
                    <w:color w:val="000000" w:themeColor="text1"/>
                    <w:sz w:val="22"/>
                    <w:szCs w:val="22"/>
                  </w:rPr>
                </w:rPrChange>
              </w:rPr>
            </w:pPr>
            <w:r w:rsidRPr="00837240">
              <w:rPr>
                <w:bCs w:val="0"/>
                <w:color w:val="000000" w:themeColor="text1"/>
                <w:sz w:val="20"/>
                <w:szCs w:val="20"/>
                <w:rPrChange w:id="320" w:author="Juan Carlos Reyes Guerrero" w:date="2017-03-08T20:01:00Z">
                  <w:rPr>
                    <w:bCs w:val="0"/>
                    <w:color w:val="000000" w:themeColor="text1"/>
                    <w:sz w:val="22"/>
                    <w:szCs w:val="22"/>
                  </w:rPr>
                </w:rPrChange>
              </w:rPr>
              <w:t>Cantidad</w:t>
            </w:r>
          </w:p>
        </w:tc>
        <w:tc>
          <w:tcPr>
            <w:tcW w:w="1048" w:type="pct"/>
            <w:noWrap/>
            <w:hideMark/>
          </w:tcPr>
          <w:p w14:paraId="029ADE81" w14:textId="77777777" w:rsidR="00A74ED3" w:rsidRPr="00837240"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321" w:author="Juan Carlos Reyes Guerrero" w:date="2017-03-08T20:01:00Z">
                  <w:rPr>
                    <w:bCs w:val="0"/>
                    <w:color w:val="000000" w:themeColor="text1"/>
                    <w:sz w:val="22"/>
                    <w:szCs w:val="22"/>
                  </w:rPr>
                </w:rPrChange>
              </w:rPr>
            </w:pPr>
            <w:r w:rsidRPr="00837240">
              <w:rPr>
                <w:bCs w:val="0"/>
                <w:color w:val="000000" w:themeColor="text1"/>
                <w:sz w:val="20"/>
                <w:szCs w:val="20"/>
                <w:rPrChange w:id="322" w:author="Juan Carlos Reyes Guerrero" w:date="2017-03-08T20:01:00Z">
                  <w:rPr>
                    <w:bCs w:val="0"/>
                    <w:color w:val="000000" w:themeColor="text1"/>
                    <w:sz w:val="22"/>
                    <w:szCs w:val="22"/>
                  </w:rPr>
                </w:rPrChange>
              </w:rPr>
              <w:t xml:space="preserve">Valor </w:t>
            </w:r>
          </w:p>
        </w:tc>
        <w:tc>
          <w:tcPr>
            <w:tcW w:w="1110" w:type="pct"/>
            <w:noWrap/>
            <w:hideMark/>
          </w:tcPr>
          <w:p w14:paraId="0A56A5A7" w14:textId="77777777" w:rsidR="00A74ED3" w:rsidRPr="00837240"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323" w:author="Juan Carlos Reyes Guerrero" w:date="2017-03-08T20:01:00Z">
                  <w:rPr>
                    <w:bCs w:val="0"/>
                    <w:color w:val="000000" w:themeColor="text1"/>
                    <w:sz w:val="22"/>
                    <w:szCs w:val="22"/>
                  </w:rPr>
                </w:rPrChange>
              </w:rPr>
            </w:pPr>
            <w:r w:rsidRPr="00837240">
              <w:rPr>
                <w:bCs w:val="0"/>
                <w:color w:val="000000" w:themeColor="text1"/>
                <w:sz w:val="20"/>
                <w:szCs w:val="20"/>
                <w:rPrChange w:id="324" w:author="Juan Carlos Reyes Guerrero" w:date="2017-03-08T20:01:00Z">
                  <w:rPr>
                    <w:bCs w:val="0"/>
                    <w:color w:val="000000" w:themeColor="text1"/>
                    <w:sz w:val="22"/>
                    <w:szCs w:val="22"/>
                  </w:rPr>
                </w:rPrChange>
              </w:rPr>
              <w:t xml:space="preserve"> Total  </w:t>
            </w:r>
          </w:p>
        </w:tc>
      </w:tr>
      <w:tr w:rsidR="00A74ED3" w:rsidRPr="00837240" w14:paraId="5E8E3A1C" w14:textId="77777777" w:rsidTr="00CE6F9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9" w:type="pct"/>
            <w:noWrap/>
            <w:hideMark/>
          </w:tcPr>
          <w:p w14:paraId="409AC5DC" w14:textId="77777777" w:rsidR="00A74ED3" w:rsidRPr="00837240" w:rsidRDefault="00F37BA2" w:rsidP="00A74ED3">
            <w:pPr>
              <w:rPr>
                <w:b w:val="0"/>
                <w:color w:val="000000" w:themeColor="text1"/>
                <w:sz w:val="20"/>
                <w:szCs w:val="20"/>
                <w:rPrChange w:id="325" w:author="Juan Carlos Reyes Guerrero" w:date="2017-03-08T20:01:00Z">
                  <w:rPr>
                    <w:b w:val="0"/>
                    <w:color w:val="000000" w:themeColor="text1"/>
                    <w:sz w:val="22"/>
                    <w:szCs w:val="22"/>
                  </w:rPr>
                </w:rPrChange>
              </w:rPr>
            </w:pPr>
            <w:r w:rsidRPr="00837240">
              <w:rPr>
                <w:b w:val="0"/>
                <w:color w:val="000000" w:themeColor="text1"/>
                <w:sz w:val="20"/>
                <w:szCs w:val="20"/>
                <w:rPrChange w:id="326" w:author="Juan Carlos Reyes Guerrero" w:date="2017-03-08T20:01:00Z">
                  <w:rPr>
                    <w:b w:val="0"/>
                    <w:color w:val="000000" w:themeColor="text1"/>
                    <w:sz w:val="22"/>
                    <w:szCs w:val="22"/>
                  </w:rPr>
                </w:rPrChange>
              </w:rPr>
              <w:t>Servidor</w:t>
            </w:r>
            <w:r w:rsidR="00A74ED3" w:rsidRPr="00837240">
              <w:rPr>
                <w:b w:val="0"/>
                <w:color w:val="000000" w:themeColor="text1"/>
                <w:sz w:val="20"/>
                <w:szCs w:val="20"/>
                <w:rPrChange w:id="327" w:author="Juan Carlos Reyes Guerrero" w:date="2017-03-08T20:01:00Z">
                  <w:rPr>
                    <w:b w:val="0"/>
                    <w:color w:val="000000" w:themeColor="text1"/>
                    <w:sz w:val="22"/>
                    <w:szCs w:val="22"/>
                  </w:rPr>
                </w:rPrChange>
              </w:rPr>
              <w:t xml:space="preserve"> </w:t>
            </w:r>
          </w:p>
        </w:tc>
        <w:tc>
          <w:tcPr>
            <w:tcW w:w="1333" w:type="pct"/>
            <w:noWrap/>
            <w:hideMark/>
          </w:tcPr>
          <w:p w14:paraId="0CA56011"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328" w:author="Juan Carlos Reyes Guerrero" w:date="2017-03-08T20:01:00Z">
                  <w:rPr>
                    <w:color w:val="000000" w:themeColor="text1"/>
                    <w:sz w:val="22"/>
                    <w:szCs w:val="22"/>
                  </w:rPr>
                </w:rPrChange>
              </w:rPr>
            </w:pPr>
            <w:r w:rsidRPr="00837240">
              <w:rPr>
                <w:color w:val="000000" w:themeColor="text1"/>
                <w:sz w:val="20"/>
                <w:szCs w:val="20"/>
                <w:rPrChange w:id="329" w:author="Juan Carlos Reyes Guerrero" w:date="2017-03-08T20:01:00Z">
                  <w:rPr>
                    <w:color w:val="000000" w:themeColor="text1"/>
                    <w:sz w:val="22"/>
                    <w:szCs w:val="22"/>
                  </w:rPr>
                </w:rPrChange>
              </w:rPr>
              <w:t>1</w:t>
            </w:r>
          </w:p>
        </w:tc>
        <w:tc>
          <w:tcPr>
            <w:tcW w:w="1048" w:type="pct"/>
            <w:noWrap/>
            <w:hideMark/>
          </w:tcPr>
          <w:p w14:paraId="3F63292B"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330" w:author="Juan Carlos Reyes Guerrero" w:date="2017-03-08T20:01:00Z">
                  <w:rPr>
                    <w:color w:val="000000" w:themeColor="text1"/>
                    <w:sz w:val="22"/>
                    <w:szCs w:val="22"/>
                  </w:rPr>
                </w:rPrChange>
              </w:rPr>
            </w:pPr>
            <w:r w:rsidRPr="00837240">
              <w:rPr>
                <w:color w:val="000000" w:themeColor="text1"/>
                <w:sz w:val="20"/>
                <w:szCs w:val="20"/>
                <w:rPrChange w:id="331" w:author="Juan Carlos Reyes Guerrero" w:date="2017-03-08T20:01:00Z">
                  <w:rPr>
                    <w:color w:val="000000" w:themeColor="text1"/>
                    <w:sz w:val="22"/>
                    <w:szCs w:val="22"/>
                  </w:rPr>
                </w:rPrChange>
              </w:rPr>
              <w:t>$         12.000.000</w:t>
            </w:r>
          </w:p>
        </w:tc>
        <w:tc>
          <w:tcPr>
            <w:tcW w:w="1110" w:type="pct"/>
            <w:noWrap/>
            <w:hideMark/>
          </w:tcPr>
          <w:p w14:paraId="5A2F2AEA"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332" w:author="Juan Carlos Reyes Guerrero" w:date="2017-03-08T20:01:00Z">
                  <w:rPr>
                    <w:color w:val="000000" w:themeColor="text1"/>
                    <w:sz w:val="22"/>
                    <w:szCs w:val="22"/>
                  </w:rPr>
                </w:rPrChange>
              </w:rPr>
            </w:pPr>
            <w:r w:rsidRPr="00837240">
              <w:rPr>
                <w:color w:val="000000" w:themeColor="text1"/>
                <w:sz w:val="20"/>
                <w:szCs w:val="20"/>
                <w:rPrChange w:id="333" w:author="Juan Carlos Reyes Guerrero" w:date="2017-03-08T20:01:00Z">
                  <w:rPr>
                    <w:color w:val="000000" w:themeColor="text1"/>
                    <w:sz w:val="22"/>
                    <w:szCs w:val="22"/>
                  </w:rPr>
                </w:rPrChange>
              </w:rPr>
              <w:t>$           12.000.000</w:t>
            </w:r>
          </w:p>
        </w:tc>
      </w:tr>
      <w:tr w:rsidR="00A74ED3" w:rsidRPr="00837240" w14:paraId="2C9C17BB" w14:textId="77777777" w:rsidTr="00CE6F96">
        <w:trPr>
          <w:trHeight w:val="300"/>
        </w:trPr>
        <w:tc>
          <w:tcPr>
            <w:cnfStyle w:val="001000000000" w:firstRow="0" w:lastRow="0" w:firstColumn="1" w:lastColumn="0" w:oddVBand="0" w:evenVBand="0" w:oddHBand="0" w:evenHBand="0" w:firstRowFirstColumn="0" w:firstRowLastColumn="0" w:lastRowFirstColumn="0" w:lastRowLastColumn="0"/>
            <w:tcW w:w="3890" w:type="pct"/>
            <w:gridSpan w:val="3"/>
            <w:noWrap/>
            <w:hideMark/>
          </w:tcPr>
          <w:p w14:paraId="11581B9E" w14:textId="77777777" w:rsidR="00A74ED3" w:rsidRPr="00837240" w:rsidRDefault="00A74ED3" w:rsidP="00A74ED3">
            <w:pPr>
              <w:rPr>
                <w:b w:val="0"/>
                <w:bCs w:val="0"/>
                <w:color w:val="000000" w:themeColor="text1"/>
                <w:sz w:val="20"/>
                <w:szCs w:val="20"/>
                <w:rPrChange w:id="334" w:author="Juan Carlos Reyes Guerrero" w:date="2017-03-08T20:01:00Z">
                  <w:rPr>
                    <w:b w:val="0"/>
                    <w:bCs w:val="0"/>
                    <w:color w:val="000000" w:themeColor="text1"/>
                    <w:sz w:val="22"/>
                    <w:szCs w:val="22"/>
                  </w:rPr>
                </w:rPrChange>
              </w:rPr>
            </w:pPr>
            <w:r w:rsidRPr="00837240">
              <w:rPr>
                <w:color w:val="000000" w:themeColor="text1"/>
                <w:sz w:val="20"/>
                <w:szCs w:val="20"/>
                <w:rPrChange w:id="335" w:author="Juan Carlos Reyes Guerrero" w:date="2017-03-08T20:01:00Z">
                  <w:rPr>
                    <w:color w:val="000000" w:themeColor="text1"/>
                    <w:sz w:val="22"/>
                    <w:szCs w:val="22"/>
                  </w:rPr>
                </w:rPrChange>
              </w:rPr>
              <w:t xml:space="preserve">  Costo TOTAL  </w:t>
            </w:r>
            <w:r w:rsidR="00F37BA2" w:rsidRPr="00837240">
              <w:rPr>
                <w:color w:val="000000" w:themeColor="text1"/>
                <w:sz w:val="20"/>
                <w:szCs w:val="20"/>
                <w:rPrChange w:id="336" w:author="Juan Carlos Reyes Guerrero" w:date="2017-03-08T20:01:00Z">
                  <w:rPr>
                    <w:color w:val="000000" w:themeColor="text1"/>
                    <w:sz w:val="22"/>
                    <w:szCs w:val="22"/>
                  </w:rPr>
                </w:rPrChange>
              </w:rPr>
              <w:t>Hardware</w:t>
            </w:r>
          </w:p>
        </w:tc>
        <w:tc>
          <w:tcPr>
            <w:tcW w:w="1110" w:type="pct"/>
            <w:noWrap/>
            <w:hideMark/>
          </w:tcPr>
          <w:p w14:paraId="7C282EE6" w14:textId="77777777" w:rsidR="00A74ED3" w:rsidRPr="00837240"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337" w:author="Juan Carlos Reyes Guerrero" w:date="2017-03-08T20:01:00Z">
                  <w:rPr>
                    <w:color w:val="000000" w:themeColor="text1"/>
                    <w:sz w:val="22"/>
                    <w:szCs w:val="22"/>
                  </w:rPr>
                </w:rPrChange>
              </w:rPr>
            </w:pPr>
            <w:r w:rsidRPr="00837240">
              <w:rPr>
                <w:color w:val="000000" w:themeColor="text1"/>
                <w:sz w:val="20"/>
                <w:szCs w:val="20"/>
                <w:rPrChange w:id="338" w:author="Juan Carlos Reyes Guerrero" w:date="2017-03-08T20:01:00Z">
                  <w:rPr>
                    <w:color w:val="000000" w:themeColor="text1"/>
                    <w:sz w:val="22"/>
                    <w:szCs w:val="22"/>
                  </w:rPr>
                </w:rPrChange>
              </w:rPr>
              <w:t xml:space="preserve"> $           12.000.000 </w:t>
            </w:r>
          </w:p>
        </w:tc>
      </w:tr>
    </w:tbl>
    <w:p w14:paraId="7B47233E" w14:textId="77777777" w:rsidR="00CE6F96" w:rsidRPr="00CE6F96" w:rsidRDefault="00C76921" w:rsidP="00CE6F96">
      <w:pPr>
        <w:pStyle w:val="Ttulo4"/>
      </w:pPr>
      <w:r>
        <w:rPr>
          <w:lang w:eastAsia="es-CO"/>
        </w:rPr>
        <w:t>4</w:t>
      </w:r>
      <w:r w:rsidR="00CE6F96">
        <w:rPr>
          <w:lang w:eastAsia="es-CO"/>
        </w:rPr>
        <w:t xml:space="preserve">.4.2.4 Costos por </w:t>
      </w:r>
      <w:r w:rsidR="00CE6F96" w:rsidRPr="00CE6F96">
        <w:rPr>
          <w:lang w:eastAsia="es-CO"/>
        </w:rPr>
        <w:t>Software Licenciado</w:t>
      </w:r>
    </w:p>
    <w:p w14:paraId="731FF835" w14:textId="77777777" w:rsidR="00320875" w:rsidRPr="00A74ED3" w:rsidRDefault="00320875" w:rsidP="00DB125D">
      <w:pPr>
        <w:rPr>
          <w:color w:val="000000" w:themeColor="text1"/>
          <w:sz w:val="22"/>
          <w:szCs w:val="22"/>
        </w:rPr>
      </w:pPr>
    </w:p>
    <w:tbl>
      <w:tblPr>
        <w:tblStyle w:val="Cuadrculamedia3-nfasis1"/>
        <w:tblW w:w="5000" w:type="pct"/>
        <w:tblLook w:val="04A0" w:firstRow="1" w:lastRow="0" w:firstColumn="1" w:lastColumn="0" w:noHBand="0" w:noVBand="1"/>
      </w:tblPr>
      <w:tblGrid>
        <w:gridCol w:w="3706"/>
        <w:gridCol w:w="1413"/>
        <w:gridCol w:w="1884"/>
        <w:gridCol w:w="2051"/>
      </w:tblGrid>
      <w:tr w:rsidR="00A74ED3" w:rsidRPr="00837240" w14:paraId="723F4548"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9" w:type="pct"/>
            <w:noWrap/>
            <w:hideMark/>
          </w:tcPr>
          <w:p w14:paraId="2C81FEAB" w14:textId="77777777" w:rsidR="00A74ED3" w:rsidRPr="00837240" w:rsidRDefault="00A74ED3" w:rsidP="00A74ED3">
            <w:pPr>
              <w:rPr>
                <w:bCs w:val="0"/>
                <w:color w:val="000000" w:themeColor="text1"/>
                <w:sz w:val="20"/>
                <w:szCs w:val="20"/>
                <w:rPrChange w:id="339" w:author="Juan Carlos Reyes Guerrero" w:date="2017-03-08T20:01:00Z">
                  <w:rPr>
                    <w:bCs w:val="0"/>
                    <w:color w:val="000000" w:themeColor="text1"/>
                    <w:sz w:val="22"/>
                    <w:szCs w:val="22"/>
                  </w:rPr>
                </w:rPrChange>
              </w:rPr>
            </w:pPr>
            <w:r w:rsidRPr="00837240">
              <w:rPr>
                <w:bCs w:val="0"/>
                <w:color w:val="000000" w:themeColor="text1"/>
                <w:sz w:val="20"/>
                <w:szCs w:val="20"/>
                <w:rPrChange w:id="340" w:author="Juan Carlos Reyes Guerrero" w:date="2017-03-08T20:01:00Z">
                  <w:rPr>
                    <w:bCs w:val="0"/>
                    <w:color w:val="000000" w:themeColor="text1"/>
                    <w:sz w:val="22"/>
                    <w:szCs w:val="22"/>
                  </w:rPr>
                </w:rPrChange>
              </w:rPr>
              <w:t>Software Licenciado (office equipos)</w:t>
            </w:r>
          </w:p>
        </w:tc>
        <w:tc>
          <w:tcPr>
            <w:tcW w:w="930" w:type="pct"/>
            <w:noWrap/>
            <w:hideMark/>
          </w:tcPr>
          <w:p w14:paraId="1213B1E0" w14:textId="77777777" w:rsidR="00A74ED3" w:rsidRPr="00837240"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341" w:author="Juan Carlos Reyes Guerrero" w:date="2017-03-08T20:01:00Z">
                  <w:rPr>
                    <w:bCs w:val="0"/>
                    <w:color w:val="000000" w:themeColor="text1"/>
                    <w:sz w:val="22"/>
                    <w:szCs w:val="22"/>
                  </w:rPr>
                </w:rPrChange>
              </w:rPr>
            </w:pPr>
            <w:r w:rsidRPr="00837240">
              <w:rPr>
                <w:bCs w:val="0"/>
                <w:color w:val="000000" w:themeColor="text1"/>
                <w:sz w:val="20"/>
                <w:szCs w:val="20"/>
                <w:rPrChange w:id="342" w:author="Juan Carlos Reyes Guerrero" w:date="2017-03-08T20:01:00Z">
                  <w:rPr>
                    <w:bCs w:val="0"/>
                    <w:color w:val="000000" w:themeColor="text1"/>
                    <w:sz w:val="22"/>
                    <w:szCs w:val="22"/>
                  </w:rPr>
                </w:rPrChange>
              </w:rPr>
              <w:t>Cantidad</w:t>
            </w:r>
          </w:p>
        </w:tc>
        <w:tc>
          <w:tcPr>
            <w:tcW w:w="1080" w:type="pct"/>
            <w:noWrap/>
            <w:hideMark/>
          </w:tcPr>
          <w:p w14:paraId="189BAA5B" w14:textId="77777777" w:rsidR="00A74ED3" w:rsidRPr="00837240"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343" w:author="Juan Carlos Reyes Guerrero" w:date="2017-03-08T20:01:00Z">
                  <w:rPr>
                    <w:bCs w:val="0"/>
                    <w:color w:val="000000" w:themeColor="text1"/>
                    <w:sz w:val="22"/>
                    <w:szCs w:val="22"/>
                  </w:rPr>
                </w:rPrChange>
              </w:rPr>
            </w:pPr>
            <w:r w:rsidRPr="00837240">
              <w:rPr>
                <w:bCs w:val="0"/>
                <w:color w:val="000000" w:themeColor="text1"/>
                <w:sz w:val="20"/>
                <w:szCs w:val="20"/>
                <w:rPrChange w:id="344" w:author="Juan Carlos Reyes Guerrero" w:date="2017-03-08T20:01:00Z">
                  <w:rPr>
                    <w:bCs w:val="0"/>
                    <w:color w:val="000000" w:themeColor="text1"/>
                    <w:sz w:val="22"/>
                    <w:szCs w:val="22"/>
                  </w:rPr>
                </w:rPrChange>
              </w:rPr>
              <w:t xml:space="preserve">Valor </w:t>
            </w:r>
          </w:p>
        </w:tc>
        <w:tc>
          <w:tcPr>
            <w:tcW w:w="1141" w:type="pct"/>
            <w:noWrap/>
            <w:hideMark/>
          </w:tcPr>
          <w:p w14:paraId="26E31F94" w14:textId="77777777" w:rsidR="00A74ED3" w:rsidRPr="00837240"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345" w:author="Juan Carlos Reyes Guerrero" w:date="2017-03-08T20:01:00Z">
                  <w:rPr>
                    <w:bCs w:val="0"/>
                    <w:color w:val="000000" w:themeColor="text1"/>
                    <w:sz w:val="22"/>
                    <w:szCs w:val="22"/>
                  </w:rPr>
                </w:rPrChange>
              </w:rPr>
            </w:pPr>
            <w:r w:rsidRPr="00837240">
              <w:rPr>
                <w:bCs w:val="0"/>
                <w:color w:val="000000" w:themeColor="text1"/>
                <w:sz w:val="20"/>
                <w:szCs w:val="20"/>
                <w:rPrChange w:id="346" w:author="Juan Carlos Reyes Guerrero" w:date="2017-03-08T20:01:00Z">
                  <w:rPr>
                    <w:bCs w:val="0"/>
                    <w:color w:val="000000" w:themeColor="text1"/>
                    <w:sz w:val="22"/>
                    <w:szCs w:val="22"/>
                  </w:rPr>
                </w:rPrChange>
              </w:rPr>
              <w:t xml:space="preserve"> Total  </w:t>
            </w:r>
          </w:p>
        </w:tc>
      </w:tr>
      <w:tr w:rsidR="00A74ED3" w:rsidRPr="00837240" w14:paraId="1E2F8385"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9" w:type="pct"/>
            <w:noWrap/>
            <w:hideMark/>
          </w:tcPr>
          <w:p w14:paraId="0051D72B" w14:textId="77777777" w:rsidR="00A74ED3" w:rsidRPr="00837240" w:rsidRDefault="00A74ED3" w:rsidP="00A74ED3">
            <w:pPr>
              <w:rPr>
                <w:b w:val="0"/>
                <w:color w:val="000000" w:themeColor="text1"/>
                <w:sz w:val="20"/>
                <w:szCs w:val="20"/>
                <w:rPrChange w:id="347" w:author="Juan Carlos Reyes Guerrero" w:date="2017-03-08T20:01:00Z">
                  <w:rPr>
                    <w:b w:val="0"/>
                    <w:color w:val="000000" w:themeColor="text1"/>
                    <w:sz w:val="22"/>
                    <w:szCs w:val="22"/>
                  </w:rPr>
                </w:rPrChange>
              </w:rPr>
            </w:pPr>
            <w:r w:rsidRPr="00837240">
              <w:rPr>
                <w:b w:val="0"/>
                <w:color w:val="000000" w:themeColor="text1"/>
                <w:sz w:val="20"/>
                <w:szCs w:val="20"/>
                <w:rPrChange w:id="348" w:author="Juan Carlos Reyes Guerrero" w:date="2017-03-08T20:01:00Z">
                  <w:rPr>
                    <w:b w:val="0"/>
                    <w:color w:val="000000" w:themeColor="text1"/>
                    <w:sz w:val="22"/>
                    <w:szCs w:val="22"/>
                  </w:rPr>
                </w:rPrChange>
              </w:rPr>
              <w:lastRenderedPageBreak/>
              <w:t>Licencias</w:t>
            </w:r>
          </w:p>
        </w:tc>
        <w:tc>
          <w:tcPr>
            <w:tcW w:w="930" w:type="pct"/>
            <w:noWrap/>
            <w:hideMark/>
          </w:tcPr>
          <w:p w14:paraId="5EB83169"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349" w:author="Juan Carlos Reyes Guerrero" w:date="2017-03-08T20:01:00Z">
                  <w:rPr>
                    <w:color w:val="000000" w:themeColor="text1"/>
                    <w:sz w:val="22"/>
                    <w:szCs w:val="22"/>
                  </w:rPr>
                </w:rPrChange>
              </w:rPr>
            </w:pPr>
            <w:r w:rsidRPr="00837240">
              <w:rPr>
                <w:color w:val="000000" w:themeColor="text1"/>
                <w:sz w:val="20"/>
                <w:szCs w:val="20"/>
                <w:rPrChange w:id="350" w:author="Juan Carlos Reyes Guerrero" w:date="2017-03-08T20:01:00Z">
                  <w:rPr>
                    <w:color w:val="000000" w:themeColor="text1"/>
                    <w:sz w:val="22"/>
                    <w:szCs w:val="22"/>
                  </w:rPr>
                </w:rPrChange>
              </w:rPr>
              <w:t>9</w:t>
            </w:r>
          </w:p>
        </w:tc>
        <w:tc>
          <w:tcPr>
            <w:tcW w:w="1080" w:type="pct"/>
            <w:noWrap/>
            <w:hideMark/>
          </w:tcPr>
          <w:p w14:paraId="5B4C6A1A"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351" w:author="Juan Carlos Reyes Guerrero" w:date="2017-03-08T20:01:00Z">
                  <w:rPr>
                    <w:color w:val="000000" w:themeColor="text1"/>
                    <w:sz w:val="22"/>
                    <w:szCs w:val="22"/>
                  </w:rPr>
                </w:rPrChange>
              </w:rPr>
            </w:pPr>
            <w:r w:rsidRPr="00837240">
              <w:rPr>
                <w:color w:val="000000" w:themeColor="text1"/>
                <w:sz w:val="20"/>
                <w:szCs w:val="20"/>
                <w:rPrChange w:id="352" w:author="Juan Carlos Reyes Guerrero" w:date="2017-03-08T20:01:00Z">
                  <w:rPr>
                    <w:color w:val="000000" w:themeColor="text1"/>
                    <w:sz w:val="22"/>
                    <w:szCs w:val="22"/>
                  </w:rPr>
                </w:rPrChange>
              </w:rPr>
              <w:t>$               555.556</w:t>
            </w:r>
          </w:p>
        </w:tc>
        <w:tc>
          <w:tcPr>
            <w:tcW w:w="1141" w:type="pct"/>
            <w:noWrap/>
            <w:hideMark/>
          </w:tcPr>
          <w:p w14:paraId="1D8F5152"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353" w:author="Juan Carlos Reyes Guerrero" w:date="2017-03-08T20:01:00Z">
                  <w:rPr>
                    <w:color w:val="000000" w:themeColor="text1"/>
                    <w:sz w:val="22"/>
                    <w:szCs w:val="22"/>
                  </w:rPr>
                </w:rPrChange>
              </w:rPr>
            </w:pPr>
            <w:r w:rsidRPr="00837240">
              <w:rPr>
                <w:color w:val="000000" w:themeColor="text1"/>
                <w:sz w:val="20"/>
                <w:szCs w:val="20"/>
                <w:rPrChange w:id="354" w:author="Juan Carlos Reyes Guerrero" w:date="2017-03-08T20:01:00Z">
                  <w:rPr>
                    <w:color w:val="000000" w:themeColor="text1"/>
                    <w:sz w:val="22"/>
                    <w:szCs w:val="22"/>
                  </w:rPr>
                </w:rPrChange>
              </w:rPr>
              <w:t>$              5.000.000</w:t>
            </w:r>
          </w:p>
        </w:tc>
      </w:tr>
      <w:tr w:rsidR="00A74ED3" w:rsidRPr="00837240" w14:paraId="15A10343"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3859" w:type="pct"/>
            <w:gridSpan w:val="3"/>
            <w:noWrap/>
            <w:hideMark/>
          </w:tcPr>
          <w:p w14:paraId="1FD538CB" w14:textId="77777777" w:rsidR="00A74ED3" w:rsidRPr="00837240" w:rsidRDefault="00A74ED3" w:rsidP="00A74ED3">
            <w:pPr>
              <w:rPr>
                <w:color w:val="000000" w:themeColor="text1"/>
                <w:sz w:val="20"/>
                <w:szCs w:val="20"/>
                <w:rPrChange w:id="355" w:author="Juan Carlos Reyes Guerrero" w:date="2017-03-08T20:01:00Z">
                  <w:rPr>
                    <w:color w:val="000000" w:themeColor="text1"/>
                    <w:sz w:val="22"/>
                    <w:szCs w:val="22"/>
                  </w:rPr>
                </w:rPrChange>
              </w:rPr>
            </w:pPr>
            <w:r w:rsidRPr="00837240">
              <w:rPr>
                <w:color w:val="000000" w:themeColor="text1"/>
                <w:sz w:val="20"/>
                <w:szCs w:val="20"/>
                <w:rPrChange w:id="356" w:author="Juan Carlos Reyes Guerrero" w:date="2017-03-08T20:01:00Z">
                  <w:rPr>
                    <w:color w:val="000000" w:themeColor="text1"/>
                    <w:sz w:val="22"/>
                    <w:szCs w:val="22"/>
                  </w:rPr>
                </w:rPrChange>
              </w:rPr>
              <w:t xml:space="preserve"> Costo TOTAL  Software</w:t>
            </w:r>
          </w:p>
        </w:tc>
        <w:tc>
          <w:tcPr>
            <w:tcW w:w="1141" w:type="pct"/>
            <w:noWrap/>
            <w:hideMark/>
          </w:tcPr>
          <w:p w14:paraId="51F0956B" w14:textId="77777777" w:rsidR="00A74ED3" w:rsidRPr="00837240"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357" w:author="Juan Carlos Reyes Guerrero" w:date="2017-03-08T20:01:00Z">
                  <w:rPr>
                    <w:color w:val="000000" w:themeColor="text1"/>
                    <w:sz w:val="22"/>
                    <w:szCs w:val="22"/>
                  </w:rPr>
                </w:rPrChange>
              </w:rPr>
            </w:pPr>
            <w:r w:rsidRPr="00837240">
              <w:rPr>
                <w:color w:val="000000" w:themeColor="text1"/>
                <w:sz w:val="20"/>
                <w:szCs w:val="20"/>
                <w:rPrChange w:id="358" w:author="Juan Carlos Reyes Guerrero" w:date="2017-03-08T20:01:00Z">
                  <w:rPr>
                    <w:color w:val="000000" w:themeColor="text1"/>
                    <w:sz w:val="22"/>
                    <w:szCs w:val="22"/>
                  </w:rPr>
                </w:rPrChange>
              </w:rPr>
              <w:t xml:space="preserve"> $              5.000.000 </w:t>
            </w:r>
          </w:p>
        </w:tc>
      </w:tr>
    </w:tbl>
    <w:p w14:paraId="5D06EF90" w14:textId="77777777" w:rsidR="00A74ED3" w:rsidRDefault="00A74ED3" w:rsidP="00DB125D">
      <w:pPr>
        <w:rPr>
          <w:color w:val="000000" w:themeColor="text1"/>
          <w:sz w:val="22"/>
          <w:szCs w:val="22"/>
        </w:rPr>
      </w:pPr>
    </w:p>
    <w:p w14:paraId="6E21596D" w14:textId="77777777" w:rsidR="00F710C3" w:rsidRDefault="00F710C3" w:rsidP="00DB125D">
      <w:pPr>
        <w:rPr>
          <w:color w:val="000000" w:themeColor="text1"/>
          <w:sz w:val="22"/>
          <w:szCs w:val="22"/>
        </w:rPr>
      </w:pPr>
    </w:p>
    <w:p w14:paraId="10709CF1" w14:textId="77777777" w:rsidR="00F710C3" w:rsidRDefault="00F710C3" w:rsidP="00DB125D">
      <w:pPr>
        <w:rPr>
          <w:color w:val="000000" w:themeColor="text1"/>
          <w:sz w:val="22"/>
          <w:szCs w:val="22"/>
        </w:rPr>
      </w:pPr>
    </w:p>
    <w:p w14:paraId="4B418438" w14:textId="77777777" w:rsidR="00CE6F96" w:rsidRPr="00CE6F96" w:rsidRDefault="00C76921" w:rsidP="00CE6F96">
      <w:pPr>
        <w:pStyle w:val="Ttulo4"/>
      </w:pPr>
      <w:r>
        <w:rPr>
          <w:lang w:eastAsia="es-CO"/>
        </w:rPr>
        <w:t>4</w:t>
      </w:r>
      <w:r w:rsidR="00CE6F96">
        <w:rPr>
          <w:lang w:eastAsia="es-CO"/>
        </w:rPr>
        <w:t xml:space="preserve">.4.2.5 Costos </w:t>
      </w:r>
      <w:r w:rsidR="00CE6F96" w:rsidRPr="00CE6F96">
        <w:rPr>
          <w:lang w:eastAsia="es-CO"/>
        </w:rPr>
        <w:t>Indirectos</w:t>
      </w:r>
    </w:p>
    <w:p w14:paraId="2B7A3ACD" w14:textId="77777777" w:rsidR="00CE6F96" w:rsidRPr="00A74ED3" w:rsidRDefault="00CE6F96" w:rsidP="00DB125D">
      <w:pPr>
        <w:rPr>
          <w:color w:val="000000" w:themeColor="text1"/>
          <w:sz w:val="22"/>
          <w:szCs w:val="22"/>
        </w:rPr>
      </w:pPr>
    </w:p>
    <w:tbl>
      <w:tblPr>
        <w:tblStyle w:val="Cuadrculamedia3-nfasis1"/>
        <w:tblW w:w="5000" w:type="pct"/>
        <w:tblLayout w:type="fixed"/>
        <w:tblLook w:val="04A0" w:firstRow="1" w:lastRow="0" w:firstColumn="1" w:lastColumn="0" w:noHBand="0" w:noVBand="1"/>
        <w:tblPrChange w:id="359" w:author="Juan Carlos Reyes Guerrero" w:date="2017-03-08T20:01:00Z">
          <w:tblPr>
            <w:tblStyle w:val="Cuadrculamedia3-nfasis1"/>
            <w:tblW w:w="5000" w:type="pct"/>
            <w:tblLayout w:type="fixed"/>
            <w:tblLook w:val="04A0" w:firstRow="1" w:lastRow="0" w:firstColumn="1" w:lastColumn="0" w:noHBand="0" w:noVBand="1"/>
          </w:tblPr>
        </w:tblPrChange>
      </w:tblPr>
      <w:tblGrid>
        <w:gridCol w:w="1908"/>
        <w:gridCol w:w="1885"/>
        <w:gridCol w:w="1985"/>
        <w:gridCol w:w="1134"/>
        <w:gridCol w:w="2142"/>
        <w:tblGridChange w:id="360">
          <w:tblGrid>
            <w:gridCol w:w="1909"/>
            <w:gridCol w:w="2026"/>
            <w:gridCol w:w="1843"/>
            <w:gridCol w:w="1134"/>
            <w:gridCol w:w="2142"/>
          </w:tblGrid>
        </w:tblGridChange>
      </w:tblGrid>
      <w:tr w:rsidR="00A74ED3" w:rsidRPr="00837240" w14:paraId="0445709A" w14:textId="77777777" w:rsidTr="00837240">
        <w:trPr>
          <w:cnfStyle w:val="100000000000" w:firstRow="1" w:lastRow="0" w:firstColumn="0" w:lastColumn="0" w:oddVBand="0" w:evenVBand="0" w:oddHBand="0" w:evenHBand="0" w:firstRowFirstColumn="0" w:firstRowLastColumn="0" w:lastRowFirstColumn="0" w:lastRowLastColumn="0"/>
          <w:trHeight w:val="300"/>
          <w:trPrChange w:id="361" w:author="Juan Carlos Reyes Guerrero" w:date="2017-03-08T20:01:00Z">
            <w:trPr>
              <w:trHeight w:val="300"/>
            </w:trPr>
          </w:trPrChange>
        </w:trPr>
        <w:tc>
          <w:tcPr>
            <w:cnfStyle w:val="001000000000" w:firstRow="0" w:lastRow="0" w:firstColumn="1" w:lastColumn="0" w:oddVBand="0" w:evenVBand="0" w:oddHBand="0" w:evenHBand="0" w:firstRowFirstColumn="0" w:firstRowLastColumn="0" w:lastRowFirstColumn="0" w:lastRowLastColumn="0"/>
            <w:tcW w:w="1054" w:type="pct"/>
            <w:noWrap/>
            <w:hideMark/>
            <w:tcPrChange w:id="362" w:author="Juan Carlos Reyes Guerrero" w:date="2017-03-08T20:01:00Z">
              <w:tcPr>
                <w:tcW w:w="1054" w:type="pct"/>
                <w:noWrap/>
                <w:hideMark/>
              </w:tcPr>
            </w:tcPrChange>
          </w:tcPr>
          <w:p w14:paraId="0B2E97E1" w14:textId="77777777" w:rsidR="00A74ED3" w:rsidRPr="00837240" w:rsidRDefault="00A74ED3" w:rsidP="00A74ED3">
            <w:pPr>
              <w:cnfStyle w:val="101000000000" w:firstRow="1" w:lastRow="0" w:firstColumn="1" w:lastColumn="0" w:oddVBand="0" w:evenVBand="0" w:oddHBand="0" w:evenHBand="0" w:firstRowFirstColumn="0" w:firstRowLastColumn="0" w:lastRowFirstColumn="0" w:lastRowLastColumn="0"/>
              <w:rPr>
                <w:bCs w:val="0"/>
                <w:color w:val="000000" w:themeColor="text1"/>
                <w:sz w:val="20"/>
                <w:szCs w:val="20"/>
                <w:rPrChange w:id="363" w:author="Juan Carlos Reyes Guerrero" w:date="2017-03-08T20:01:00Z">
                  <w:rPr>
                    <w:bCs w:val="0"/>
                    <w:color w:val="000000" w:themeColor="text1"/>
                    <w:sz w:val="22"/>
                    <w:szCs w:val="22"/>
                  </w:rPr>
                </w:rPrChange>
              </w:rPr>
            </w:pPr>
            <w:r w:rsidRPr="00837240">
              <w:rPr>
                <w:bCs w:val="0"/>
                <w:color w:val="000000" w:themeColor="text1"/>
                <w:sz w:val="20"/>
                <w:szCs w:val="20"/>
                <w:rPrChange w:id="364" w:author="Juan Carlos Reyes Guerrero" w:date="2017-03-08T20:01:00Z">
                  <w:rPr>
                    <w:bCs w:val="0"/>
                    <w:color w:val="000000" w:themeColor="text1"/>
                    <w:sz w:val="22"/>
                    <w:szCs w:val="22"/>
                  </w:rPr>
                </w:rPrChange>
              </w:rPr>
              <w:t xml:space="preserve">Costos Indirectos </w:t>
            </w:r>
          </w:p>
        </w:tc>
        <w:tc>
          <w:tcPr>
            <w:tcW w:w="1041" w:type="pct"/>
            <w:noWrap/>
            <w:hideMark/>
            <w:tcPrChange w:id="365" w:author="Juan Carlos Reyes Guerrero" w:date="2017-03-08T20:01:00Z">
              <w:tcPr>
                <w:tcW w:w="1119" w:type="pct"/>
                <w:noWrap/>
                <w:hideMark/>
              </w:tcPr>
            </w:tcPrChange>
          </w:tcPr>
          <w:p w14:paraId="15853835" w14:textId="77777777" w:rsidR="00A74ED3" w:rsidRPr="00837240"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366" w:author="Juan Carlos Reyes Guerrero" w:date="2017-03-08T20:01:00Z">
                  <w:rPr>
                    <w:bCs w:val="0"/>
                    <w:color w:val="000000" w:themeColor="text1"/>
                    <w:sz w:val="22"/>
                    <w:szCs w:val="22"/>
                  </w:rPr>
                </w:rPrChange>
              </w:rPr>
            </w:pPr>
            <w:r w:rsidRPr="00837240">
              <w:rPr>
                <w:bCs w:val="0"/>
                <w:color w:val="000000" w:themeColor="text1"/>
                <w:sz w:val="20"/>
                <w:szCs w:val="20"/>
                <w:rPrChange w:id="367" w:author="Juan Carlos Reyes Guerrero" w:date="2017-03-08T20:01:00Z">
                  <w:rPr>
                    <w:bCs w:val="0"/>
                    <w:color w:val="000000" w:themeColor="text1"/>
                    <w:sz w:val="22"/>
                    <w:szCs w:val="22"/>
                  </w:rPr>
                </w:rPrChange>
              </w:rPr>
              <w:t>Tiempo dedicado al proyecto en meses</w:t>
            </w:r>
          </w:p>
        </w:tc>
        <w:tc>
          <w:tcPr>
            <w:tcW w:w="1096" w:type="pct"/>
            <w:noWrap/>
            <w:hideMark/>
            <w:tcPrChange w:id="368" w:author="Juan Carlos Reyes Guerrero" w:date="2017-03-08T20:01:00Z">
              <w:tcPr>
                <w:tcW w:w="1018" w:type="pct"/>
                <w:noWrap/>
                <w:hideMark/>
              </w:tcPr>
            </w:tcPrChange>
          </w:tcPr>
          <w:p w14:paraId="32C9F5D6" w14:textId="4DEFC136" w:rsidR="00A74ED3" w:rsidRPr="00837240"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369" w:author="Juan Carlos Reyes Guerrero" w:date="2017-03-08T20:01:00Z">
                  <w:rPr>
                    <w:bCs w:val="0"/>
                    <w:color w:val="000000" w:themeColor="text1"/>
                    <w:sz w:val="22"/>
                    <w:szCs w:val="22"/>
                  </w:rPr>
                </w:rPrChange>
              </w:rPr>
            </w:pPr>
            <w:del w:id="370" w:author="Juan Carlos Reyes Guerrero" w:date="2017-03-08T20:01:00Z">
              <w:r w:rsidRPr="00837240" w:rsidDel="00837240">
                <w:rPr>
                  <w:bCs w:val="0"/>
                  <w:color w:val="000000" w:themeColor="text1"/>
                  <w:sz w:val="20"/>
                  <w:szCs w:val="20"/>
                  <w:rPrChange w:id="371" w:author="Juan Carlos Reyes Guerrero" w:date="2017-03-08T20:01:00Z">
                    <w:rPr>
                      <w:bCs w:val="0"/>
                      <w:color w:val="000000" w:themeColor="text1"/>
                      <w:sz w:val="22"/>
                      <w:szCs w:val="22"/>
                    </w:rPr>
                  </w:rPrChange>
                </w:rPr>
                <w:delText>Valor  por</w:delText>
              </w:r>
            </w:del>
            <w:ins w:id="372" w:author="Juan Carlos Reyes Guerrero" w:date="2017-03-08T20:01:00Z">
              <w:r w:rsidR="00837240" w:rsidRPr="00837240">
                <w:rPr>
                  <w:bCs w:val="0"/>
                  <w:color w:val="000000" w:themeColor="text1"/>
                  <w:sz w:val="20"/>
                  <w:szCs w:val="20"/>
                  <w:rPrChange w:id="373" w:author="Juan Carlos Reyes Guerrero" w:date="2017-03-08T20:01:00Z">
                    <w:rPr>
                      <w:bCs w:val="0"/>
                      <w:color w:val="000000" w:themeColor="text1"/>
                      <w:sz w:val="20"/>
                      <w:szCs w:val="20"/>
                    </w:rPr>
                  </w:rPrChange>
                </w:rPr>
                <w:t>Valor por</w:t>
              </w:r>
            </w:ins>
            <w:r w:rsidRPr="00837240">
              <w:rPr>
                <w:bCs w:val="0"/>
                <w:color w:val="000000" w:themeColor="text1"/>
                <w:sz w:val="20"/>
                <w:szCs w:val="20"/>
                <w:rPrChange w:id="374" w:author="Juan Carlos Reyes Guerrero" w:date="2017-03-08T20:01:00Z">
                  <w:rPr>
                    <w:bCs w:val="0"/>
                    <w:color w:val="000000" w:themeColor="text1"/>
                    <w:sz w:val="22"/>
                    <w:szCs w:val="22"/>
                  </w:rPr>
                </w:rPrChange>
              </w:rPr>
              <w:t xml:space="preserve"> mes</w:t>
            </w:r>
          </w:p>
        </w:tc>
        <w:tc>
          <w:tcPr>
            <w:tcW w:w="626" w:type="pct"/>
            <w:noWrap/>
            <w:hideMark/>
            <w:tcPrChange w:id="375" w:author="Juan Carlos Reyes Guerrero" w:date="2017-03-08T20:01:00Z">
              <w:tcPr>
                <w:tcW w:w="626" w:type="pct"/>
                <w:noWrap/>
                <w:hideMark/>
              </w:tcPr>
            </w:tcPrChange>
          </w:tcPr>
          <w:p w14:paraId="08E8EF82" w14:textId="77777777" w:rsidR="00A74ED3" w:rsidRPr="00837240"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376" w:author="Juan Carlos Reyes Guerrero" w:date="2017-03-08T20:01:00Z">
                  <w:rPr>
                    <w:bCs w:val="0"/>
                    <w:color w:val="000000" w:themeColor="text1"/>
                    <w:sz w:val="22"/>
                    <w:szCs w:val="22"/>
                  </w:rPr>
                </w:rPrChange>
              </w:rPr>
            </w:pPr>
            <w:r w:rsidRPr="00837240">
              <w:rPr>
                <w:bCs w:val="0"/>
                <w:color w:val="000000" w:themeColor="text1"/>
                <w:sz w:val="20"/>
                <w:szCs w:val="20"/>
                <w:rPrChange w:id="377" w:author="Juan Carlos Reyes Guerrero" w:date="2017-03-08T20:01:00Z">
                  <w:rPr>
                    <w:bCs w:val="0"/>
                    <w:color w:val="000000" w:themeColor="text1"/>
                    <w:sz w:val="22"/>
                    <w:szCs w:val="22"/>
                  </w:rPr>
                </w:rPrChange>
              </w:rPr>
              <w:t>Cantidad</w:t>
            </w:r>
          </w:p>
        </w:tc>
        <w:tc>
          <w:tcPr>
            <w:tcW w:w="1183" w:type="pct"/>
            <w:noWrap/>
            <w:hideMark/>
            <w:tcPrChange w:id="378" w:author="Juan Carlos Reyes Guerrero" w:date="2017-03-08T20:01:00Z">
              <w:tcPr>
                <w:tcW w:w="1183" w:type="pct"/>
                <w:noWrap/>
                <w:hideMark/>
              </w:tcPr>
            </w:tcPrChange>
          </w:tcPr>
          <w:p w14:paraId="6B38FCC1" w14:textId="77777777" w:rsidR="00A74ED3" w:rsidRPr="00837240"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379" w:author="Juan Carlos Reyes Guerrero" w:date="2017-03-08T20:01:00Z">
                  <w:rPr>
                    <w:bCs w:val="0"/>
                    <w:color w:val="000000" w:themeColor="text1"/>
                    <w:sz w:val="22"/>
                    <w:szCs w:val="22"/>
                  </w:rPr>
                </w:rPrChange>
              </w:rPr>
            </w:pPr>
            <w:r w:rsidRPr="00837240">
              <w:rPr>
                <w:bCs w:val="0"/>
                <w:color w:val="000000" w:themeColor="text1"/>
                <w:sz w:val="20"/>
                <w:szCs w:val="20"/>
                <w:rPrChange w:id="380" w:author="Juan Carlos Reyes Guerrero" w:date="2017-03-08T20:01:00Z">
                  <w:rPr>
                    <w:bCs w:val="0"/>
                    <w:color w:val="000000" w:themeColor="text1"/>
                    <w:sz w:val="22"/>
                    <w:szCs w:val="22"/>
                  </w:rPr>
                </w:rPrChange>
              </w:rPr>
              <w:t xml:space="preserve">Total </w:t>
            </w:r>
          </w:p>
        </w:tc>
      </w:tr>
      <w:tr w:rsidR="00A74ED3" w:rsidRPr="00837240" w14:paraId="05F8528C" w14:textId="77777777" w:rsidTr="00837240">
        <w:trPr>
          <w:cnfStyle w:val="000000100000" w:firstRow="0" w:lastRow="0" w:firstColumn="0" w:lastColumn="0" w:oddVBand="0" w:evenVBand="0" w:oddHBand="1" w:evenHBand="0" w:firstRowFirstColumn="0" w:firstRowLastColumn="0" w:lastRowFirstColumn="0" w:lastRowLastColumn="0"/>
          <w:trHeight w:val="300"/>
          <w:trPrChange w:id="381" w:author="Juan Carlos Reyes Guerrero" w:date="2017-03-08T20:01:00Z">
            <w:trPr>
              <w:trHeight w:val="300"/>
            </w:trPr>
          </w:trPrChange>
        </w:trPr>
        <w:tc>
          <w:tcPr>
            <w:cnfStyle w:val="001000000000" w:firstRow="0" w:lastRow="0" w:firstColumn="1" w:lastColumn="0" w:oddVBand="0" w:evenVBand="0" w:oddHBand="0" w:evenHBand="0" w:firstRowFirstColumn="0" w:firstRowLastColumn="0" w:lastRowFirstColumn="0" w:lastRowLastColumn="0"/>
            <w:tcW w:w="1054" w:type="pct"/>
            <w:noWrap/>
            <w:hideMark/>
            <w:tcPrChange w:id="382" w:author="Juan Carlos Reyes Guerrero" w:date="2017-03-08T20:01:00Z">
              <w:tcPr>
                <w:tcW w:w="1054" w:type="pct"/>
                <w:noWrap/>
                <w:hideMark/>
              </w:tcPr>
            </w:tcPrChange>
          </w:tcPr>
          <w:p w14:paraId="76FD7A6A" w14:textId="77777777" w:rsidR="00A74ED3" w:rsidRPr="00837240" w:rsidRDefault="00A74ED3" w:rsidP="00A74ED3">
            <w:pPr>
              <w:cnfStyle w:val="001000100000" w:firstRow="0" w:lastRow="0" w:firstColumn="1" w:lastColumn="0" w:oddVBand="0" w:evenVBand="0" w:oddHBand="1" w:evenHBand="0" w:firstRowFirstColumn="0" w:firstRowLastColumn="0" w:lastRowFirstColumn="0" w:lastRowLastColumn="0"/>
              <w:rPr>
                <w:b w:val="0"/>
                <w:color w:val="000000" w:themeColor="text1"/>
                <w:sz w:val="20"/>
                <w:szCs w:val="20"/>
                <w:rPrChange w:id="383" w:author="Juan Carlos Reyes Guerrero" w:date="2017-03-08T20:01:00Z">
                  <w:rPr>
                    <w:b w:val="0"/>
                    <w:color w:val="000000" w:themeColor="text1"/>
                    <w:sz w:val="22"/>
                    <w:szCs w:val="22"/>
                  </w:rPr>
                </w:rPrChange>
              </w:rPr>
            </w:pPr>
            <w:r w:rsidRPr="00837240">
              <w:rPr>
                <w:b w:val="0"/>
                <w:color w:val="000000" w:themeColor="text1"/>
                <w:sz w:val="20"/>
                <w:szCs w:val="20"/>
                <w:rPrChange w:id="384" w:author="Juan Carlos Reyes Guerrero" w:date="2017-03-08T20:01:00Z">
                  <w:rPr>
                    <w:b w:val="0"/>
                    <w:color w:val="000000" w:themeColor="text1"/>
                    <w:sz w:val="22"/>
                    <w:szCs w:val="22"/>
                  </w:rPr>
                </w:rPrChange>
              </w:rPr>
              <w:t xml:space="preserve">Servicios de </w:t>
            </w:r>
            <w:r w:rsidR="00F37BA2" w:rsidRPr="00837240">
              <w:rPr>
                <w:b w:val="0"/>
                <w:color w:val="000000" w:themeColor="text1"/>
                <w:sz w:val="20"/>
                <w:szCs w:val="20"/>
                <w:rPrChange w:id="385" w:author="Juan Carlos Reyes Guerrero" w:date="2017-03-08T20:01:00Z">
                  <w:rPr>
                    <w:b w:val="0"/>
                    <w:color w:val="000000" w:themeColor="text1"/>
                    <w:sz w:val="22"/>
                    <w:szCs w:val="22"/>
                  </w:rPr>
                </w:rPrChange>
              </w:rPr>
              <w:t>Mensajería</w:t>
            </w:r>
          </w:p>
        </w:tc>
        <w:tc>
          <w:tcPr>
            <w:tcW w:w="1041" w:type="pct"/>
            <w:noWrap/>
            <w:hideMark/>
            <w:tcPrChange w:id="386" w:author="Juan Carlos Reyes Guerrero" w:date="2017-03-08T20:01:00Z">
              <w:tcPr>
                <w:tcW w:w="1119" w:type="pct"/>
                <w:noWrap/>
                <w:hideMark/>
              </w:tcPr>
            </w:tcPrChange>
          </w:tcPr>
          <w:p w14:paraId="754E36BB"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387" w:author="Juan Carlos Reyes Guerrero" w:date="2017-03-08T20:01:00Z">
                  <w:rPr>
                    <w:color w:val="000000" w:themeColor="text1"/>
                    <w:sz w:val="22"/>
                    <w:szCs w:val="22"/>
                  </w:rPr>
                </w:rPrChange>
              </w:rPr>
            </w:pPr>
            <w:r w:rsidRPr="00837240">
              <w:rPr>
                <w:color w:val="000000" w:themeColor="text1"/>
                <w:sz w:val="20"/>
                <w:szCs w:val="20"/>
                <w:rPrChange w:id="388" w:author="Juan Carlos Reyes Guerrero" w:date="2017-03-08T20:01:00Z">
                  <w:rPr>
                    <w:color w:val="000000" w:themeColor="text1"/>
                    <w:sz w:val="22"/>
                    <w:szCs w:val="22"/>
                  </w:rPr>
                </w:rPrChange>
              </w:rPr>
              <w:t>12</w:t>
            </w:r>
          </w:p>
        </w:tc>
        <w:tc>
          <w:tcPr>
            <w:tcW w:w="1096" w:type="pct"/>
            <w:noWrap/>
            <w:hideMark/>
            <w:tcPrChange w:id="389" w:author="Juan Carlos Reyes Guerrero" w:date="2017-03-08T20:01:00Z">
              <w:tcPr>
                <w:tcW w:w="1018" w:type="pct"/>
                <w:noWrap/>
                <w:hideMark/>
              </w:tcPr>
            </w:tcPrChange>
          </w:tcPr>
          <w:p w14:paraId="54969872"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390" w:author="Juan Carlos Reyes Guerrero" w:date="2017-03-08T20:01:00Z">
                  <w:rPr>
                    <w:color w:val="000000" w:themeColor="text1"/>
                    <w:sz w:val="22"/>
                    <w:szCs w:val="22"/>
                  </w:rPr>
                </w:rPrChange>
              </w:rPr>
            </w:pPr>
            <w:r w:rsidRPr="00837240">
              <w:rPr>
                <w:color w:val="000000" w:themeColor="text1"/>
                <w:sz w:val="20"/>
                <w:szCs w:val="20"/>
                <w:rPrChange w:id="391" w:author="Juan Carlos Reyes Guerrero" w:date="2017-03-08T20:01:00Z">
                  <w:rPr>
                    <w:color w:val="000000" w:themeColor="text1"/>
                    <w:sz w:val="22"/>
                    <w:szCs w:val="22"/>
                  </w:rPr>
                </w:rPrChange>
              </w:rPr>
              <w:t>$               750.000</w:t>
            </w:r>
          </w:p>
        </w:tc>
        <w:tc>
          <w:tcPr>
            <w:tcW w:w="626" w:type="pct"/>
            <w:noWrap/>
            <w:hideMark/>
            <w:tcPrChange w:id="392" w:author="Juan Carlos Reyes Guerrero" w:date="2017-03-08T20:01:00Z">
              <w:tcPr>
                <w:tcW w:w="626" w:type="pct"/>
                <w:noWrap/>
                <w:hideMark/>
              </w:tcPr>
            </w:tcPrChange>
          </w:tcPr>
          <w:p w14:paraId="306338A3"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393" w:author="Juan Carlos Reyes Guerrero" w:date="2017-03-08T20:01:00Z">
                  <w:rPr>
                    <w:color w:val="000000" w:themeColor="text1"/>
                    <w:sz w:val="22"/>
                    <w:szCs w:val="22"/>
                  </w:rPr>
                </w:rPrChange>
              </w:rPr>
            </w:pPr>
            <w:r w:rsidRPr="00837240">
              <w:rPr>
                <w:color w:val="000000" w:themeColor="text1"/>
                <w:sz w:val="20"/>
                <w:szCs w:val="20"/>
                <w:rPrChange w:id="394" w:author="Juan Carlos Reyes Guerrero" w:date="2017-03-08T20:01:00Z">
                  <w:rPr>
                    <w:color w:val="000000" w:themeColor="text1"/>
                    <w:sz w:val="22"/>
                    <w:szCs w:val="22"/>
                  </w:rPr>
                </w:rPrChange>
              </w:rPr>
              <w:t>1</w:t>
            </w:r>
          </w:p>
        </w:tc>
        <w:tc>
          <w:tcPr>
            <w:tcW w:w="1183" w:type="pct"/>
            <w:noWrap/>
            <w:hideMark/>
            <w:tcPrChange w:id="395" w:author="Juan Carlos Reyes Guerrero" w:date="2017-03-08T20:01:00Z">
              <w:tcPr>
                <w:tcW w:w="1183" w:type="pct"/>
                <w:noWrap/>
                <w:hideMark/>
              </w:tcPr>
            </w:tcPrChange>
          </w:tcPr>
          <w:p w14:paraId="69809C48"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396" w:author="Juan Carlos Reyes Guerrero" w:date="2017-03-08T20:01:00Z">
                  <w:rPr>
                    <w:color w:val="000000" w:themeColor="text1"/>
                    <w:sz w:val="22"/>
                    <w:szCs w:val="22"/>
                  </w:rPr>
                </w:rPrChange>
              </w:rPr>
            </w:pPr>
            <w:r w:rsidRPr="00837240">
              <w:rPr>
                <w:color w:val="000000" w:themeColor="text1"/>
                <w:sz w:val="20"/>
                <w:szCs w:val="20"/>
                <w:rPrChange w:id="397" w:author="Juan Carlos Reyes Guerrero" w:date="2017-03-08T20:01:00Z">
                  <w:rPr>
                    <w:color w:val="000000" w:themeColor="text1"/>
                    <w:sz w:val="22"/>
                    <w:szCs w:val="22"/>
                  </w:rPr>
                </w:rPrChange>
              </w:rPr>
              <w:t>$           9.000.000</w:t>
            </w:r>
          </w:p>
        </w:tc>
      </w:tr>
      <w:tr w:rsidR="00A74ED3" w:rsidRPr="00837240" w14:paraId="1E4E8D67" w14:textId="77777777" w:rsidTr="00837240">
        <w:trPr>
          <w:trHeight w:val="300"/>
          <w:trPrChange w:id="398" w:author="Juan Carlos Reyes Guerrero" w:date="2017-03-08T20:01:00Z">
            <w:trPr>
              <w:trHeight w:val="300"/>
            </w:trPr>
          </w:trPrChange>
        </w:trPr>
        <w:tc>
          <w:tcPr>
            <w:cnfStyle w:val="001000000000" w:firstRow="0" w:lastRow="0" w:firstColumn="1" w:lastColumn="0" w:oddVBand="0" w:evenVBand="0" w:oddHBand="0" w:evenHBand="0" w:firstRowFirstColumn="0" w:firstRowLastColumn="0" w:lastRowFirstColumn="0" w:lastRowLastColumn="0"/>
            <w:tcW w:w="1054" w:type="pct"/>
            <w:noWrap/>
            <w:hideMark/>
            <w:tcPrChange w:id="399" w:author="Juan Carlos Reyes Guerrero" w:date="2017-03-08T20:01:00Z">
              <w:tcPr>
                <w:tcW w:w="1054" w:type="pct"/>
                <w:noWrap/>
                <w:hideMark/>
              </w:tcPr>
            </w:tcPrChange>
          </w:tcPr>
          <w:p w14:paraId="228376EA" w14:textId="77777777" w:rsidR="00A74ED3" w:rsidRPr="00837240" w:rsidRDefault="00A74ED3" w:rsidP="00A74ED3">
            <w:pPr>
              <w:rPr>
                <w:b w:val="0"/>
                <w:color w:val="000000" w:themeColor="text1"/>
                <w:sz w:val="20"/>
                <w:szCs w:val="20"/>
                <w:rPrChange w:id="400" w:author="Juan Carlos Reyes Guerrero" w:date="2017-03-08T20:01:00Z">
                  <w:rPr>
                    <w:b w:val="0"/>
                    <w:color w:val="000000" w:themeColor="text1"/>
                    <w:sz w:val="22"/>
                    <w:szCs w:val="22"/>
                  </w:rPr>
                </w:rPrChange>
              </w:rPr>
            </w:pPr>
            <w:r w:rsidRPr="00837240">
              <w:rPr>
                <w:b w:val="0"/>
                <w:color w:val="000000" w:themeColor="text1"/>
                <w:sz w:val="20"/>
                <w:szCs w:val="20"/>
                <w:rPrChange w:id="401" w:author="Juan Carlos Reyes Guerrero" w:date="2017-03-08T20:01:00Z">
                  <w:rPr>
                    <w:b w:val="0"/>
                    <w:color w:val="000000" w:themeColor="text1"/>
                    <w:sz w:val="22"/>
                    <w:szCs w:val="22"/>
                  </w:rPr>
                </w:rPrChange>
              </w:rPr>
              <w:t xml:space="preserve">Servicios de Seguridad </w:t>
            </w:r>
          </w:p>
        </w:tc>
        <w:tc>
          <w:tcPr>
            <w:tcW w:w="1041" w:type="pct"/>
            <w:noWrap/>
            <w:hideMark/>
            <w:tcPrChange w:id="402" w:author="Juan Carlos Reyes Guerrero" w:date="2017-03-08T20:01:00Z">
              <w:tcPr>
                <w:tcW w:w="1119" w:type="pct"/>
                <w:noWrap/>
                <w:hideMark/>
              </w:tcPr>
            </w:tcPrChange>
          </w:tcPr>
          <w:p w14:paraId="2875AF5F" w14:textId="77777777" w:rsidR="00A74ED3" w:rsidRPr="00837240"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403" w:author="Juan Carlos Reyes Guerrero" w:date="2017-03-08T20:01:00Z">
                  <w:rPr>
                    <w:color w:val="000000" w:themeColor="text1"/>
                    <w:sz w:val="22"/>
                    <w:szCs w:val="22"/>
                  </w:rPr>
                </w:rPrChange>
              </w:rPr>
            </w:pPr>
            <w:r w:rsidRPr="00837240">
              <w:rPr>
                <w:color w:val="000000" w:themeColor="text1"/>
                <w:sz w:val="20"/>
                <w:szCs w:val="20"/>
                <w:rPrChange w:id="404" w:author="Juan Carlos Reyes Guerrero" w:date="2017-03-08T20:01:00Z">
                  <w:rPr>
                    <w:color w:val="000000" w:themeColor="text1"/>
                    <w:sz w:val="22"/>
                    <w:szCs w:val="22"/>
                  </w:rPr>
                </w:rPrChange>
              </w:rPr>
              <w:t>12</w:t>
            </w:r>
          </w:p>
        </w:tc>
        <w:tc>
          <w:tcPr>
            <w:tcW w:w="1096" w:type="pct"/>
            <w:noWrap/>
            <w:hideMark/>
            <w:tcPrChange w:id="405" w:author="Juan Carlos Reyes Guerrero" w:date="2017-03-08T20:01:00Z">
              <w:tcPr>
                <w:tcW w:w="1018" w:type="pct"/>
                <w:noWrap/>
                <w:hideMark/>
              </w:tcPr>
            </w:tcPrChange>
          </w:tcPr>
          <w:p w14:paraId="45D5AA7A" w14:textId="77777777" w:rsidR="00A74ED3" w:rsidRPr="00837240"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406" w:author="Juan Carlos Reyes Guerrero" w:date="2017-03-08T20:01:00Z">
                  <w:rPr>
                    <w:color w:val="000000" w:themeColor="text1"/>
                    <w:sz w:val="22"/>
                    <w:szCs w:val="22"/>
                  </w:rPr>
                </w:rPrChange>
              </w:rPr>
            </w:pPr>
            <w:r w:rsidRPr="00837240">
              <w:rPr>
                <w:color w:val="000000" w:themeColor="text1"/>
                <w:sz w:val="20"/>
                <w:szCs w:val="20"/>
                <w:rPrChange w:id="407" w:author="Juan Carlos Reyes Guerrero" w:date="2017-03-08T20:01:00Z">
                  <w:rPr>
                    <w:color w:val="000000" w:themeColor="text1"/>
                    <w:sz w:val="22"/>
                    <w:szCs w:val="22"/>
                  </w:rPr>
                </w:rPrChange>
              </w:rPr>
              <w:t>$               850.000</w:t>
            </w:r>
          </w:p>
        </w:tc>
        <w:tc>
          <w:tcPr>
            <w:tcW w:w="626" w:type="pct"/>
            <w:noWrap/>
            <w:hideMark/>
            <w:tcPrChange w:id="408" w:author="Juan Carlos Reyes Guerrero" w:date="2017-03-08T20:01:00Z">
              <w:tcPr>
                <w:tcW w:w="626" w:type="pct"/>
                <w:noWrap/>
                <w:hideMark/>
              </w:tcPr>
            </w:tcPrChange>
          </w:tcPr>
          <w:p w14:paraId="30F9D16E" w14:textId="77777777" w:rsidR="00A74ED3" w:rsidRPr="00837240"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409" w:author="Juan Carlos Reyes Guerrero" w:date="2017-03-08T20:01:00Z">
                  <w:rPr>
                    <w:color w:val="000000" w:themeColor="text1"/>
                    <w:sz w:val="22"/>
                    <w:szCs w:val="22"/>
                  </w:rPr>
                </w:rPrChange>
              </w:rPr>
            </w:pPr>
            <w:r w:rsidRPr="00837240">
              <w:rPr>
                <w:color w:val="000000" w:themeColor="text1"/>
                <w:sz w:val="20"/>
                <w:szCs w:val="20"/>
                <w:rPrChange w:id="410" w:author="Juan Carlos Reyes Guerrero" w:date="2017-03-08T20:01:00Z">
                  <w:rPr>
                    <w:color w:val="000000" w:themeColor="text1"/>
                    <w:sz w:val="22"/>
                    <w:szCs w:val="22"/>
                  </w:rPr>
                </w:rPrChange>
              </w:rPr>
              <w:t>1</w:t>
            </w:r>
          </w:p>
        </w:tc>
        <w:tc>
          <w:tcPr>
            <w:tcW w:w="1183" w:type="pct"/>
            <w:noWrap/>
            <w:hideMark/>
            <w:tcPrChange w:id="411" w:author="Juan Carlos Reyes Guerrero" w:date="2017-03-08T20:01:00Z">
              <w:tcPr>
                <w:tcW w:w="1183" w:type="pct"/>
                <w:noWrap/>
                <w:hideMark/>
              </w:tcPr>
            </w:tcPrChange>
          </w:tcPr>
          <w:p w14:paraId="7AE42AE5" w14:textId="77777777" w:rsidR="00A74ED3" w:rsidRPr="00837240"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412" w:author="Juan Carlos Reyes Guerrero" w:date="2017-03-08T20:01:00Z">
                  <w:rPr>
                    <w:color w:val="000000" w:themeColor="text1"/>
                    <w:sz w:val="22"/>
                    <w:szCs w:val="22"/>
                  </w:rPr>
                </w:rPrChange>
              </w:rPr>
            </w:pPr>
            <w:r w:rsidRPr="00837240">
              <w:rPr>
                <w:color w:val="000000" w:themeColor="text1"/>
                <w:sz w:val="20"/>
                <w:szCs w:val="20"/>
                <w:rPrChange w:id="413" w:author="Juan Carlos Reyes Guerrero" w:date="2017-03-08T20:01:00Z">
                  <w:rPr>
                    <w:color w:val="000000" w:themeColor="text1"/>
                    <w:sz w:val="22"/>
                    <w:szCs w:val="22"/>
                  </w:rPr>
                </w:rPrChange>
              </w:rPr>
              <w:t>$         10.200.000</w:t>
            </w:r>
          </w:p>
        </w:tc>
      </w:tr>
      <w:tr w:rsidR="00A74ED3" w:rsidRPr="00837240" w14:paraId="5AA4B3A8" w14:textId="77777777" w:rsidTr="00837240">
        <w:trPr>
          <w:cnfStyle w:val="000000100000" w:firstRow="0" w:lastRow="0" w:firstColumn="0" w:lastColumn="0" w:oddVBand="0" w:evenVBand="0" w:oddHBand="1" w:evenHBand="0" w:firstRowFirstColumn="0" w:firstRowLastColumn="0" w:lastRowFirstColumn="0" w:lastRowLastColumn="0"/>
          <w:trHeight w:val="300"/>
          <w:trPrChange w:id="414" w:author="Juan Carlos Reyes Guerrero" w:date="2017-03-08T20:01:00Z">
            <w:trPr>
              <w:trHeight w:val="300"/>
            </w:trPr>
          </w:trPrChange>
        </w:trPr>
        <w:tc>
          <w:tcPr>
            <w:cnfStyle w:val="001000000000" w:firstRow="0" w:lastRow="0" w:firstColumn="1" w:lastColumn="0" w:oddVBand="0" w:evenVBand="0" w:oddHBand="0" w:evenHBand="0" w:firstRowFirstColumn="0" w:firstRowLastColumn="0" w:lastRowFirstColumn="0" w:lastRowLastColumn="0"/>
            <w:tcW w:w="1054" w:type="pct"/>
            <w:noWrap/>
            <w:hideMark/>
            <w:tcPrChange w:id="415" w:author="Juan Carlos Reyes Guerrero" w:date="2017-03-08T20:01:00Z">
              <w:tcPr>
                <w:tcW w:w="1054" w:type="pct"/>
                <w:noWrap/>
                <w:hideMark/>
              </w:tcPr>
            </w:tcPrChange>
          </w:tcPr>
          <w:p w14:paraId="469365C9" w14:textId="77777777" w:rsidR="00A74ED3" w:rsidRPr="00837240" w:rsidRDefault="00A74ED3" w:rsidP="00A74ED3">
            <w:pPr>
              <w:cnfStyle w:val="001000100000" w:firstRow="0" w:lastRow="0" w:firstColumn="1" w:lastColumn="0" w:oddVBand="0" w:evenVBand="0" w:oddHBand="1" w:evenHBand="0" w:firstRowFirstColumn="0" w:firstRowLastColumn="0" w:lastRowFirstColumn="0" w:lastRowLastColumn="0"/>
              <w:rPr>
                <w:b w:val="0"/>
                <w:color w:val="000000" w:themeColor="text1"/>
                <w:sz w:val="20"/>
                <w:szCs w:val="20"/>
                <w:rPrChange w:id="416" w:author="Juan Carlos Reyes Guerrero" w:date="2017-03-08T20:01:00Z">
                  <w:rPr>
                    <w:b w:val="0"/>
                    <w:color w:val="000000" w:themeColor="text1"/>
                    <w:sz w:val="22"/>
                    <w:szCs w:val="22"/>
                  </w:rPr>
                </w:rPrChange>
              </w:rPr>
            </w:pPr>
            <w:r w:rsidRPr="00837240">
              <w:rPr>
                <w:b w:val="0"/>
                <w:color w:val="000000" w:themeColor="text1"/>
                <w:sz w:val="20"/>
                <w:szCs w:val="20"/>
                <w:rPrChange w:id="417" w:author="Juan Carlos Reyes Guerrero" w:date="2017-03-08T20:01:00Z">
                  <w:rPr>
                    <w:b w:val="0"/>
                    <w:color w:val="000000" w:themeColor="text1"/>
                    <w:sz w:val="22"/>
                    <w:szCs w:val="22"/>
                  </w:rPr>
                </w:rPrChange>
              </w:rPr>
              <w:t xml:space="preserve">Servicios generales </w:t>
            </w:r>
          </w:p>
        </w:tc>
        <w:tc>
          <w:tcPr>
            <w:tcW w:w="1041" w:type="pct"/>
            <w:noWrap/>
            <w:hideMark/>
            <w:tcPrChange w:id="418" w:author="Juan Carlos Reyes Guerrero" w:date="2017-03-08T20:01:00Z">
              <w:tcPr>
                <w:tcW w:w="1119" w:type="pct"/>
                <w:noWrap/>
                <w:hideMark/>
              </w:tcPr>
            </w:tcPrChange>
          </w:tcPr>
          <w:p w14:paraId="1FB4A0CB"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419" w:author="Juan Carlos Reyes Guerrero" w:date="2017-03-08T20:01:00Z">
                  <w:rPr>
                    <w:color w:val="000000" w:themeColor="text1"/>
                    <w:sz w:val="22"/>
                    <w:szCs w:val="22"/>
                  </w:rPr>
                </w:rPrChange>
              </w:rPr>
            </w:pPr>
            <w:r w:rsidRPr="00837240">
              <w:rPr>
                <w:color w:val="000000" w:themeColor="text1"/>
                <w:sz w:val="20"/>
                <w:szCs w:val="20"/>
                <w:rPrChange w:id="420" w:author="Juan Carlos Reyes Guerrero" w:date="2017-03-08T20:01:00Z">
                  <w:rPr>
                    <w:color w:val="000000" w:themeColor="text1"/>
                    <w:sz w:val="22"/>
                    <w:szCs w:val="22"/>
                  </w:rPr>
                </w:rPrChange>
              </w:rPr>
              <w:t>12</w:t>
            </w:r>
          </w:p>
        </w:tc>
        <w:tc>
          <w:tcPr>
            <w:tcW w:w="1096" w:type="pct"/>
            <w:noWrap/>
            <w:hideMark/>
            <w:tcPrChange w:id="421" w:author="Juan Carlos Reyes Guerrero" w:date="2017-03-08T20:01:00Z">
              <w:tcPr>
                <w:tcW w:w="1018" w:type="pct"/>
                <w:noWrap/>
                <w:hideMark/>
              </w:tcPr>
            </w:tcPrChange>
          </w:tcPr>
          <w:p w14:paraId="6F895E3D"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422" w:author="Juan Carlos Reyes Guerrero" w:date="2017-03-08T20:01:00Z">
                  <w:rPr>
                    <w:color w:val="000000" w:themeColor="text1"/>
                    <w:sz w:val="22"/>
                    <w:szCs w:val="22"/>
                  </w:rPr>
                </w:rPrChange>
              </w:rPr>
            </w:pPr>
            <w:r w:rsidRPr="00837240">
              <w:rPr>
                <w:color w:val="000000" w:themeColor="text1"/>
                <w:sz w:val="20"/>
                <w:szCs w:val="20"/>
                <w:rPrChange w:id="423" w:author="Juan Carlos Reyes Guerrero" w:date="2017-03-08T20:01:00Z">
                  <w:rPr>
                    <w:color w:val="000000" w:themeColor="text1"/>
                    <w:sz w:val="22"/>
                    <w:szCs w:val="22"/>
                  </w:rPr>
                </w:rPrChange>
              </w:rPr>
              <w:t>$               800.000</w:t>
            </w:r>
          </w:p>
        </w:tc>
        <w:tc>
          <w:tcPr>
            <w:tcW w:w="626" w:type="pct"/>
            <w:noWrap/>
            <w:hideMark/>
            <w:tcPrChange w:id="424" w:author="Juan Carlos Reyes Guerrero" w:date="2017-03-08T20:01:00Z">
              <w:tcPr>
                <w:tcW w:w="626" w:type="pct"/>
                <w:noWrap/>
                <w:hideMark/>
              </w:tcPr>
            </w:tcPrChange>
          </w:tcPr>
          <w:p w14:paraId="03F149D8"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425" w:author="Juan Carlos Reyes Guerrero" w:date="2017-03-08T20:01:00Z">
                  <w:rPr>
                    <w:color w:val="000000" w:themeColor="text1"/>
                    <w:sz w:val="22"/>
                    <w:szCs w:val="22"/>
                  </w:rPr>
                </w:rPrChange>
              </w:rPr>
            </w:pPr>
            <w:r w:rsidRPr="00837240">
              <w:rPr>
                <w:color w:val="000000" w:themeColor="text1"/>
                <w:sz w:val="20"/>
                <w:szCs w:val="20"/>
                <w:rPrChange w:id="426" w:author="Juan Carlos Reyes Guerrero" w:date="2017-03-08T20:01:00Z">
                  <w:rPr>
                    <w:color w:val="000000" w:themeColor="text1"/>
                    <w:sz w:val="22"/>
                    <w:szCs w:val="22"/>
                  </w:rPr>
                </w:rPrChange>
              </w:rPr>
              <w:t>1</w:t>
            </w:r>
          </w:p>
        </w:tc>
        <w:tc>
          <w:tcPr>
            <w:tcW w:w="1183" w:type="pct"/>
            <w:noWrap/>
            <w:hideMark/>
            <w:tcPrChange w:id="427" w:author="Juan Carlos Reyes Guerrero" w:date="2017-03-08T20:01:00Z">
              <w:tcPr>
                <w:tcW w:w="1183" w:type="pct"/>
                <w:noWrap/>
                <w:hideMark/>
              </w:tcPr>
            </w:tcPrChange>
          </w:tcPr>
          <w:p w14:paraId="5AAA845C"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428" w:author="Juan Carlos Reyes Guerrero" w:date="2017-03-08T20:01:00Z">
                  <w:rPr>
                    <w:color w:val="000000" w:themeColor="text1"/>
                    <w:sz w:val="22"/>
                    <w:szCs w:val="22"/>
                  </w:rPr>
                </w:rPrChange>
              </w:rPr>
            </w:pPr>
            <w:r w:rsidRPr="00837240">
              <w:rPr>
                <w:color w:val="000000" w:themeColor="text1"/>
                <w:sz w:val="20"/>
                <w:szCs w:val="20"/>
                <w:rPrChange w:id="429" w:author="Juan Carlos Reyes Guerrero" w:date="2017-03-08T20:01:00Z">
                  <w:rPr>
                    <w:color w:val="000000" w:themeColor="text1"/>
                    <w:sz w:val="22"/>
                    <w:szCs w:val="22"/>
                  </w:rPr>
                </w:rPrChange>
              </w:rPr>
              <w:t>$           9.600.000</w:t>
            </w:r>
          </w:p>
        </w:tc>
      </w:tr>
      <w:tr w:rsidR="00A74ED3" w:rsidRPr="00837240" w14:paraId="609A225E" w14:textId="77777777" w:rsidTr="00837240">
        <w:trPr>
          <w:trHeight w:val="300"/>
          <w:trPrChange w:id="430" w:author="Juan Carlos Reyes Guerrero" w:date="2017-03-08T20:01:00Z">
            <w:trPr>
              <w:trHeight w:val="300"/>
            </w:trPr>
          </w:trPrChange>
        </w:trPr>
        <w:tc>
          <w:tcPr>
            <w:cnfStyle w:val="001000000000" w:firstRow="0" w:lastRow="0" w:firstColumn="1" w:lastColumn="0" w:oddVBand="0" w:evenVBand="0" w:oddHBand="0" w:evenHBand="0" w:firstRowFirstColumn="0" w:firstRowLastColumn="0" w:lastRowFirstColumn="0" w:lastRowLastColumn="0"/>
            <w:tcW w:w="1054" w:type="pct"/>
            <w:noWrap/>
            <w:hideMark/>
            <w:tcPrChange w:id="431" w:author="Juan Carlos Reyes Guerrero" w:date="2017-03-08T20:01:00Z">
              <w:tcPr>
                <w:tcW w:w="1054" w:type="pct"/>
                <w:noWrap/>
                <w:hideMark/>
              </w:tcPr>
            </w:tcPrChange>
          </w:tcPr>
          <w:p w14:paraId="7B8D25FE" w14:textId="77777777" w:rsidR="00A74ED3" w:rsidRPr="00837240" w:rsidRDefault="00A74ED3" w:rsidP="00A74ED3">
            <w:pPr>
              <w:rPr>
                <w:b w:val="0"/>
                <w:color w:val="000000" w:themeColor="text1"/>
                <w:sz w:val="20"/>
                <w:szCs w:val="20"/>
                <w:rPrChange w:id="432" w:author="Juan Carlos Reyes Guerrero" w:date="2017-03-08T20:01:00Z">
                  <w:rPr>
                    <w:b w:val="0"/>
                    <w:color w:val="000000" w:themeColor="text1"/>
                    <w:sz w:val="22"/>
                    <w:szCs w:val="22"/>
                  </w:rPr>
                </w:rPrChange>
              </w:rPr>
            </w:pPr>
            <w:r w:rsidRPr="00837240">
              <w:rPr>
                <w:b w:val="0"/>
                <w:color w:val="000000" w:themeColor="text1"/>
                <w:sz w:val="20"/>
                <w:szCs w:val="20"/>
                <w:rPrChange w:id="433" w:author="Juan Carlos Reyes Guerrero" w:date="2017-03-08T20:01:00Z">
                  <w:rPr>
                    <w:b w:val="0"/>
                    <w:color w:val="000000" w:themeColor="text1"/>
                    <w:sz w:val="22"/>
                    <w:szCs w:val="22"/>
                  </w:rPr>
                </w:rPrChange>
              </w:rPr>
              <w:t xml:space="preserve">Repuestos </w:t>
            </w:r>
          </w:p>
        </w:tc>
        <w:tc>
          <w:tcPr>
            <w:tcW w:w="1041" w:type="pct"/>
            <w:noWrap/>
            <w:hideMark/>
            <w:tcPrChange w:id="434" w:author="Juan Carlos Reyes Guerrero" w:date="2017-03-08T20:01:00Z">
              <w:tcPr>
                <w:tcW w:w="1119" w:type="pct"/>
                <w:noWrap/>
                <w:hideMark/>
              </w:tcPr>
            </w:tcPrChange>
          </w:tcPr>
          <w:p w14:paraId="70F78C0A" w14:textId="77777777" w:rsidR="00A74ED3" w:rsidRPr="00837240"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435" w:author="Juan Carlos Reyes Guerrero" w:date="2017-03-08T20:01:00Z">
                  <w:rPr>
                    <w:color w:val="000000" w:themeColor="text1"/>
                    <w:sz w:val="22"/>
                    <w:szCs w:val="22"/>
                  </w:rPr>
                </w:rPrChange>
              </w:rPr>
            </w:pPr>
            <w:r w:rsidRPr="00837240">
              <w:rPr>
                <w:color w:val="000000" w:themeColor="text1"/>
                <w:sz w:val="20"/>
                <w:szCs w:val="20"/>
                <w:rPrChange w:id="436" w:author="Juan Carlos Reyes Guerrero" w:date="2017-03-08T20:01:00Z">
                  <w:rPr>
                    <w:color w:val="000000" w:themeColor="text1"/>
                    <w:sz w:val="22"/>
                    <w:szCs w:val="22"/>
                  </w:rPr>
                </w:rPrChange>
              </w:rPr>
              <w:t>1</w:t>
            </w:r>
          </w:p>
        </w:tc>
        <w:tc>
          <w:tcPr>
            <w:tcW w:w="1096" w:type="pct"/>
            <w:noWrap/>
            <w:hideMark/>
            <w:tcPrChange w:id="437" w:author="Juan Carlos Reyes Guerrero" w:date="2017-03-08T20:01:00Z">
              <w:tcPr>
                <w:tcW w:w="1018" w:type="pct"/>
                <w:noWrap/>
                <w:hideMark/>
              </w:tcPr>
            </w:tcPrChange>
          </w:tcPr>
          <w:p w14:paraId="63C444C1" w14:textId="77777777" w:rsidR="00A74ED3" w:rsidRPr="00837240"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438" w:author="Juan Carlos Reyes Guerrero" w:date="2017-03-08T20:01:00Z">
                  <w:rPr>
                    <w:color w:val="000000" w:themeColor="text1"/>
                    <w:sz w:val="22"/>
                    <w:szCs w:val="22"/>
                  </w:rPr>
                </w:rPrChange>
              </w:rPr>
            </w:pPr>
            <w:r w:rsidRPr="00837240">
              <w:rPr>
                <w:color w:val="000000" w:themeColor="text1"/>
                <w:sz w:val="20"/>
                <w:szCs w:val="20"/>
                <w:rPrChange w:id="439" w:author="Juan Carlos Reyes Guerrero" w:date="2017-03-08T20:01:00Z">
                  <w:rPr>
                    <w:color w:val="000000" w:themeColor="text1"/>
                    <w:sz w:val="22"/>
                    <w:szCs w:val="22"/>
                  </w:rPr>
                </w:rPrChange>
              </w:rPr>
              <w:t>$               250.000</w:t>
            </w:r>
          </w:p>
        </w:tc>
        <w:tc>
          <w:tcPr>
            <w:tcW w:w="626" w:type="pct"/>
            <w:noWrap/>
            <w:hideMark/>
            <w:tcPrChange w:id="440" w:author="Juan Carlos Reyes Guerrero" w:date="2017-03-08T20:01:00Z">
              <w:tcPr>
                <w:tcW w:w="626" w:type="pct"/>
                <w:noWrap/>
                <w:hideMark/>
              </w:tcPr>
            </w:tcPrChange>
          </w:tcPr>
          <w:p w14:paraId="7B8E9A51" w14:textId="77777777" w:rsidR="00A74ED3" w:rsidRPr="00837240"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441" w:author="Juan Carlos Reyes Guerrero" w:date="2017-03-08T20:01:00Z">
                  <w:rPr>
                    <w:color w:val="000000" w:themeColor="text1"/>
                    <w:sz w:val="22"/>
                    <w:szCs w:val="22"/>
                  </w:rPr>
                </w:rPrChange>
              </w:rPr>
            </w:pPr>
            <w:r w:rsidRPr="00837240">
              <w:rPr>
                <w:color w:val="000000" w:themeColor="text1"/>
                <w:sz w:val="20"/>
                <w:szCs w:val="20"/>
                <w:rPrChange w:id="442" w:author="Juan Carlos Reyes Guerrero" w:date="2017-03-08T20:01:00Z">
                  <w:rPr>
                    <w:color w:val="000000" w:themeColor="text1"/>
                    <w:sz w:val="22"/>
                    <w:szCs w:val="22"/>
                  </w:rPr>
                </w:rPrChange>
              </w:rPr>
              <w:t>2</w:t>
            </w:r>
          </w:p>
        </w:tc>
        <w:tc>
          <w:tcPr>
            <w:tcW w:w="1183" w:type="pct"/>
            <w:noWrap/>
            <w:hideMark/>
            <w:tcPrChange w:id="443" w:author="Juan Carlos Reyes Guerrero" w:date="2017-03-08T20:01:00Z">
              <w:tcPr>
                <w:tcW w:w="1183" w:type="pct"/>
                <w:noWrap/>
                <w:hideMark/>
              </w:tcPr>
            </w:tcPrChange>
          </w:tcPr>
          <w:p w14:paraId="28C31F72" w14:textId="77777777" w:rsidR="00A74ED3" w:rsidRPr="00837240"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444" w:author="Juan Carlos Reyes Guerrero" w:date="2017-03-08T20:01:00Z">
                  <w:rPr>
                    <w:color w:val="000000" w:themeColor="text1"/>
                    <w:sz w:val="22"/>
                    <w:szCs w:val="22"/>
                  </w:rPr>
                </w:rPrChange>
              </w:rPr>
            </w:pPr>
            <w:r w:rsidRPr="00837240">
              <w:rPr>
                <w:color w:val="000000" w:themeColor="text1"/>
                <w:sz w:val="20"/>
                <w:szCs w:val="20"/>
                <w:rPrChange w:id="445" w:author="Juan Carlos Reyes Guerrero" w:date="2017-03-08T20:01:00Z">
                  <w:rPr>
                    <w:color w:val="000000" w:themeColor="text1"/>
                    <w:sz w:val="22"/>
                    <w:szCs w:val="22"/>
                  </w:rPr>
                </w:rPrChange>
              </w:rPr>
              <w:t>$               500.000</w:t>
            </w:r>
          </w:p>
        </w:tc>
      </w:tr>
      <w:tr w:rsidR="00A74ED3" w:rsidRPr="00837240" w14:paraId="5E4F7FB8" w14:textId="77777777" w:rsidTr="00837240">
        <w:trPr>
          <w:cnfStyle w:val="000000100000" w:firstRow="0" w:lastRow="0" w:firstColumn="0" w:lastColumn="0" w:oddVBand="0" w:evenVBand="0" w:oddHBand="1" w:evenHBand="0" w:firstRowFirstColumn="0" w:firstRowLastColumn="0" w:lastRowFirstColumn="0" w:lastRowLastColumn="0"/>
          <w:trHeight w:val="300"/>
          <w:trPrChange w:id="446" w:author="Juan Carlos Reyes Guerrero" w:date="2017-03-08T20:01:00Z">
            <w:trPr>
              <w:trHeight w:val="300"/>
            </w:trPr>
          </w:trPrChange>
        </w:trPr>
        <w:tc>
          <w:tcPr>
            <w:cnfStyle w:val="001000000000" w:firstRow="0" w:lastRow="0" w:firstColumn="1" w:lastColumn="0" w:oddVBand="0" w:evenVBand="0" w:oddHBand="0" w:evenHBand="0" w:firstRowFirstColumn="0" w:firstRowLastColumn="0" w:lastRowFirstColumn="0" w:lastRowLastColumn="0"/>
            <w:tcW w:w="1054" w:type="pct"/>
            <w:noWrap/>
            <w:hideMark/>
            <w:tcPrChange w:id="447" w:author="Juan Carlos Reyes Guerrero" w:date="2017-03-08T20:01:00Z">
              <w:tcPr>
                <w:tcW w:w="1054" w:type="pct"/>
                <w:noWrap/>
                <w:hideMark/>
              </w:tcPr>
            </w:tcPrChange>
          </w:tcPr>
          <w:p w14:paraId="142554B5" w14:textId="77777777" w:rsidR="00A74ED3" w:rsidRPr="00837240" w:rsidRDefault="00F37BA2" w:rsidP="00A74ED3">
            <w:pPr>
              <w:cnfStyle w:val="001000100000" w:firstRow="0" w:lastRow="0" w:firstColumn="1" w:lastColumn="0" w:oddVBand="0" w:evenVBand="0" w:oddHBand="1" w:evenHBand="0" w:firstRowFirstColumn="0" w:firstRowLastColumn="0" w:lastRowFirstColumn="0" w:lastRowLastColumn="0"/>
              <w:rPr>
                <w:b w:val="0"/>
                <w:color w:val="000000" w:themeColor="text1"/>
                <w:sz w:val="20"/>
                <w:szCs w:val="20"/>
                <w:rPrChange w:id="448" w:author="Juan Carlos Reyes Guerrero" w:date="2017-03-08T20:01:00Z">
                  <w:rPr>
                    <w:b w:val="0"/>
                    <w:color w:val="000000" w:themeColor="text1"/>
                    <w:sz w:val="22"/>
                    <w:szCs w:val="22"/>
                  </w:rPr>
                </w:rPrChange>
              </w:rPr>
            </w:pPr>
            <w:r w:rsidRPr="00837240">
              <w:rPr>
                <w:b w:val="0"/>
                <w:color w:val="000000" w:themeColor="text1"/>
                <w:sz w:val="20"/>
                <w:szCs w:val="20"/>
                <w:rPrChange w:id="449" w:author="Juan Carlos Reyes Guerrero" w:date="2017-03-08T20:01:00Z">
                  <w:rPr>
                    <w:b w:val="0"/>
                    <w:color w:val="000000" w:themeColor="text1"/>
                    <w:sz w:val="22"/>
                    <w:szCs w:val="22"/>
                  </w:rPr>
                </w:rPrChange>
              </w:rPr>
              <w:t>Mantenimientos</w:t>
            </w:r>
          </w:p>
        </w:tc>
        <w:tc>
          <w:tcPr>
            <w:tcW w:w="1041" w:type="pct"/>
            <w:noWrap/>
            <w:hideMark/>
            <w:tcPrChange w:id="450" w:author="Juan Carlos Reyes Guerrero" w:date="2017-03-08T20:01:00Z">
              <w:tcPr>
                <w:tcW w:w="1119" w:type="pct"/>
                <w:noWrap/>
                <w:hideMark/>
              </w:tcPr>
            </w:tcPrChange>
          </w:tcPr>
          <w:p w14:paraId="772F4E16"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451" w:author="Juan Carlos Reyes Guerrero" w:date="2017-03-08T20:01:00Z">
                  <w:rPr>
                    <w:color w:val="000000" w:themeColor="text1"/>
                    <w:sz w:val="22"/>
                    <w:szCs w:val="22"/>
                  </w:rPr>
                </w:rPrChange>
              </w:rPr>
            </w:pPr>
            <w:r w:rsidRPr="00837240">
              <w:rPr>
                <w:color w:val="000000" w:themeColor="text1"/>
                <w:sz w:val="20"/>
                <w:szCs w:val="20"/>
                <w:rPrChange w:id="452" w:author="Juan Carlos Reyes Guerrero" w:date="2017-03-08T20:01:00Z">
                  <w:rPr>
                    <w:color w:val="000000" w:themeColor="text1"/>
                    <w:sz w:val="22"/>
                    <w:szCs w:val="22"/>
                  </w:rPr>
                </w:rPrChange>
              </w:rPr>
              <w:t>1</w:t>
            </w:r>
          </w:p>
        </w:tc>
        <w:tc>
          <w:tcPr>
            <w:tcW w:w="1096" w:type="pct"/>
            <w:noWrap/>
            <w:hideMark/>
            <w:tcPrChange w:id="453" w:author="Juan Carlos Reyes Guerrero" w:date="2017-03-08T20:01:00Z">
              <w:tcPr>
                <w:tcW w:w="1018" w:type="pct"/>
                <w:noWrap/>
                <w:hideMark/>
              </w:tcPr>
            </w:tcPrChange>
          </w:tcPr>
          <w:p w14:paraId="6CD393E1"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454" w:author="Juan Carlos Reyes Guerrero" w:date="2017-03-08T20:01:00Z">
                  <w:rPr>
                    <w:color w:val="000000" w:themeColor="text1"/>
                    <w:sz w:val="22"/>
                    <w:szCs w:val="22"/>
                  </w:rPr>
                </w:rPrChange>
              </w:rPr>
            </w:pPr>
            <w:r w:rsidRPr="00837240">
              <w:rPr>
                <w:color w:val="000000" w:themeColor="text1"/>
                <w:sz w:val="20"/>
                <w:szCs w:val="20"/>
                <w:rPrChange w:id="455" w:author="Juan Carlos Reyes Guerrero" w:date="2017-03-08T20:01:00Z">
                  <w:rPr>
                    <w:color w:val="000000" w:themeColor="text1"/>
                    <w:sz w:val="22"/>
                    <w:szCs w:val="22"/>
                  </w:rPr>
                </w:rPrChange>
              </w:rPr>
              <w:t>$               350.000</w:t>
            </w:r>
          </w:p>
        </w:tc>
        <w:tc>
          <w:tcPr>
            <w:tcW w:w="626" w:type="pct"/>
            <w:noWrap/>
            <w:hideMark/>
            <w:tcPrChange w:id="456" w:author="Juan Carlos Reyes Guerrero" w:date="2017-03-08T20:01:00Z">
              <w:tcPr>
                <w:tcW w:w="626" w:type="pct"/>
                <w:noWrap/>
                <w:hideMark/>
              </w:tcPr>
            </w:tcPrChange>
          </w:tcPr>
          <w:p w14:paraId="0BDD228A"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457" w:author="Juan Carlos Reyes Guerrero" w:date="2017-03-08T20:01:00Z">
                  <w:rPr>
                    <w:color w:val="000000" w:themeColor="text1"/>
                    <w:sz w:val="22"/>
                    <w:szCs w:val="22"/>
                  </w:rPr>
                </w:rPrChange>
              </w:rPr>
            </w:pPr>
            <w:r w:rsidRPr="00837240">
              <w:rPr>
                <w:color w:val="000000" w:themeColor="text1"/>
                <w:sz w:val="20"/>
                <w:szCs w:val="20"/>
                <w:rPrChange w:id="458" w:author="Juan Carlos Reyes Guerrero" w:date="2017-03-08T20:01:00Z">
                  <w:rPr>
                    <w:color w:val="000000" w:themeColor="text1"/>
                    <w:sz w:val="22"/>
                    <w:szCs w:val="22"/>
                  </w:rPr>
                </w:rPrChange>
              </w:rPr>
              <w:t>2</w:t>
            </w:r>
          </w:p>
        </w:tc>
        <w:tc>
          <w:tcPr>
            <w:tcW w:w="1183" w:type="pct"/>
            <w:noWrap/>
            <w:hideMark/>
            <w:tcPrChange w:id="459" w:author="Juan Carlos Reyes Guerrero" w:date="2017-03-08T20:01:00Z">
              <w:tcPr>
                <w:tcW w:w="1183" w:type="pct"/>
                <w:noWrap/>
                <w:hideMark/>
              </w:tcPr>
            </w:tcPrChange>
          </w:tcPr>
          <w:p w14:paraId="3D82CF17" w14:textId="77777777" w:rsidR="00A74ED3" w:rsidRPr="00837240"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460" w:author="Juan Carlos Reyes Guerrero" w:date="2017-03-08T20:01:00Z">
                  <w:rPr>
                    <w:color w:val="000000" w:themeColor="text1"/>
                    <w:sz w:val="22"/>
                    <w:szCs w:val="22"/>
                  </w:rPr>
                </w:rPrChange>
              </w:rPr>
            </w:pPr>
            <w:r w:rsidRPr="00837240">
              <w:rPr>
                <w:color w:val="000000" w:themeColor="text1"/>
                <w:sz w:val="20"/>
                <w:szCs w:val="20"/>
                <w:rPrChange w:id="461" w:author="Juan Carlos Reyes Guerrero" w:date="2017-03-08T20:01:00Z">
                  <w:rPr>
                    <w:color w:val="000000" w:themeColor="text1"/>
                    <w:sz w:val="22"/>
                    <w:szCs w:val="22"/>
                  </w:rPr>
                </w:rPrChange>
              </w:rPr>
              <w:t>$               700.000</w:t>
            </w:r>
          </w:p>
        </w:tc>
      </w:tr>
      <w:tr w:rsidR="00A74ED3" w:rsidRPr="00837240" w14:paraId="0E65F900"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3817" w:type="pct"/>
            <w:gridSpan w:val="4"/>
            <w:noWrap/>
            <w:hideMark/>
          </w:tcPr>
          <w:p w14:paraId="2AE391EF" w14:textId="77777777" w:rsidR="00A74ED3" w:rsidRPr="00837240" w:rsidRDefault="00A74ED3" w:rsidP="00A74ED3">
            <w:pPr>
              <w:rPr>
                <w:color w:val="000000" w:themeColor="text1"/>
                <w:sz w:val="20"/>
                <w:szCs w:val="20"/>
                <w:rPrChange w:id="462" w:author="Juan Carlos Reyes Guerrero" w:date="2017-03-08T20:01:00Z">
                  <w:rPr>
                    <w:color w:val="000000" w:themeColor="text1"/>
                    <w:sz w:val="22"/>
                    <w:szCs w:val="22"/>
                  </w:rPr>
                </w:rPrChange>
              </w:rPr>
            </w:pPr>
            <w:r w:rsidRPr="00837240">
              <w:rPr>
                <w:color w:val="000000" w:themeColor="text1"/>
                <w:sz w:val="20"/>
                <w:szCs w:val="20"/>
                <w:rPrChange w:id="463" w:author="Juan Carlos Reyes Guerrero" w:date="2017-03-08T20:01:00Z">
                  <w:rPr>
                    <w:color w:val="000000" w:themeColor="text1"/>
                    <w:sz w:val="22"/>
                    <w:szCs w:val="22"/>
                  </w:rPr>
                </w:rPrChange>
              </w:rPr>
              <w:t>Costo TOTAL  Indirectos</w:t>
            </w:r>
          </w:p>
        </w:tc>
        <w:tc>
          <w:tcPr>
            <w:tcW w:w="1183" w:type="pct"/>
            <w:noWrap/>
            <w:hideMark/>
          </w:tcPr>
          <w:p w14:paraId="77623A5D" w14:textId="77777777" w:rsidR="00A74ED3" w:rsidRPr="00837240"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464" w:author="Juan Carlos Reyes Guerrero" w:date="2017-03-08T20:01:00Z">
                  <w:rPr>
                    <w:color w:val="000000" w:themeColor="text1"/>
                    <w:sz w:val="22"/>
                    <w:szCs w:val="22"/>
                  </w:rPr>
                </w:rPrChange>
              </w:rPr>
            </w:pPr>
            <w:r w:rsidRPr="00837240">
              <w:rPr>
                <w:color w:val="000000" w:themeColor="text1"/>
                <w:sz w:val="20"/>
                <w:szCs w:val="20"/>
                <w:rPrChange w:id="465" w:author="Juan Carlos Reyes Guerrero" w:date="2017-03-08T20:01:00Z">
                  <w:rPr>
                    <w:color w:val="000000" w:themeColor="text1"/>
                    <w:sz w:val="22"/>
                    <w:szCs w:val="22"/>
                  </w:rPr>
                </w:rPrChange>
              </w:rPr>
              <w:t xml:space="preserve"> $         30.000.000 </w:t>
            </w:r>
          </w:p>
        </w:tc>
      </w:tr>
    </w:tbl>
    <w:p w14:paraId="790E282C" w14:textId="77777777" w:rsidR="00A74ED3" w:rsidRPr="00A74ED3" w:rsidRDefault="00A74ED3" w:rsidP="00DB125D">
      <w:pPr>
        <w:rPr>
          <w:color w:val="000000" w:themeColor="text1"/>
          <w:sz w:val="22"/>
          <w:szCs w:val="22"/>
        </w:rPr>
      </w:pPr>
    </w:p>
    <w:p w14:paraId="2F282283" w14:textId="77777777" w:rsidR="00CE6F96" w:rsidRPr="00CE6F96" w:rsidRDefault="00C76921" w:rsidP="00CE6F96">
      <w:pPr>
        <w:pStyle w:val="Ttulo4"/>
      </w:pPr>
      <w:r>
        <w:rPr>
          <w:lang w:eastAsia="es-CO"/>
        </w:rPr>
        <w:t>4</w:t>
      </w:r>
      <w:r w:rsidR="00CE6F96">
        <w:rPr>
          <w:lang w:eastAsia="es-CO"/>
        </w:rPr>
        <w:t xml:space="preserve">.4.2.6 Costos por </w:t>
      </w:r>
      <w:r w:rsidR="00CE6F96" w:rsidRPr="00CE6F96">
        <w:rPr>
          <w:lang w:eastAsia="es-CO"/>
        </w:rPr>
        <w:t>Transportes</w:t>
      </w:r>
    </w:p>
    <w:p w14:paraId="31C0BF40" w14:textId="77777777" w:rsidR="00A74ED3" w:rsidRPr="00A74ED3" w:rsidRDefault="00A74ED3" w:rsidP="00DB125D">
      <w:pPr>
        <w:rPr>
          <w:color w:val="000000" w:themeColor="text1"/>
          <w:sz w:val="22"/>
          <w:szCs w:val="22"/>
        </w:rPr>
      </w:pPr>
    </w:p>
    <w:tbl>
      <w:tblPr>
        <w:tblStyle w:val="Cuadrculamedia3-nfasis1"/>
        <w:tblW w:w="5000" w:type="pct"/>
        <w:tblLayout w:type="fixed"/>
        <w:tblLook w:val="04A0" w:firstRow="1" w:lastRow="0" w:firstColumn="1" w:lastColumn="0" w:noHBand="0" w:noVBand="1"/>
        <w:tblPrChange w:id="466" w:author="Juan Carlos Reyes Guerrero" w:date="2017-03-08T20:02:00Z">
          <w:tblPr>
            <w:tblStyle w:val="Cuadrculamedia3-nfasis1"/>
            <w:tblW w:w="5000" w:type="pct"/>
            <w:tblLayout w:type="fixed"/>
            <w:tblLook w:val="04A0" w:firstRow="1" w:lastRow="0" w:firstColumn="1" w:lastColumn="0" w:noHBand="0" w:noVBand="1"/>
          </w:tblPr>
        </w:tblPrChange>
      </w:tblPr>
      <w:tblGrid>
        <w:gridCol w:w="1383"/>
        <w:gridCol w:w="2551"/>
        <w:gridCol w:w="1985"/>
        <w:gridCol w:w="1277"/>
        <w:gridCol w:w="1858"/>
        <w:tblGridChange w:id="467">
          <w:tblGrid>
            <w:gridCol w:w="1384"/>
            <w:gridCol w:w="3343"/>
            <w:gridCol w:w="1901"/>
            <w:gridCol w:w="746"/>
            <w:gridCol w:w="1680"/>
          </w:tblGrid>
        </w:tblGridChange>
      </w:tblGrid>
      <w:tr w:rsidR="00C13FC8" w:rsidRPr="00C13FC8" w14:paraId="6F391244" w14:textId="77777777" w:rsidTr="00C13FC8">
        <w:trPr>
          <w:cnfStyle w:val="100000000000" w:firstRow="1" w:lastRow="0" w:firstColumn="0" w:lastColumn="0" w:oddVBand="0" w:evenVBand="0" w:oddHBand="0" w:evenHBand="0" w:firstRowFirstColumn="0" w:firstRowLastColumn="0" w:lastRowFirstColumn="0" w:lastRowLastColumn="0"/>
          <w:trHeight w:val="300"/>
          <w:trPrChange w:id="468" w:author="Juan Carlos Reyes Guerrero" w:date="2017-03-08T20:02:00Z">
            <w:trPr>
              <w:trHeight w:val="300"/>
            </w:trPr>
          </w:trPrChange>
        </w:trPr>
        <w:tc>
          <w:tcPr>
            <w:cnfStyle w:val="001000000000" w:firstRow="0" w:lastRow="0" w:firstColumn="1" w:lastColumn="0" w:oddVBand="0" w:evenVBand="0" w:oddHBand="0" w:evenHBand="0" w:firstRowFirstColumn="0" w:firstRowLastColumn="0" w:lastRowFirstColumn="0" w:lastRowLastColumn="0"/>
            <w:tcW w:w="764" w:type="pct"/>
            <w:noWrap/>
            <w:hideMark/>
            <w:tcPrChange w:id="469" w:author="Juan Carlos Reyes Guerrero" w:date="2017-03-08T20:02:00Z">
              <w:tcPr>
                <w:tcW w:w="764" w:type="pct"/>
                <w:noWrap/>
                <w:hideMark/>
              </w:tcPr>
            </w:tcPrChange>
          </w:tcPr>
          <w:p w14:paraId="4A75D4EA" w14:textId="77777777" w:rsidR="00A74ED3" w:rsidRPr="00C13FC8" w:rsidRDefault="00A74ED3" w:rsidP="00A74ED3">
            <w:pPr>
              <w:cnfStyle w:val="101000000000" w:firstRow="1" w:lastRow="0" w:firstColumn="1" w:lastColumn="0" w:oddVBand="0" w:evenVBand="0" w:oddHBand="0" w:evenHBand="0" w:firstRowFirstColumn="0" w:firstRowLastColumn="0" w:lastRowFirstColumn="0" w:lastRowLastColumn="0"/>
              <w:rPr>
                <w:bCs w:val="0"/>
                <w:color w:val="000000" w:themeColor="text1"/>
                <w:sz w:val="20"/>
                <w:szCs w:val="20"/>
                <w:rPrChange w:id="470" w:author="Juan Carlos Reyes Guerrero" w:date="2017-03-08T20:01:00Z">
                  <w:rPr>
                    <w:bCs w:val="0"/>
                    <w:color w:val="000000" w:themeColor="text1"/>
                    <w:sz w:val="22"/>
                    <w:szCs w:val="22"/>
                  </w:rPr>
                </w:rPrChange>
              </w:rPr>
            </w:pPr>
            <w:r w:rsidRPr="00C13FC8">
              <w:rPr>
                <w:bCs w:val="0"/>
                <w:color w:val="000000" w:themeColor="text1"/>
                <w:sz w:val="20"/>
                <w:szCs w:val="20"/>
                <w:rPrChange w:id="471" w:author="Juan Carlos Reyes Guerrero" w:date="2017-03-08T20:01:00Z">
                  <w:rPr>
                    <w:bCs w:val="0"/>
                    <w:color w:val="000000" w:themeColor="text1"/>
                    <w:sz w:val="22"/>
                    <w:szCs w:val="22"/>
                  </w:rPr>
                </w:rPrChange>
              </w:rPr>
              <w:t>Transportes</w:t>
            </w:r>
          </w:p>
        </w:tc>
        <w:tc>
          <w:tcPr>
            <w:tcW w:w="1409" w:type="pct"/>
            <w:noWrap/>
            <w:hideMark/>
            <w:tcPrChange w:id="472" w:author="Juan Carlos Reyes Guerrero" w:date="2017-03-08T20:02:00Z">
              <w:tcPr>
                <w:tcW w:w="1846" w:type="pct"/>
                <w:noWrap/>
                <w:hideMark/>
              </w:tcPr>
            </w:tcPrChange>
          </w:tcPr>
          <w:p w14:paraId="2575E69B" w14:textId="77777777" w:rsidR="00A74ED3" w:rsidRPr="00C13FC8"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473" w:author="Juan Carlos Reyes Guerrero" w:date="2017-03-08T20:01:00Z">
                  <w:rPr>
                    <w:bCs w:val="0"/>
                    <w:color w:val="000000" w:themeColor="text1"/>
                    <w:sz w:val="22"/>
                    <w:szCs w:val="22"/>
                  </w:rPr>
                </w:rPrChange>
              </w:rPr>
            </w:pPr>
            <w:r w:rsidRPr="00C13FC8">
              <w:rPr>
                <w:bCs w:val="0"/>
                <w:color w:val="000000" w:themeColor="text1"/>
                <w:sz w:val="20"/>
                <w:szCs w:val="20"/>
                <w:rPrChange w:id="474" w:author="Juan Carlos Reyes Guerrero" w:date="2017-03-08T20:01:00Z">
                  <w:rPr>
                    <w:bCs w:val="0"/>
                    <w:color w:val="000000" w:themeColor="text1"/>
                    <w:sz w:val="22"/>
                    <w:szCs w:val="22"/>
                  </w:rPr>
                </w:rPrChange>
              </w:rPr>
              <w:t>Tiempo dedicado al proyecto en meses</w:t>
            </w:r>
          </w:p>
        </w:tc>
        <w:tc>
          <w:tcPr>
            <w:tcW w:w="1096" w:type="pct"/>
            <w:noWrap/>
            <w:hideMark/>
            <w:tcPrChange w:id="475" w:author="Juan Carlos Reyes Guerrero" w:date="2017-03-08T20:02:00Z">
              <w:tcPr>
                <w:tcW w:w="1050" w:type="pct"/>
                <w:noWrap/>
                <w:hideMark/>
              </w:tcPr>
            </w:tcPrChange>
          </w:tcPr>
          <w:p w14:paraId="371C9ABB" w14:textId="147E9E52" w:rsidR="00A74ED3" w:rsidRPr="00C13FC8"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476" w:author="Juan Carlos Reyes Guerrero" w:date="2017-03-08T20:01:00Z">
                  <w:rPr>
                    <w:bCs w:val="0"/>
                    <w:color w:val="000000" w:themeColor="text1"/>
                    <w:sz w:val="22"/>
                    <w:szCs w:val="22"/>
                  </w:rPr>
                </w:rPrChange>
              </w:rPr>
            </w:pPr>
            <w:del w:id="477" w:author="Juan Carlos Reyes Guerrero" w:date="2017-03-08T20:02:00Z">
              <w:r w:rsidRPr="00C13FC8" w:rsidDel="00C13FC8">
                <w:rPr>
                  <w:bCs w:val="0"/>
                  <w:color w:val="000000" w:themeColor="text1"/>
                  <w:sz w:val="20"/>
                  <w:szCs w:val="20"/>
                  <w:rPrChange w:id="478" w:author="Juan Carlos Reyes Guerrero" w:date="2017-03-08T20:01:00Z">
                    <w:rPr>
                      <w:bCs w:val="0"/>
                      <w:color w:val="000000" w:themeColor="text1"/>
                      <w:sz w:val="22"/>
                      <w:szCs w:val="22"/>
                    </w:rPr>
                  </w:rPrChange>
                </w:rPr>
                <w:delText>Valor  por</w:delText>
              </w:r>
            </w:del>
            <w:ins w:id="479" w:author="Juan Carlos Reyes Guerrero" w:date="2017-03-08T20:02:00Z">
              <w:r w:rsidR="00C13FC8" w:rsidRPr="00C13FC8">
                <w:rPr>
                  <w:bCs w:val="0"/>
                  <w:color w:val="000000" w:themeColor="text1"/>
                  <w:sz w:val="20"/>
                  <w:szCs w:val="20"/>
                  <w:rPrChange w:id="480" w:author="Juan Carlos Reyes Guerrero" w:date="2017-03-08T20:01:00Z">
                    <w:rPr>
                      <w:bCs w:val="0"/>
                      <w:color w:val="000000" w:themeColor="text1"/>
                      <w:sz w:val="20"/>
                      <w:szCs w:val="20"/>
                    </w:rPr>
                  </w:rPrChange>
                </w:rPr>
                <w:t>Valor por</w:t>
              </w:r>
            </w:ins>
            <w:r w:rsidRPr="00C13FC8">
              <w:rPr>
                <w:bCs w:val="0"/>
                <w:color w:val="000000" w:themeColor="text1"/>
                <w:sz w:val="20"/>
                <w:szCs w:val="20"/>
                <w:rPrChange w:id="481" w:author="Juan Carlos Reyes Guerrero" w:date="2017-03-08T20:01:00Z">
                  <w:rPr>
                    <w:bCs w:val="0"/>
                    <w:color w:val="000000" w:themeColor="text1"/>
                    <w:sz w:val="22"/>
                    <w:szCs w:val="22"/>
                  </w:rPr>
                </w:rPrChange>
              </w:rPr>
              <w:t xml:space="preserve"> mes</w:t>
            </w:r>
          </w:p>
        </w:tc>
        <w:tc>
          <w:tcPr>
            <w:tcW w:w="705" w:type="pct"/>
            <w:noWrap/>
            <w:hideMark/>
            <w:tcPrChange w:id="482" w:author="Juan Carlos Reyes Guerrero" w:date="2017-03-08T20:02:00Z">
              <w:tcPr>
                <w:tcW w:w="411" w:type="pct"/>
                <w:noWrap/>
                <w:hideMark/>
              </w:tcPr>
            </w:tcPrChange>
          </w:tcPr>
          <w:p w14:paraId="5F68CA47" w14:textId="77777777" w:rsidR="00A74ED3" w:rsidRPr="00C13FC8"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483" w:author="Juan Carlos Reyes Guerrero" w:date="2017-03-08T20:01:00Z">
                  <w:rPr>
                    <w:bCs w:val="0"/>
                    <w:color w:val="000000" w:themeColor="text1"/>
                    <w:sz w:val="22"/>
                    <w:szCs w:val="22"/>
                  </w:rPr>
                </w:rPrChange>
              </w:rPr>
            </w:pPr>
            <w:r w:rsidRPr="00C13FC8">
              <w:rPr>
                <w:bCs w:val="0"/>
                <w:color w:val="000000" w:themeColor="text1"/>
                <w:sz w:val="20"/>
                <w:szCs w:val="20"/>
                <w:rPrChange w:id="484" w:author="Juan Carlos Reyes Guerrero" w:date="2017-03-08T20:01:00Z">
                  <w:rPr>
                    <w:bCs w:val="0"/>
                    <w:color w:val="000000" w:themeColor="text1"/>
                    <w:sz w:val="22"/>
                    <w:szCs w:val="22"/>
                  </w:rPr>
                </w:rPrChange>
              </w:rPr>
              <w:t>Cantidad</w:t>
            </w:r>
          </w:p>
        </w:tc>
        <w:tc>
          <w:tcPr>
            <w:tcW w:w="1026" w:type="pct"/>
            <w:noWrap/>
            <w:hideMark/>
            <w:tcPrChange w:id="485" w:author="Juan Carlos Reyes Guerrero" w:date="2017-03-08T20:02:00Z">
              <w:tcPr>
                <w:tcW w:w="928" w:type="pct"/>
                <w:noWrap/>
                <w:hideMark/>
              </w:tcPr>
            </w:tcPrChange>
          </w:tcPr>
          <w:p w14:paraId="5224F789" w14:textId="77777777" w:rsidR="00A74ED3" w:rsidRPr="00C13FC8"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486" w:author="Juan Carlos Reyes Guerrero" w:date="2017-03-08T20:01:00Z">
                  <w:rPr>
                    <w:bCs w:val="0"/>
                    <w:color w:val="000000" w:themeColor="text1"/>
                    <w:sz w:val="22"/>
                    <w:szCs w:val="22"/>
                  </w:rPr>
                </w:rPrChange>
              </w:rPr>
            </w:pPr>
            <w:r w:rsidRPr="00C13FC8">
              <w:rPr>
                <w:bCs w:val="0"/>
                <w:color w:val="000000" w:themeColor="text1"/>
                <w:sz w:val="20"/>
                <w:szCs w:val="20"/>
                <w:rPrChange w:id="487" w:author="Juan Carlos Reyes Guerrero" w:date="2017-03-08T20:01:00Z">
                  <w:rPr>
                    <w:bCs w:val="0"/>
                    <w:color w:val="000000" w:themeColor="text1"/>
                    <w:sz w:val="22"/>
                    <w:szCs w:val="22"/>
                  </w:rPr>
                </w:rPrChange>
              </w:rPr>
              <w:t xml:space="preserve">Total </w:t>
            </w:r>
          </w:p>
        </w:tc>
      </w:tr>
      <w:tr w:rsidR="00C13FC8" w:rsidRPr="00C13FC8" w14:paraId="46CE4E5E" w14:textId="77777777" w:rsidTr="00C13FC8">
        <w:trPr>
          <w:cnfStyle w:val="000000100000" w:firstRow="0" w:lastRow="0" w:firstColumn="0" w:lastColumn="0" w:oddVBand="0" w:evenVBand="0" w:oddHBand="1" w:evenHBand="0" w:firstRowFirstColumn="0" w:firstRowLastColumn="0" w:lastRowFirstColumn="0" w:lastRowLastColumn="0"/>
          <w:trHeight w:val="300"/>
          <w:trPrChange w:id="488" w:author="Juan Carlos Reyes Guerrero" w:date="2017-03-08T20:02:00Z">
            <w:trPr>
              <w:trHeight w:val="300"/>
            </w:trPr>
          </w:trPrChange>
        </w:trPr>
        <w:tc>
          <w:tcPr>
            <w:cnfStyle w:val="001000000000" w:firstRow="0" w:lastRow="0" w:firstColumn="1" w:lastColumn="0" w:oddVBand="0" w:evenVBand="0" w:oddHBand="0" w:evenHBand="0" w:firstRowFirstColumn="0" w:firstRowLastColumn="0" w:lastRowFirstColumn="0" w:lastRowLastColumn="0"/>
            <w:tcW w:w="764" w:type="pct"/>
            <w:noWrap/>
            <w:hideMark/>
            <w:tcPrChange w:id="489" w:author="Juan Carlos Reyes Guerrero" w:date="2017-03-08T20:02:00Z">
              <w:tcPr>
                <w:tcW w:w="764" w:type="pct"/>
                <w:noWrap/>
                <w:hideMark/>
              </w:tcPr>
            </w:tcPrChange>
          </w:tcPr>
          <w:p w14:paraId="7B7EB030" w14:textId="77777777" w:rsidR="00A74ED3" w:rsidRPr="00C13FC8" w:rsidRDefault="00F37BA2" w:rsidP="00A74ED3">
            <w:pPr>
              <w:cnfStyle w:val="001000100000" w:firstRow="0" w:lastRow="0" w:firstColumn="1" w:lastColumn="0" w:oddVBand="0" w:evenVBand="0" w:oddHBand="1" w:evenHBand="0" w:firstRowFirstColumn="0" w:firstRowLastColumn="0" w:lastRowFirstColumn="0" w:lastRowLastColumn="0"/>
              <w:rPr>
                <w:b w:val="0"/>
                <w:color w:val="000000" w:themeColor="text1"/>
                <w:sz w:val="20"/>
                <w:szCs w:val="20"/>
                <w:rPrChange w:id="490" w:author="Juan Carlos Reyes Guerrero" w:date="2017-03-08T20:01:00Z">
                  <w:rPr>
                    <w:b w:val="0"/>
                    <w:color w:val="000000" w:themeColor="text1"/>
                    <w:sz w:val="22"/>
                    <w:szCs w:val="22"/>
                  </w:rPr>
                </w:rPrChange>
              </w:rPr>
            </w:pPr>
            <w:r w:rsidRPr="00C13FC8">
              <w:rPr>
                <w:b w:val="0"/>
                <w:color w:val="000000" w:themeColor="text1"/>
                <w:sz w:val="20"/>
                <w:szCs w:val="20"/>
                <w:rPrChange w:id="491" w:author="Juan Carlos Reyes Guerrero" w:date="2017-03-08T20:01:00Z">
                  <w:rPr>
                    <w:b w:val="0"/>
                    <w:color w:val="000000" w:themeColor="text1"/>
                    <w:sz w:val="22"/>
                    <w:szCs w:val="22"/>
                  </w:rPr>
                </w:rPrChange>
              </w:rPr>
              <w:t>Automóviles</w:t>
            </w:r>
          </w:p>
        </w:tc>
        <w:tc>
          <w:tcPr>
            <w:tcW w:w="1409" w:type="pct"/>
            <w:noWrap/>
            <w:hideMark/>
            <w:tcPrChange w:id="492" w:author="Juan Carlos Reyes Guerrero" w:date="2017-03-08T20:02:00Z">
              <w:tcPr>
                <w:tcW w:w="1846" w:type="pct"/>
                <w:noWrap/>
                <w:hideMark/>
              </w:tcPr>
            </w:tcPrChange>
          </w:tcPr>
          <w:p w14:paraId="463A1A72" w14:textId="77777777" w:rsidR="00A74ED3" w:rsidRPr="00C13FC8"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493" w:author="Juan Carlos Reyes Guerrero" w:date="2017-03-08T20:01:00Z">
                  <w:rPr>
                    <w:color w:val="000000" w:themeColor="text1"/>
                    <w:sz w:val="22"/>
                    <w:szCs w:val="22"/>
                  </w:rPr>
                </w:rPrChange>
              </w:rPr>
            </w:pPr>
            <w:r w:rsidRPr="00C13FC8">
              <w:rPr>
                <w:color w:val="000000" w:themeColor="text1"/>
                <w:sz w:val="20"/>
                <w:szCs w:val="20"/>
                <w:rPrChange w:id="494" w:author="Juan Carlos Reyes Guerrero" w:date="2017-03-08T20:01:00Z">
                  <w:rPr>
                    <w:color w:val="000000" w:themeColor="text1"/>
                    <w:sz w:val="22"/>
                    <w:szCs w:val="22"/>
                  </w:rPr>
                </w:rPrChange>
              </w:rPr>
              <w:t>12</w:t>
            </w:r>
          </w:p>
        </w:tc>
        <w:tc>
          <w:tcPr>
            <w:tcW w:w="1096" w:type="pct"/>
            <w:noWrap/>
            <w:hideMark/>
            <w:tcPrChange w:id="495" w:author="Juan Carlos Reyes Guerrero" w:date="2017-03-08T20:02:00Z">
              <w:tcPr>
                <w:tcW w:w="1050" w:type="pct"/>
                <w:noWrap/>
                <w:hideMark/>
              </w:tcPr>
            </w:tcPrChange>
          </w:tcPr>
          <w:p w14:paraId="3E156EBE" w14:textId="77777777" w:rsidR="00A74ED3" w:rsidRPr="00C13FC8"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496" w:author="Juan Carlos Reyes Guerrero" w:date="2017-03-08T20:01:00Z">
                  <w:rPr>
                    <w:color w:val="000000" w:themeColor="text1"/>
                    <w:sz w:val="22"/>
                    <w:szCs w:val="22"/>
                  </w:rPr>
                </w:rPrChange>
              </w:rPr>
            </w:pPr>
            <w:r w:rsidRPr="00C13FC8">
              <w:rPr>
                <w:color w:val="000000" w:themeColor="text1"/>
                <w:sz w:val="20"/>
                <w:szCs w:val="20"/>
                <w:rPrChange w:id="497" w:author="Juan Carlos Reyes Guerrero" w:date="2017-03-08T20:01:00Z">
                  <w:rPr>
                    <w:color w:val="000000" w:themeColor="text1"/>
                    <w:sz w:val="22"/>
                    <w:szCs w:val="22"/>
                  </w:rPr>
                </w:rPrChange>
              </w:rPr>
              <w:t>$               633.300</w:t>
            </w:r>
          </w:p>
        </w:tc>
        <w:tc>
          <w:tcPr>
            <w:tcW w:w="705" w:type="pct"/>
            <w:noWrap/>
            <w:hideMark/>
            <w:tcPrChange w:id="498" w:author="Juan Carlos Reyes Guerrero" w:date="2017-03-08T20:02:00Z">
              <w:tcPr>
                <w:tcW w:w="411" w:type="pct"/>
                <w:noWrap/>
                <w:hideMark/>
              </w:tcPr>
            </w:tcPrChange>
          </w:tcPr>
          <w:p w14:paraId="57463501" w14:textId="77777777" w:rsidR="00A74ED3" w:rsidRPr="00C13FC8"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499" w:author="Juan Carlos Reyes Guerrero" w:date="2017-03-08T20:01:00Z">
                  <w:rPr>
                    <w:color w:val="000000" w:themeColor="text1"/>
                    <w:sz w:val="22"/>
                    <w:szCs w:val="22"/>
                  </w:rPr>
                </w:rPrChange>
              </w:rPr>
            </w:pPr>
            <w:r w:rsidRPr="00C13FC8">
              <w:rPr>
                <w:color w:val="000000" w:themeColor="text1"/>
                <w:sz w:val="20"/>
                <w:szCs w:val="20"/>
                <w:rPrChange w:id="500" w:author="Juan Carlos Reyes Guerrero" w:date="2017-03-08T20:01:00Z">
                  <w:rPr>
                    <w:color w:val="000000" w:themeColor="text1"/>
                    <w:sz w:val="22"/>
                    <w:szCs w:val="22"/>
                  </w:rPr>
                </w:rPrChange>
              </w:rPr>
              <w:t>1</w:t>
            </w:r>
          </w:p>
        </w:tc>
        <w:tc>
          <w:tcPr>
            <w:tcW w:w="1026" w:type="pct"/>
            <w:noWrap/>
            <w:hideMark/>
            <w:tcPrChange w:id="501" w:author="Juan Carlos Reyes Guerrero" w:date="2017-03-08T20:02:00Z">
              <w:tcPr>
                <w:tcW w:w="928" w:type="pct"/>
                <w:noWrap/>
                <w:hideMark/>
              </w:tcPr>
            </w:tcPrChange>
          </w:tcPr>
          <w:p w14:paraId="3B6C5A3B" w14:textId="77777777" w:rsidR="00A74ED3" w:rsidRPr="00C13FC8"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502" w:author="Juan Carlos Reyes Guerrero" w:date="2017-03-08T20:01:00Z">
                  <w:rPr>
                    <w:color w:val="000000" w:themeColor="text1"/>
                    <w:sz w:val="22"/>
                    <w:szCs w:val="22"/>
                  </w:rPr>
                </w:rPrChange>
              </w:rPr>
            </w:pPr>
            <w:r w:rsidRPr="00C13FC8">
              <w:rPr>
                <w:color w:val="000000" w:themeColor="text1"/>
                <w:sz w:val="20"/>
                <w:szCs w:val="20"/>
                <w:rPrChange w:id="503" w:author="Juan Carlos Reyes Guerrero" w:date="2017-03-08T20:01:00Z">
                  <w:rPr>
                    <w:color w:val="000000" w:themeColor="text1"/>
                    <w:sz w:val="22"/>
                    <w:szCs w:val="22"/>
                  </w:rPr>
                </w:rPrChange>
              </w:rPr>
              <w:t>$           7.599.600</w:t>
            </w:r>
          </w:p>
        </w:tc>
      </w:tr>
      <w:tr w:rsidR="00C13FC8" w:rsidRPr="00C13FC8" w14:paraId="05028F24" w14:textId="77777777" w:rsidTr="00C13FC8">
        <w:trPr>
          <w:trHeight w:val="300"/>
          <w:trPrChange w:id="504" w:author="Juan Carlos Reyes Guerrero" w:date="2017-03-08T20:02:00Z">
            <w:trPr>
              <w:trHeight w:val="300"/>
            </w:trPr>
          </w:trPrChange>
        </w:trPr>
        <w:tc>
          <w:tcPr>
            <w:cnfStyle w:val="001000000000" w:firstRow="0" w:lastRow="0" w:firstColumn="1" w:lastColumn="0" w:oddVBand="0" w:evenVBand="0" w:oddHBand="0" w:evenHBand="0" w:firstRowFirstColumn="0" w:firstRowLastColumn="0" w:lastRowFirstColumn="0" w:lastRowLastColumn="0"/>
            <w:tcW w:w="764" w:type="pct"/>
            <w:noWrap/>
            <w:hideMark/>
            <w:tcPrChange w:id="505" w:author="Juan Carlos Reyes Guerrero" w:date="2017-03-08T20:02:00Z">
              <w:tcPr>
                <w:tcW w:w="764" w:type="pct"/>
                <w:noWrap/>
                <w:hideMark/>
              </w:tcPr>
            </w:tcPrChange>
          </w:tcPr>
          <w:p w14:paraId="73A14A2E" w14:textId="77777777" w:rsidR="00A74ED3" w:rsidRPr="00C13FC8" w:rsidRDefault="00F37BA2" w:rsidP="00A74ED3">
            <w:pPr>
              <w:rPr>
                <w:b w:val="0"/>
                <w:color w:val="000000" w:themeColor="text1"/>
                <w:sz w:val="20"/>
                <w:szCs w:val="20"/>
                <w:rPrChange w:id="506" w:author="Juan Carlos Reyes Guerrero" w:date="2017-03-08T20:01:00Z">
                  <w:rPr>
                    <w:b w:val="0"/>
                    <w:color w:val="000000" w:themeColor="text1"/>
                    <w:sz w:val="22"/>
                    <w:szCs w:val="22"/>
                  </w:rPr>
                </w:rPrChange>
              </w:rPr>
            </w:pPr>
            <w:r w:rsidRPr="00C13FC8">
              <w:rPr>
                <w:b w:val="0"/>
                <w:color w:val="000000" w:themeColor="text1"/>
                <w:sz w:val="20"/>
                <w:szCs w:val="20"/>
                <w:rPrChange w:id="507" w:author="Juan Carlos Reyes Guerrero" w:date="2017-03-08T20:01:00Z">
                  <w:rPr>
                    <w:b w:val="0"/>
                    <w:color w:val="000000" w:themeColor="text1"/>
                    <w:sz w:val="22"/>
                    <w:szCs w:val="22"/>
                  </w:rPr>
                </w:rPrChange>
              </w:rPr>
              <w:t>Automóviles</w:t>
            </w:r>
          </w:p>
        </w:tc>
        <w:tc>
          <w:tcPr>
            <w:tcW w:w="1409" w:type="pct"/>
            <w:noWrap/>
            <w:hideMark/>
            <w:tcPrChange w:id="508" w:author="Juan Carlos Reyes Guerrero" w:date="2017-03-08T20:02:00Z">
              <w:tcPr>
                <w:tcW w:w="1846" w:type="pct"/>
                <w:noWrap/>
                <w:hideMark/>
              </w:tcPr>
            </w:tcPrChange>
          </w:tcPr>
          <w:p w14:paraId="0DA7C558" w14:textId="77777777" w:rsidR="00A74ED3" w:rsidRPr="00C13FC8"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509" w:author="Juan Carlos Reyes Guerrero" w:date="2017-03-08T20:01:00Z">
                  <w:rPr>
                    <w:color w:val="000000" w:themeColor="text1"/>
                    <w:sz w:val="22"/>
                    <w:szCs w:val="22"/>
                  </w:rPr>
                </w:rPrChange>
              </w:rPr>
            </w:pPr>
            <w:r w:rsidRPr="00C13FC8">
              <w:rPr>
                <w:color w:val="000000" w:themeColor="text1"/>
                <w:sz w:val="20"/>
                <w:szCs w:val="20"/>
                <w:rPrChange w:id="510" w:author="Juan Carlos Reyes Guerrero" w:date="2017-03-08T20:01:00Z">
                  <w:rPr>
                    <w:color w:val="000000" w:themeColor="text1"/>
                    <w:sz w:val="22"/>
                    <w:szCs w:val="22"/>
                  </w:rPr>
                </w:rPrChange>
              </w:rPr>
              <w:t>10</w:t>
            </w:r>
          </w:p>
        </w:tc>
        <w:tc>
          <w:tcPr>
            <w:tcW w:w="1096" w:type="pct"/>
            <w:noWrap/>
            <w:hideMark/>
            <w:tcPrChange w:id="511" w:author="Juan Carlos Reyes Guerrero" w:date="2017-03-08T20:02:00Z">
              <w:tcPr>
                <w:tcW w:w="1050" w:type="pct"/>
                <w:noWrap/>
                <w:hideMark/>
              </w:tcPr>
            </w:tcPrChange>
          </w:tcPr>
          <w:p w14:paraId="784A738B" w14:textId="77777777" w:rsidR="00A74ED3" w:rsidRPr="00C13FC8"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512" w:author="Juan Carlos Reyes Guerrero" w:date="2017-03-08T20:01:00Z">
                  <w:rPr>
                    <w:color w:val="000000" w:themeColor="text1"/>
                    <w:sz w:val="22"/>
                    <w:szCs w:val="22"/>
                  </w:rPr>
                </w:rPrChange>
              </w:rPr>
            </w:pPr>
            <w:r w:rsidRPr="00C13FC8">
              <w:rPr>
                <w:color w:val="000000" w:themeColor="text1"/>
                <w:sz w:val="20"/>
                <w:szCs w:val="20"/>
                <w:rPrChange w:id="513" w:author="Juan Carlos Reyes Guerrero" w:date="2017-03-08T20:01:00Z">
                  <w:rPr>
                    <w:color w:val="000000" w:themeColor="text1"/>
                    <w:sz w:val="22"/>
                    <w:szCs w:val="22"/>
                  </w:rPr>
                </w:rPrChange>
              </w:rPr>
              <w:t>$               670.050</w:t>
            </w:r>
          </w:p>
        </w:tc>
        <w:tc>
          <w:tcPr>
            <w:tcW w:w="705" w:type="pct"/>
            <w:noWrap/>
            <w:hideMark/>
            <w:tcPrChange w:id="514" w:author="Juan Carlos Reyes Guerrero" w:date="2017-03-08T20:02:00Z">
              <w:tcPr>
                <w:tcW w:w="411" w:type="pct"/>
                <w:noWrap/>
                <w:hideMark/>
              </w:tcPr>
            </w:tcPrChange>
          </w:tcPr>
          <w:p w14:paraId="5B3F8CA3" w14:textId="77777777" w:rsidR="00A74ED3" w:rsidRPr="00C13FC8"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515" w:author="Juan Carlos Reyes Guerrero" w:date="2017-03-08T20:01:00Z">
                  <w:rPr>
                    <w:color w:val="000000" w:themeColor="text1"/>
                    <w:sz w:val="22"/>
                    <w:szCs w:val="22"/>
                  </w:rPr>
                </w:rPrChange>
              </w:rPr>
            </w:pPr>
            <w:r w:rsidRPr="00C13FC8">
              <w:rPr>
                <w:color w:val="000000" w:themeColor="text1"/>
                <w:sz w:val="20"/>
                <w:szCs w:val="20"/>
                <w:rPrChange w:id="516" w:author="Juan Carlos Reyes Guerrero" w:date="2017-03-08T20:01:00Z">
                  <w:rPr>
                    <w:color w:val="000000" w:themeColor="text1"/>
                    <w:sz w:val="22"/>
                    <w:szCs w:val="22"/>
                  </w:rPr>
                </w:rPrChange>
              </w:rPr>
              <w:t>2</w:t>
            </w:r>
          </w:p>
        </w:tc>
        <w:tc>
          <w:tcPr>
            <w:tcW w:w="1026" w:type="pct"/>
            <w:noWrap/>
            <w:hideMark/>
            <w:tcPrChange w:id="517" w:author="Juan Carlos Reyes Guerrero" w:date="2017-03-08T20:02:00Z">
              <w:tcPr>
                <w:tcW w:w="928" w:type="pct"/>
                <w:noWrap/>
                <w:hideMark/>
              </w:tcPr>
            </w:tcPrChange>
          </w:tcPr>
          <w:p w14:paraId="30032DD8" w14:textId="77777777" w:rsidR="00A74ED3" w:rsidRPr="00C13FC8"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518" w:author="Juan Carlos Reyes Guerrero" w:date="2017-03-08T20:01:00Z">
                  <w:rPr>
                    <w:color w:val="000000" w:themeColor="text1"/>
                    <w:sz w:val="22"/>
                    <w:szCs w:val="22"/>
                  </w:rPr>
                </w:rPrChange>
              </w:rPr>
            </w:pPr>
            <w:r w:rsidRPr="00C13FC8">
              <w:rPr>
                <w:color w:val="000000" w:themeColor="text1"/>
                <w:sz w:val="20"/>
                <w:szCs w:val="20"/>
                <w:rPrChange w:id="519" w:author="Juan Carlos Reyes Guerrero" w:date="2017-03-08T20:01:00Z">
                  <w:rPr>
                    <w:color w:val="000000" w:themeColor="text1"/>
                    <w:sz w:val="22"/>
                    <w:szCs w:val="22"/>
                  </w:rPr>
                </w:rPrChange>
              </w:rPr>
              <w:t>$         13.401.000</w:t>
            </w:r>
          </w:p>
        </w:tc>
      </w:tr>
      <w:tr w:rsidR="00C13FC8" w:rsidRPr="00C13FC8" w14:paraId="3FD4A47B" w14:textId="77777777" w:rsidTr="00C13FC8">
        <w:trPr>
          <w:cnfStyle w:val="000000100000" w:firstRow="0" w:lastRow="0" w:firstColumn="0" w:lastColumn="0" w:oddVBand="0" w:evenVBand="0" w:oddHBand="1" w:evenHBand="0" w:firstRowFirstColumn="0" w:firstRowLastColumn="0" w:lastRowFirstColumn="0" w:lastRowLastColumn="0"/>
          <w:trHeight w:val="300"/>
          <w:trPrChange w:id="520" w:author="Juan Carlos Reyes Guerrero" w:date="2017-03-08T20:02:00Z">
            <w:trPr>
              <w:trHeight w:val="300"/>
            </w:trPr>
          </w:trPrChange>
        </w:trPr>
        <w:tc>
          <w:tcPr>
            <w:cnfStyle w:val="001000000000" w:firstRow="0" w:lastRow="0" w:firstColumn="1" w:lastColumn="0" w:oddVBand="0" w:evenVBand="0" w:oddHBand="0" w:evenHBand="0" w:firstRowFirstColumn="0" w:firstRowLastColumn="0" w:lastRowFirstColumn="0" w:lastRowLastColumn="0"/>
            <w:tcW w:w="764" w:type="pct"/>
            <w:noWrap/>
            <w:hideMark/>
            <w:tcPrChange w:id="521" w:author="Juan Carlos Reyes Guerrero" w:date="2017-03-08T20:02:00Z">
              <w:tcPr>
                <w:tcW w:w="764" w:type="pct"/>
                <w:noWrap/>
                <w:hideMark/>
              </w:tcPr>
            </w:tcPrChange>
          </w:tcPr>
          <w:p w14:paraId="4E39F91F" w14:textId="77777777" w:rsidR="00A74ED3" w:rsidRPr="00C13FC8" w:rsidRDefault="00A74ED3" w:rsidP="00A74ED3">
            <w:pPr>
              <w:cnfStyle w:val="001000100000" w:firstRow="0" w:lastRow="0" w:firstColumn="1" w:lastColumn="0" w:oddVBand="0" w:evenVBand="0" w:oddHBand="1" w:evenHBand="0" w:firstRowFirstColumn="0" w:firstRowLastColumn="0" w:lastRowFirstColumn="0" w:lastRowLastColumn="0"/>
              <w:rPr>
                <w:b w:val="0"/>
                <w:color w:val="000000" w:themeColor="text1"/>
                <w:sz w:val="20"/>
                <w:szCs w:val="20"/>
                <w:rPrChange w:id="522" w:author="Juan Carlos Reyes Guerrero" w:date="2017-03-08T20:01:00Z">
                  <w:rPr>
                    <w:b w:val="0"/>
                    <w:color w:val="000000" w:themeColor="text1"/>
                    <w:sz w:val="22"/>
                    <w:szCs w:val="22"/>
                  </w:rPr>
                </w:rPrChange>
              </w:rPr>
            </w:pPr>
            <w:r w:rsidRPr="00C13FC8">
              <w:rPr>
                <w:b w:val="0"/>
                <w:color w:val="000000" w:themeColor="text1"/>
                <w:sz w:val="20"/>
                <w:szCs w:val="20"/>
                <w:rPrChange w:id="523" w:author="Juan Carlos Reyes Guerrero" w:date="2017-03-08T20:01:00Z">
                  <w:rPr>
                    <w:b w:val="0"/>
                    <w:color w:val="000000" w:themeColor="text1"/>
                    <w:sz w:val="22"/>
                    <w:szCs w:val="22"/>
                  </w:rPr>
                </w:rPrChange>
              </w:rPr>
              <w:t>Camioneta</w:t>
            </w:r>
          </w:p>
        </w:tc>
        <w:tc>
          <w:tcPr>
            <w:tcW w:w="1409" w:type="pct"/>
            <w:noWrap/>
            <w:hideMark/>
            <w:tcPrChange w:id="524" w:author="Juan Carlos Reyes Guerrero" w:date="2017-03-08T20:02:00Z">
              <w:tcPr>
                <w:tcW w:w="1846" w:type="pct"/>
                <w:noWrap/>
                <w:hideMark/>
              </w:tcPr>
            </w:tcPrChange>
          </w:tcPr>
          <w:p w14:paraId="2116F813" w14:textId="77777777" w:rsidR="00A74ED3" w:rsidRPr="00C13FC8"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525" w:author="Juan Carlos Reyes Guerrero" w:date="2017-03-08T20:01:00Z">
                  <w:rPr>
                    <w:color w:val="000000" w:themeColor="text1"/>
                    <w:sz w:val="22"/>
                    <w:szCs w:val="22"/>
                  </w:rPr>
                </w:rPrChange>
              </w:rPr>
            </w:pPr>
            <w:r w:rsidRPr="00C13FC8">
              <w:rPr>
                <w:color w:val="000000" w:themeColor="text1"/>
                <w:sz w:val="20"/>
                <w:szCs w:val="20"/>
                <w:rPrChange w:id="526" w:author="Juan Carlos Reyes Guerrero" w:date="2017-03-08T20:01:00Z">
                  <w:rPr>
                    <w:color w:val="000000" w:themeColor="text1"/>
                    <w:sz w:val="22"/>
                    <w:szCs w:val="22"/>
                  </w:rPr>
                </w:rPrChange>
              </w:rPr>
              <w:t>6</w:t>
            </w:r>
          </w:p>
        </w:tc>
        <w:tc>
          <w:tcPr>
            <w:tcW w:w="1096" w:type="pct"/>
            <w:noWrap/>
            <w:hideMark/>
            <w:tcPrChange w:id="527" w:author="Juan Carlos Reyes Guerrero" w:date="2017-03-08T20:02:00Z">
              <w:tcPr>
                <w:tcW w:w="1050" w:type="pct"/>
                <w:noWrap/>
                <w:hideMark/>
              </w:tcPr>
            </w:tcPrChange>
          </w:tcPr>
          <w:p w14:paraId="0937B444" w14:textId="77777777" w:rsidR="00A74ED3" w:rsidRPr="00C13FC8"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528" w:author="Juan Carlos Reyes Guerrero" w:date="2017-03-08T20:01:00Z">
                  <w:rPr>
                    <w:color w:val="000000" w:themeColor="text1"/>
                    <w:sz w:val="22"/>
                    <w:szCs w:val="22"/>
                  </w:rPr>
                </w:rPrChange>
              </w:rPr>
            </w:pPr>
            <w:r w:rsidRPr="00C13FC8">
              <w:rPr>
                <w:color w:val="000000" w:themeColor="text1"/>
                <w:sz w:val="20"/>
                <w:szCs w:val="20"/>
                <w:rPrChange w:id="529" w:author="Juan Carlos Reyes Guerrero" w:date="2017-03-08T20:01:00Z">
                  <w:rPr>
                    <w:color w:val="000000" w:themeColor="text1"/>
                    <w:sz w:val="22"/>
                    <w:szCs w:val="22"/>
                  </w:rPr>
                </w:rPrChange>
              </w:rPr>
              <w:t>$               749.950</w:t>
            </w:r>
          </w:p>
        </w:tc>
        <w:tc>
          <w:tcPr>
            <w:tcW w:w="705" w:type="pct"/>
            <w:noWrap/>
            <w:hideMark/>
            <w:tcPrChange w:id="530" w:author="Juan Carlos Reyes Guerrero" w:date="2017-03-08T20:02:00Z">
              <w:tcPr>
                <w:tcW w:w="411" w:type="pct"/>
                <w:noWrap/>
                <w:hideMark/>
              </w:tcPr>
            </w:tcPrChange>
          </w:tcPr>
          <w:p w14:paraId="390B537E" w14:textId="77777777" w:rsidR="00A74ED3" w:rsidRPr="00C13FC8"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531" w:author="Juan Carlos Reyes Guerrero" w:date="2017-03-08T20:01:00Z">
                  <w:rPr>
                    <w:color w:val="000000" w:themeColor="text1"/>
                    <w:sz w:val="22"/>
                    <w:szCs w:val="22"/>
                  </w:rPr>
                </w:rPrChange>
              </w:rPr>
            </w:pPr>
            <w:r w:rsidRPr="00C13FC8">
              <w:rPr>
                <w:color w:val="000000" w:themeColor="text1"/>
                <w:sz w:val="20"/>
                <w:szCs w:val="20"/>
                <w:rPrChange w:id="532" w:author="Juan Carlos Reyes Guerrero" w:date="2017-03-08T20:01:00Z">
                  <w:rPr>
                    <w:color w:val="000000" w:themeColor="text1"/>
                    <w:sz w:val="22"/>
                    <w:szCs w:val="22"/>
                  </w:rPr>
                </w:rPrChange>
              </w:rPr>
              <w:t>2</w:t>
            </w:r>
          </w:p>
        </w:tc>
        <w:tc>
          <w:tcPr>
            <w:tcW w:w="1026" w:type="pct"/>
            <w:noWrap/>
            <w:hideMark/>
            <w:tcPrChange w:id="533" w:author="Juan Carlos Reyes Guerrero" w:date="2017-03-08T20:02:00Z">
              <w:tcPr>
                <w:tcW w:w="928" w:type="pct"/>
                <w:noWrap/>
                <w:hideMark/>
              </w:tcPr>
            </w:tcPrChange>
          </w:tcPr>
          <w:p w14:paraId="028EEADC" w14:textId="77777777" w:rsidR="00A74ED3" w:rsidRPr="00C13FC8"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534" w:author="Juan Carlos Reyes Guerrero" w:date="2017-03-08T20:01:00Z">
                  <w:rPr>
                    <w:color w:val="000000" w:themeColor="text1"/>
                    <w:sz w:val="22"/>
                    <w:szCs w:val="22"/>
                  </w:rPr>
                </w:rPrChange>
              </w:rPr>
            </w:pPr>
            <w:r w:rsidRPr="00C13FC8">
              <w:rPr>
                <w:color w:val="000000" w:themeColor="text1"/>
                <w:sz w:val="20"/>
                <w:szCs w:val="20"/>
                <w:rPrChange w:id="535" w:author="Juan Carlos Reyes Guerrero" w:date="2017-03-08T20:01:00Z">
                  <w:rPr>
                    <w:color w:val="000000" w:themeColor="text1"/>
                    <w:sz w:val="22"/>
                    <w:szCs w:val="22"/>
                  </w:rPr>
                </w:rPrChange>
              </w:rPr>
              <w:t>$           8.999.400</w:t>
            </w:r>
          </w:p>
        </w:tc>
      </w:tr>
      <w:tr w:rsidR="00A74ED3" w:rsidRPr="00C13FC8" w14:paraId="6AD77EC2" w14:textId="77777777" w:rsidTr="00C13FC8">
        <w:tblPrEx>
          <w:tblPrExChange w:id="536" w:author="Juan Carlos Reyes Guerrero" w:date="2017-03-08T20:02:00Z">
            <w:tblPrEx>
              <w:tblLayout w:type="fixed"/>
            </w:tblPrEx>
          </w:tblPrExChange>
        </w:tblPrEx>
        <w:trPr>
          <w:trHeight w:val="300"/>
          <w:trPrChange w:id="537" w:author="Juan Carlos Reyes Guerrero" w:date="2017-03-08T20:02:00Z">
            <w:trPr>
              <w:trHeight w:val="300"/>
            </w:trPr>
          </w:trPrChange>
        </w:trPr>
        <w:tc>
          <w:tcPr>
            <w:cnfStyle w:val="001000000000" w:firstRow="0" w:lastRow="0" w:firstColumn="1" w:lastColumn="0" w:oddVBand="0" w:evenVBand="0" w:oddHBand="0" w:evenHBand="0" w:firstRowFirstColumn="0" w:firstRowLastColumn="0" w:lastRowFirstColumn="0" w:lastRowLastColumn="0"/>
            <w:tcW w:w="3974" w:type="pct"/>
            <w:gridSpan w:val="4"/>
            <w:noWrap/>
            <w:hideMark/>
            <w:tcPrChange w:id="538" w:author="Juan Carlos Reyes Guerrero" w:date="2017-03-08T20:02:00Z">
              <w:tcPr>
                <w:tcW w:w="4020" w:type="pct"/>
                <w:gridSpan w:val="4"/>
                <w:noWrap/>
                <w:hideMark/>
              </w:tcPr>
            </w:tcPrChange>
          </w:tcPr>
          <w:p w14:paraId="5BB6E31E" w14:textId="77777777" w:rsidR="00A74ED3" w:rsidRPr="00C13FC8" w:rsidRDefault="00A74ED3" w:rsidP="00A74ED3">
            <w:pPr>
              <w:rPr>
                <w:color w:val="000000" w:themeColor="text1"/>
                <w:sz w:val="20"/>
                <w:szCs w:val="20"/>
                <w:rPrChange w:id="539" w:author="Juan Carlos Reyes Guerrero" w:date="2017-03-08T20:01:00Z">
                  <w:rPr>
                    <w:color w:val="000000" w:themeColor="text1"/>
                    <w:sz w:val="22"/>
                    <w:szCs w:val="22"/>
                  </w:rPr>
                </w:rPrChange>
              </w:rPr>
            </w:pPr>
            <w:r w:rsidRPr="00C13FC8">
              <w:rPr>
                <w:color w:val="000000" w:themeColor="text1"/>
                <w:sz w:val="20"/>
                <w:szCs w:val="20"/>
                <w:rPrChange w:id="540" w:author="Juan Carlos Reyes Guerrero" w:date="2017-03-08T20:01:00Z">
                  <w:rPr>
                    <w:color w:val="000000" w:themeColor="text1"/>
                    <w:sz w:val="22"/>
                    <w:szCs w:val="22"/>
                  </w:rPr>
                </w:rPrChange>
              </w:rPr>
              <w:t xml:space="preserve">  Costo TOTAL </w:t>
            </w:r>
            <w:r w:rsidRPr="00C13FC8">
              <w:rPr>
                <w:bCs w:val="0"/>
                <w:color w:val="000000" w:themeColor="text1"/>
                <w:sz w:val="20"/>
                <w:szCs w:val="20"/>
                <w:rPrChange w:id="541" w:author="Juan Carlos Reyes Guerrero" w:date="2017-03-08T20:01:00Z">
                  <w:rPr>
                    <w:bCs w:val="0"/>
                    <w:color w:val="000000" w:themeColor="text1"/>
                    <w:sz w:val="22"/>
                    <w:szCs w:val="22"/>
                  </w:rPr>
                </w:rPrChange>
              </w:rPr>
              <w:t>Transportes</w:t>
            </w:r>
          </w:p>
        </w:tc>
        <w:tc>
          <w:tcPr>
            <w:tcW w:w="1026" w:type="pct"/>
            <w:noWrap/>
            <w:hideMark/>
            <w:tcPrChange w:id="542" w:author="Juan Carlos Reyes Guerrero" w:date="2017-03-08T20:02:00Z">
              <w:tcPr>
                <w:tcW w:w="980" w:type="pct"/>
                <w:noWrap/>
                <w:hideMark/>
              </w:tcPr>
            </w:tcPrChange>
          </w:tcPr>
          <w:p w14:paraId="1233DDFA" w14:textId="77777777" w:rsidR="00A74ED3" w:rsidRPr="00C13FC8"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543" w:author="Juan Carlos Reyes Guerrero" w:date="2017-03-08T20:01:00Z">
                  <w:rPr>
                    <w:color w:val="000000" w:themeColor="text1"/>
                    <w:sz w:val="22"/>
                    <w:szCs w:val="22"/>
                  </w:rPr>
                </w:rPrChange>
              </w:rPr>
            </w:pPr>
            <w:r w:rsidRPr="00C13FC8">
              <w:rPr>
                <w:color w:val="000000" w:themeColor="text1"/>
                <w:sz w:val="20"/>
                <w:szCs w:val="20"/>
                <w:rPrChange w:id="544" w:author="Juan Carlos Reyes Guerrero" w:date="2017-03-08T20:01:00Z">
                  <w:rPr>
                    <w:color w:val="000000" w:themeColor="text1"/>
                    <w:sz w:val="22"/>
                    <w:szCs w:val="22"/>
                  </w:rPr>
                </w:rPrChange>
              </w:rPr>
              <w:t xml:space="preserve"> $         30.000.000 </w:t>
            </w:r>
          </w:p>
        </w:tc>
      </w:tr>
    </w:tbl>
    <w:p w14:paraId="134D6408" w14:textId="77777777" w:rsidR="00C33839" w:rsidRDefault="00C33839" w:rsidP="00CE6F96">
      <w:pPr>
        <w:pStyle w:val="Ttulo4"/>
        <w:rPr>
          <w:ins w:id="545" w:author="Juan Carlos Reyes Guerrero" w:date="2017-03-08T20:03:00Z"/>
          <w:lang w:eastAsia="es-CO"/>
        </w:rPr>
      </w:pPr>
    </w:p>
    <w:p w14:paraId="6826C87E" w14:textId="3E9FCB77" w:rsidR="00CE6F96" w:rsidRPr="00CE6F96" w:rsidRDefault="00C76921" w:rsidP="00CE6F96">
      <w:pPr>
        <w:pStyle w:val="Ttulo4"/>
      </w:pPr>
      <w:del w:id="546" w:author="Juan Carlos Reyes Guerrero" w:date="2017-03-08T20:02:00Z">
        <w:r w:rsidDel="00C13FC8">
          <w:rPr>
            <w:lang w:eastAsia="es-CO"/>
          </w:rPr>
          <w:delText>4</w:delText>
        </w:r>
        <w:r w:rsidR="00CE6F96" w:rsidDel="00C13FC8">
          <w:rPr>
            <w:lang w:eastAsia="es-CO"/>
          </w:rPr>
          <w:delText>.4.2.7  Costos</w:delText>
        </w:r>
      </w:del>
      <w:ins w:id="547" w:author="Juan Carlos Reyes Guerrero" w:date="2017-03-08T20:02:00Z">
        <w:r w:rsidR="00C13FC8">
          <w:rPr>
            <w:lang w:eastAsia="es-CO"/>
          </w:rPr>
          <w:t>4.4.2.7 Costos</w:t>
        </w:r>
      </w:ins>
      <w:r w:rsidR="00CE6F96">
        <w:rPr>
          <w:lang w:eastAsia="es-CO"/>
        </w:rPr>
        <w:t xml:space="preserve"> por </w:t>
      </w:r>
      <w:r w:rsidR="00CE6F96" w:rsidRPr="00CE6F96">
        <w:rPr>
          <w:lang w:eastAsia="es-CO"/>
        </w:rPr>
        <w:t>Papelería y Utilitarios</w:t>
      </w:r>
    </w:p>
    <w:p w14:paraId="32E678E5" w14:textId="77777777" w:rsidR="00A74ED3" w:rsidRPr="00A74ED3" w:rsidRDefault="00A74ED3" w:rsidP="00DB125D">
      <w:pPr>
        <w:rPr>
          <w:color w:val="000000" w:themeColor="text1"/>
          <w:sz w:val="22"/>
          <w:szCs w:val="22"/>
        </w:rPr>
      </w:pPr>
    </w:p>
    <w:p w14:paraId="4EB8AAFA" w14:textId="1B034B8B" w:rsidR="00A74ED3" w:rsidRPr="00A74ED3" w:rsidDel="00C33839" w:rsidRDefault="00A74ED3" w:rsidP="00DB125D">
      <w:pPr>
        <w:rPr>
          <w:del w:id="548" w:author="Juan Carlos Reyes Guerrero" w:date="2017-03-08T20:03:00Z"/>
          <w:color w:val="000000" w:themeColor="text1"/>
          <w:sz w:val="22"/>
          <w:szCs w:val="22"/>
        </w:rPr>
      </w:pPr>
    </w:p>
    <w:tbl>
      <w:tblPr>
        <w:tblStyle w:val="Cuadrculamedia3-nfasis1"/>
        <w:tblW w:w="5000" w:type="pct"/>
        <w:tblLook w:val="04A0" w:firstRow="1" w:lastRow="0" w:firstColumn="1" w:lastColumn="0" w:noHBand="0" w:noVBand="1"/>
      </w:tblPr>
      <w:tblGrid>
        <w:gridCol w:w="2674"/>
        <w:gridCol w:w="2358"/>
        <w:gridCol w:w="1956"/>
        <w:gridCol w:w="2066"/>
      </w:tblGrid>
      <w:tr w:rsidR="00A74ED3" w:rsidRPr="00AF45B6" w14:paraId="3CDB5E51"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1D842518" w14:textId="77777777" w:rsidR="00A74ED3" w:rsidRPr="00AF45B6" w:rsidRDefault="00A74ED3" w:rsidP="00A74ED3">
            <w:pPr>
              <w:rPr>
                <w:bCs w:val="0"/>
                <w:color w:val="000000" w:themeColor="text1"/>
                <w:sz w:val="20"/>
                <w:szCs w:val="20"/>
                <w:rPrChange w:id="549" w:author="Juan Carlos Reyes Guerrero" w:date="2017-03-08T20:03:00Z">
                  <w:rPr>
                    <w:bCs w:val="0"/>
                    <w:color w:val="000000" w:themeColor="text1"/>
                    <w:sz w:val="22"/>
                    <w:szCs w:val="22"/>
                  </w:rPr>
                </w:rPrChange>
              </w:rPr>
            </w:pPr>
            <w:r w:rsidRPr="00AF45B6">
              <w:rPr>
                <w:bCs w:val="0"/>
                <w:color w:val="000000" w:themeColor="text1"/>
                <w:sz w:val="20"/>
                <w:szCs w:val="20"/>
                <w:rPrChange w:id="550" w:author="Juan Carlos Reyes Guerrero" w:date="2017-03-08T20:03:00Z">
                  <w:rPr>
                    <w:bCs w:val="0"/>
                    <w:color w:val="000000" w:themeColor="text1"/>
                    <w:sz w:val="22"/>
                    <w:szCs w:val="22"/>
                  </w:rPr>
                </w:rPrChange>
              </w:rPr>
              <w:t>Papelería y Utilitarios</w:t>
            </w:r>
          </w:p>
        </w:tc>
        <w:tc>
          <w:tcPr>
            <w:tcW w:w="1302" w:type="pct"/>
            <w:noWrap/>
            <w:hideMark/>
          </w:tcPr>
          <w:p w14:paraId="718FCF40" w14:textId="77777777" w:rsidR="00A74ED3" w:rsidRPr="00AF45B6"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551" w:author="Juan Carlos Reyes Guerrero" w:date="2017-03-08T20:03:00Z">
                  <w:rPr>
                    <w:bCs w:val="0"/>
                    <w:color w:val="000000" w:themeColor="text1"/>
                    <w:sz w:val="22"/>
                    <w:szCs w:val="22"/>
                  </w:rPr>
                </w:rPrChange>
              </w:rPr>
            </w:pPr>
            <w:r w:rsidRPr="00AF45B6">
              <w:rPr>
                <w:bCs w:val="0"/>
                <w:color w:val="000000" w:themeColor="text1"/>
                <w:sz w:val="20"/>
                <w:szCs w:val="20"/>
                <w:rPrChange w:id="552" w:author="Juan Carlos Reyes Guerrero" w:date="2017-03-08T20:03:00Z">
                  <w:rPr>
                    <w:bCs w:val="0"/>
                    <w:color w:val="000000" w:themeColor="text1"/>
                    <w:sz w:val="22"/>
                    <w:szCs w:val="22"/>
                  </w:rPr>
                </w:rPrChange>
              </w:rPr>
              <w:t>Cantidad</w:t>
            </w:r>
          </w:p>
        </w:tc>
        <w:tc>
          <w:tcPr>
            <w:tcW w:w="1080" w:type="pct"/>
            <w:noWrap/>
            <w:hideMark/>
          </w:tcPr>
          <w:p w14:paraId="350EB9AB" w14:textId="77777777" w:rsidR="00A74ED3" w:rsidRPr="00AF45B6"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553" w:author="Juan Carlos Reyes Guerrero" w:date="2017-03-08T20:03:00Z">
                  <w:rPr>
                    <w:bCs w:val="0"/>
                    <w:color w:val="000000" w:themeColor="text1"/>
                    <w:sz w:val="22"/>
                    <w:szCs w:val="22"/>
                  </w:rPr>
                </w:rPrChange>
              </w:rPr>
            </w:pPr>
            <w:r w:rsidRPr="00AF45B6">
              <w:rPr>
                <w:bCs w:val="0"/>
                <w:color w:val="000000" w:themeColor="text1"/>
                <w:sz w:val="20"/>
                <w:szCs w:val="20"/>
                <w:rPrChange w:id="554" w:author="Juan Carlos Reyes Guerrero" w:date="2017-03-08T20:03:00Z">
                  <w:rPr>
                    <w:bCs w:val="0"/>
                    <w:color w:val="000000" w:themeColor="text1"/>
                    <w:sz w:val="22"/>
                    <w:szCs w:val="22"/>
                  </w:rPr>
                </w:rPrChange>
              </w:rPr>
              <w:t xml:space="preserve">Valor </w:t>
            </w:r>
          </w:p>
        </w:tc>
        <w:tc>
          <w:tcPr>
            <w:tcW w:w="1141" w:type="pct"/>
            <w:noWrap/>
            <w:hideMark/>
          </w:tcPr>
          <w:p w14:paraId="10F5B2DC" w14:textId="77777777" w:rsidR="00A74ED3" w:rsidRPr="00AF45B6"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555" w:author="Juan Carlos Reyes Guerrero" w:date="2017-03-08T20:03:00Z">
                  <w:rPr>
                    <w:bCs w:val="0"/>
                    <w:color w:val="000000" w:themeColor="text1"/>
                    <w:sz w:val="22"/>
                    <w:szCs w:val="22"/>
                  </w:rPr>
                </w:rPrChange>
              </w:rPr>
            </w:pPr>
            <w:r w:rsidRPr="00AF45B6">
              <w:rPr>
                <w:bCs w:val="0"/>
                <w:color w:val="000000" w:themeColor="text1"/>
                <w:sz w:val="20"/>
                <w:szCs w:val="20"/>
                <w:rPrChange w:id="556" w:author="Juan Carlos Reyes Guerrero" w:date="2017-03-08T20:03:00Z">
                  <w:rPr>
                    <w:bCs w:val="0"/>
                    <w:color w:val="000000" w:themeColor="text1"/>
                    <w:sz w:val="22"/>
                    <w:szCs w:val="22"/>
                  </w:rPr>
                </w:rPrChange>
              </w:rPr>
              <w:t xml:space="preserve">Total </w:t>
            </w:r>
          </w:p>
        </w:tc>
      </w:tr>
      <w:tr w:rsidR="00A74ED3" w:rsidRPr="00AF45B6" w14:paraId="5FFE064D"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46BE0C56" w14:textId="77777777" w:rsidR="00A74ED3" w:rsidRPr="00AF45B6" w:rsidRDefault="00A74ED3" w:rsidP="00A74ED3">
            <w:pPr>
              <w:rPr>
                <w:b w:val="0"/>
                <w:color w:val="000000" w:themeColor="text1"/>
                <w:sz w:val="20"/>
                <w:szCs w:val="20"/>
                <w:rPrChange w:id="557" w:author="Juan Carlos Reyes Guerrero" w:date="2017-03-08T20:03:00Z">
                  <w:rPr>
                    <w:b w:val="0"/>
                    <w:color w:val="000000" w:themeColor="text1"/>
                    <w:sz w:val="22"/>
                    <w:szCs w:val="22"/>
                  </w:rPr>
                </w:rPrChange>
              </w:rPr>
            </w:pPr>
            <w:r w:rsidRPr="00AF45B6">
              <w:rPr>
                <w:b w:val="0"/>
                <w:color w:val="000000" w:themeColor="text1"/>
                <w:sz w:val="20"/>
                <w:szCs w:val="20"/>
                <w:rPrChange w:id="558" w:author="Juan Carlos Reyes Guerrero" w:date="2017-03-08T20:03:00Z">
                  <w:rPr>
                    <w:b w:val="0"/>
                    <w:color w:val="000000" w:themeColor="text1"/>
                    <w:sz w:val="22"/>
                    <w:szCs w:val="22"/>
                  </w:rPr>
                </w:rPrChange>
              </w:rPr>
              <w:t xml:space="preserve">Resmas de papel </w:t>
            </w:r>
          </w:p>
        </w:tc>
        <w:tc>
          <w:tcPr>
            <w:tcW w:w="1302" w:type="pct"/>
            <w:noWrap/>
            <w:hideMark/>
          </w:tcPr>
          <w:p w14:paraId="03EC20F4" w14:textId="77777777" w:rsidR="00A74ED3" w:rsidRPr="00AF45B6"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559" w:author="Juan Carlos Reyes Guerrero" w:date="2017-03-08T20:03:00Z">
                  <w:rPr>
                    <w:color w:val="000000" w:themeColor="text1"/>
                    <w:sz w:val="22"/>
                    <w:szCs w:val="22"/>
                  </w:rPr>
                </w:rPrChange>
              </w:rPr>
            </w:pPr>
            <w:r w:rsidRPr="00AF45B6">
              <w:rPr>
                <w:color w:val="000000" w:themeColor="text1"/>
                <w:sz w:val="20"/>
                <w:szCs w:val="20"/>
                <w:rPrChange w:id="560" w:author="Juan Carlos Reyes Guerrero" w:date="2017-03-08T20:03:00Z">
                  <w:rPr>
                    <w:color w:val="000000" w:themeColor="text1"/>
                    <w:sz w:val="22"/>
                    <w:szCs w:val="22"/>
                  </w:rPr>
                </w:rPrChange>
              </w:rPr>
              <w:t>45</w:t>
            </w:r>
          </w:p>
        </w:tc>
        <w:tc>
          <w:tcPr>
            <w:tcW w:w="1080" w:type="pct"/>
            <w:noWrap/>
            <w:hideMark/>
          </w:tcPr>
          <w:p w14:paraId="14B8DEB9" w14:textId="77777777" w:rsidR="00A74ED3" w:rsidRPr="00AF45B6"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561" w:author="Juan Carlos Reyes Guerrero" w:date="2017-03-08T20:03:00Z">
                  <w:rPr>
                    <w:color w:val="000000" w:themeColor="text1"/>
                    <w:sz w:val="22"/>
                    <w:szCs w:val="22"/>
                  </w:rPr>
                </w:rPrChange>
              </w:rPr>
            </w:pPr>
            <w:r w:rsidRPr="00AF45B6">
              <w:rPr>
                <w:color w:val="000000" w:themeColor="text1"/>
                <w:sz w:val="20"/>
                <w:szCs w:val="20"/>
                <w:rPrChange w:id="562" w:author="Juan Carlos Reyes Guerrero" w:date="2017-03-08T20:03:00Z">
                  <w:rPr>
                    <w:color w:val="000000" w:themeColor="text1"/>
                    <w:sz w:val="22"/>
                    <w:szCs w:val="22"/>
                  </w:rPr>
                </w:rPrChange>
              </w:rPr>
              <w:t>$                 60.000</w:t>
            </w:r>
          </w:p>
        </w:tc>
        <w:tc>
          <w:tcPr>
            <w:tcW w:w="1141" w:type="pct"/>
            <w:noWrap/>
            <w:hideMark/>
          </w:tcPr>
          <w:p w14:paraId="13452DE3" w14:textId="77777777" w:rsidR="00A74ED3" w:rsidRPr="00AF45B6"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563" w:author="Juan Carlos Reyes Guerrero" w:date="2017-03-08T20:03:00Z">
                  <w:rPr>
                    <w:color w:val="000000" w:themeColor="text1"/>
                    <w:sz w:val="22"/>
                    <w:szCs w:val="22"/>
                  </w:rPr>
                </w:rPrChange>
              </w:rPr>
            </w:pPr>
            <w:r w:rsidRPr="00AF45B6">
              <w:rPr>
                <w:color w:val="000000" w:themeColor="text1"/>
                <w:sz w:val="20"/>
                <w:szCs w:val="20"/>
                <w:rPrChange w:id="564" w:author="Juan Carlos Reyes Guerrero" w:date="2017-03-08T20:03:00Z">
                  <w:rPr>
                    <w:color w:val="000000" w:themeColor="text1"/>
                    <w:sz w:val="22"/>
                    <w:szCs w:val="22"/>
                  </w:rPr>
                </w:rPrChange>
              </w:rPr>
              <w:t>$              2.700.000</w:t>
            </w:r>
          </w:p>
        </w:tc>
      </w:tr>
      <w:tr w:rsidR="00A74ED3" w:rsidRPr="00AF45B6" w14:paraId="5C1D4325"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2F449197" w14:textId="77777777" w:rsidR="00A74ED3" w:rsidRPr="00AF45B6" w:rsidRDefault="00A74ED3" w:rsidP="00A74ED3">
            <w:pPr>
              <w:rPr>
                <w:b w:val="0"/>
                <w:color w:val="000000" w:themeColor="text1"/>
                <w:sz w:val="20"/>
                <w:szCs w:val="20"/>
                <w:rPrChange w:id="565" w:author="Juan Carlos Reyes Guerrero" w:date="2017-03-08T20:03:00Z">
                  <w:rPr>
                    <w:b w:val="0"/>
                    <w:color w:val="000000" w:themeColor="text1"/>
                    <w:sz w:val="22"/>
                    <w:szCs w:val="22"/>
                  </w:rPr>
                </w:rPrChange>
              </w:rPr>
            </w:pPr>
            <w:r w:rsidRPr="00AF45B6">
              <w:rPr>
                <w:b w:val="0"/>
                <w:color w:val="000000" w:themeColor="text1"/>
                <w:sz w:val="20"/>
                <w:szCs w:val="20"/>
                <w:rPrChange w:id="566" w:author="Juan Carlos Reyes Guerrero" w:date="2017-03-08T20:03:00Z">
                  <w:rPr>
                    <w:b w:val="0"/>
                    <w:color w:val="000000" w:themeColor="text1"/>
                    <w:sz w:val="22"/>
                    <w:szCs w:val="22"/>
                  </w:rPr>
                </w:rPrChange>
              </w:rPr>
              <w:t>Tinta</w:t>
            </w:r>
          </w:p>
        </w:tc>
        <w:tc>
          <w:tcPr>
            <w:tcW w:w="1302" w:type="pct"/>
            <w:noWrap/>
            <w:hideMark/>
          </w:tcPr>
          <w:p w14:paraId="74920A9F" w14:textId="77777777" w:rsidR="00A74ED3" w:rsidRPr="00AF45B6"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567" w:author="Juan Carlos Reyes Guerrero" w:date="2017-03-08T20:03:00Z">
                  <w:rPr>
                    <w:color w:val="000000" w:themeColor="text1"/>
                    <w:sz w:val="22"/>
                    <w:szCs w:val="22"/>
                  </w:rPr>
                </w:rPrChange>
              </w:rPr>
            </w:pPr>
            <w:r w:rsidRPr="00AF45B6">
              <w:rPr>
                <w:color w:val="000000" w:themeColor="text1"/>
                <w:sz w:val="20"/>
                <w:szCs w:val="20"/>
                <w:rPrChange w:id="568" w:author="Juan Carlos Reyes Guerrero" w:date="2017-03-08T20:03:00Z">
                  <w:rPr>
                    <w:color w:val="000000" w:themeColor="text1"/>
                    <w:sz w:val="22"/>
                    <w:szCs w:val="22"/>
                  </w:rPr>
                </w:rPrChange>
              </w:rPr>
              <w:t>20</w:t>
            </w:r>
          </w:p>
        </w:tc>
        <w:tc>
          <w:tcPr>
            <w:tcW w:w="1080" w:type="pct"/>
            <w:noWrap/>
            <w:hideMark/>
          </w:tcPr>
          <w:p w14:paraId="21AE5B84" w14:textId="77777777" w:rsidR="00A74ED3" w:rsidRPr="00AF45B6"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569" w:author="Juan Carlos Reyes Guerrero" w:date="2017-03-08T20:03:00Z">
                  <w:rPr>
                    <w:color w:val="000000" w:themeColor="text1"/>
                    <w:sz w:val="22"/>
                    <w:szCs w:val="22"/>
                  </w:rPr>
                </w:rPrChange>
              </w:rPr>
            </w:pPr>
            <w:r w:rsidRPr="00AF45B6">
              <w:rPr>
                <w:color w:val="000000" w:themeColor="text1"/>
                <w:sz w:val="20"/>
                <w:szCs w:val="20"/>
                <w:rPrChange w:id="570" w:author="Juan Carlos Reyes Guerrero" w:date="2017-03-08T20:03:00Z">
                  <w:rPr>
                    <w:color w:val="000000" w:themeColor="text1"/>
                    <w:sz w:val="22"/>
                    <w:szCs w:val="22"/>
                  </w:rPr>
                </w:rPrChange>
              </w:rPr>
              <w:t>$                 45.000</w:t>
            </w:r>
          </w:p>
        </w:tc>
        <w:tc>
          <w:tcPr>
            <w:tcW w:w="1141" w:type="pct"/>
            <w:noWrap/>
            <w:hideMark/>
          </w:tcPr>
          <w:p w14:paraId="38F9A434" w14:textId="77777777" w:rsidR="00A74ED3" w:rsidRPr="00AF45B6"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571" w:author="Juan Carlos Reyes Guerrero" w:date="2017-03-08T20:03:00Z">
                  <w:rPr>
                    <w:color w:val="000000" w:themeColor="text1"/>
                    <w:sz w:val="22"/>
                    <w:szCs w:val="22"/>
                  </w:rPr>
                </w:rPrChange>
              </w:rPr>
            </w:pPr>
            <w:r w:rsidRPr="00AF45B6">
              <w:rPr>
                <w:color w:val="000000" w:themeColor="text1"/>
                <w:sz w:val="20"/>
                <w:szCs w:val="20"/>
                <w:rPrChange w:id="572" w:author="Juan Carlos Reyes Guerrero" w:date="2017-03-08T20:03:00Z">
                  <w:rPr>
                    <w:color w:val="000000" w:themeColor="text1"/>
                    <w:sz w:val="22"/>
                    <w:szCs w:val="22"/>
                  </w:rPr>
                </w:rPrChange>
              </w:rPr>
              <w:t>$                 900.000</w:t>
            </w:r>
          </w:p>
        </w:tc>
      </w:tr>
      <w:tr w:rsidR="00A74ED3" w:rsidRPr="00AF45B6" w14:paraId="73B3221E"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69A5BDA0" w14:textId="77777777" w:rsidR="00A74ED3" w:rsidRPr="00AF45B6" w:rsidRDefault="00A74ED3" w:rsidP="00A74ED3">
            <w:pPr>
              <w:rPr>
                <w:b w:val="0"/>
                <w:color w:val="000000" w:themeColor="text1"/>
                <w:sz w:val="20"/>
                <w:szCs w:val="20"/>
                <w:rPrChange w:id="573" w:author="Juan Carlos Reyes Guerrero" w:date="2017-03-08T20:03:00Z">
                  <w:rPr>
                    <w:b w:val="0"/>
                    <w:color w:val="000000" w:themeColor="text1"/>
                    <w:sz w:val="22"/>
                    <w:szCs w:val="22"/>
                  </w:rPr>
                </w:rPrChange>
              </w:rPr>
            </w:pPr>
            <w:r w:rsidRPr="00AF45B6">
              <w:rPr>
                <w:b w:val="0"/>
                <w:color w:val="000000" w:themeColor="text1"/>
                <w:sz w:val="20"/>
                <w:szCs w:val="20"/>
                <w:rPrChange w:id="574" w:author="Juan Carlos Reyes Guerrero" w:date="2017-03-08T20:03:00Z">
                  <w:rPr>
                    <w:b w:val="0"/>
                    <w:color w:val="000000" w:themeColor="text1"/>
                    <w:sz w:val="22"/>
                    <w:szCs w:val="22"/>
                  </w:rPr>
                </w:rPrChange>
              </w:rPr>
              <w:t>Marcadores- lapiceros</w:t>
            </w:r>
          </w:p>
        </w:tc>
        <w:tc>
          <w:tcPr>
            <w:tcW w:w="1302" w:type="pct"/>
            <w:noWrap/>
            <w:hideMark/>
          </w:tcPr>
          <w:p w14:paraId="1668A581" w14:textId="77777777" w:rsidR="00A74ED3" w:rsidRPr="00AF45B6"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575" w:author="Juan Carlos Reyes Guerrero" w:date="2017-03-08T20:03:00Z">
                  <w:rPr>
                    <w:color w:val="000000" w:themeColor="text1"/>
                    <w:sz w:val="22"/>
                    <w:szCs w:val="22"/>
                  </w:rPr>
                </w:rPrChange>
              </w:rPr>
            </w:pPr>
            <w:r w:rsidRPr="00AF45B6">
              <w:rPr>
                <w:color w:val="000000" w:themeColor="text1"/>
                <w:sz w:val="20"/>
                <w:szCs w:val="20"/>
                <w:rPrChange w:id="576" w:author="Juan Carlos Reyes Guerrero" w:date="2017-03-08T20:03:00Z">
                  <w:rPr>
                    <w:color w:val="000000" w:themeColor="text1"/>
                    <w:sz w:val="22"/>
                    <w:szCs w:val="22"/>
                  </w:rPr>
                </w:rPrChange>
              </w:rPr>
              <w:t>60</w:t>
            </w:r>
          </w:p>
        </w:tc>
        <w:tc>
          <w:tcPr>
            <w:tcW w:w="1080" w:type="pct"/>
            <w:noWrap/>
            <w:hideMark/>
          </w:tcPr>
          <w:p w14:paraId="47A1FB70" w14:textId="77777777" w:rsidR="00A74ED3" w:rsidRPr="00AF45B6"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577" w:author="Juan Carlos Reyes Guerrero" w:date="2017-03-08T20:03:00Z">
                  <w:rPr>
                    <w:color w:val="000000" w:themeColor="text1"/>
                    <w:sz w:val="22"/>
                    <w:szCs w:val="22"/>
                  </w:rPr>
                </w:rPrChange>
              </w:rPr>
            </w:pPr>
            <w:r w:rsidRPr="00AF45B6">
              <w:rPr>
                <w:color w:val="000000" w:themeColor="text1"/>
                <w:sz w:val="20"/>
                <w:szCs w:val="20"/>
                <w:rPrChange w:id="578" w:author="Juan Carlos Reyes Guerrero" w:date="2017-03-08T20:03:00Z">
                  <w:rPr>
                    <w:color w:val="000000" w:themeColor="text1"/>
                    <w:sz w:val="22"/>
                    <w:szCs w:val="22"/>
                  </w:rPr>
                </w:rPrChange>
              </w:rPr>
              <w:t>$                 10.000</w:t>
            </w:r>
          </w:p>
        </w:tc>
        <w:tc>
          <w:tcPr>
            <w:tcW w:w="1141" w:type="pct"/>
            <w:noWrap/>
            <w:hideMark/>
          </w:tcPr>
          <w:p w14:paraId="2C37CCA8" w14:textId="77777777" w:rsidR="00A74ED3" w:rsidRPr="00AF45B6"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579" w:author="Juan Carlos Reyes Guerrero" w:date="2017-03-08T20:03:00Z">
                  <w:rPr>
                    <w:color w:val="000000" w:themeColor="text1"/>
                    <w:sz w:val="22"/>
                    <w:szCs w:val="22"/>
                  </w:rPr>
                </w:rPrChange>
              </w:rPr>
            </w:pPr>
            <w:r w:rsidRPr="00AF45B6">
              <w:rPr>
                <w:color w:val="000000" w:themeColor="text1"/>
                <w:sz w:val="20"/>
                <w:szCs w:val="20"/>
                <w:rPrChange w:id="580" w:author="Juan Carlos Reyes Guerrero" w:date="2017-03-08T20:03:00Z">
                  <w:rPr>
                    <w:color w:val="000000" w:themeColor="text1"/>
                    <w:sz w:val="22"/>
                    <w:szCs w:val="22"/>
                  </w:rPr>
                </w:rPrChange>
              </w:rPr>
              <w:t>$                 600.000</w:t>
            </w:r>
          </w:p>
        </w:tc>
      </w:tr>
      <w:tr w:rsidR="00A74ED3" w:rsidRPr="00AF45B6" w14:paraId="06682422"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1477" w:type="pct"/>
            <w:noWrap/>
            <w:hideMark/>
          </w:tcPr>
          <w:p w14:paraId="3A30D7FA" w14:textId="77777777" w:rsidR="00A74ED3" w:rsidRPr="00AF45B6" w:rsidRDefault="00F37BA2" w:rsidP="00A74ED3">
            <w:pPr>
              <w:rPr>
                <w:b w:val="0"/>
                <w:color w:val="000000" w:themeColor="text1"/>
                <w:sz w:val="20"/>
                <w:szCs w:val="20"/>
                <w:rPrChange w:id="581" w:author="Juan Carlos Reyes Guerrero" w:date="2017-03-08T20:03:00Z">
                  <w:rPr>
                    <w:b w:val="0"/>
                    <w:color w:val="000000" w:themeColor="text1"/>
                    <w:sz w:val="22"/>
                    <w:szCs w:val="22"/>
                  </w:rPr>
                </w:rPrChange>
              </w:rPr>
            </w:pPr>
            <w:r w:rsidRPr="00AF45B6">
              <w:rPr>
                <w:b w:val="0"/>
                <w:color w:val="000000" w:themeColor="text1"/>
                <w:sz w:val="20"/>
                <w:szCs w:val="20"/>
                <w:rPrChange w:id="582" w:author="Juan Carlos Reyes Guerrero" w:date="2017-03-08T20:03:00Z">
                  <w:rPr>
                    <w:b w:val="0"/>
                    <w:color w:val="000000" w:themeColor="text1"/>
                    <w:sz w:val="22"/>
                    <w:szCs w:val="22"/>
                  </w:rPr>
                </w:rPrChange>
              </w:rPr>
              <w:t>Archivadores</w:t>
            </w:r>
          </w:p>
        </w:tc>
        <w:tc>
          <w:tcPr>
            <w:tcW w:w="1302" w:type="pct"/>
            <w:noWrap/>
            <w:hideMark/>
          </w:tcPr>
          <w:p w14:paraId="7EDA6E0E" w14:textId="77777777" w:rsidR="00A74ED3" w:rsidRPr="00AF45B6"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583" w:author="Juan Carlos Reyes Guerrero" w:date="2017-03-08T20:03:00Z">
                  <w:rPr>
                    <w:color w:val="000000" w:themeColor="text1"/>
                    <w:sz w:val="22"/>
                    <w:szCs w:val="22"/>
                  </w:rPr>
                </w:rPrChange>
              </w:rPr>
            </w:pPr>
            <w:r w:rsidRPr="00AF45B6">
              <w:rPr>
                <w:color w:val="000000" w:themeColor="text1"/>
                <w:sz w:val="20"/>
                <w:szCs w:val="20"/>
                <w:rPrChange w:id="584" w:author="Juan Carlos Reyes Guerrero" w:date="2017-03-08T20:03:00Z">
                  <w:rPr>
                    <w:color w:val="000000" w:themeColor="text1"/>
                    <w:sz w:val="22"/>
                    <w:szCs w:val="22"/>
                  </w:rPr>
                </w:rPrChange>
              </w:rPr>
              <w:t>32</w:t>
            </w:r>
          </w:p>
        </w:tc>
        <w:tc>
          <w:tcPr>
            <w:tcW w:w="1080" w:type="pct"/>
            <w:noWrap/>
            <w:hideMark/>
          </w:tcPr>
          <w:p w14:paraId="1CBCFFEE" w14:textId="77777777" w:rsidR="00A74ED3" w:rsidRPr="00AF45B6"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585" w:author="Juan Carlos Reyes Guerrero" w:date="2017-03-08T20:03:00Z">
                  <w:rPr>
                    <w:color w:val="000000" w:themeColor="text1"/>
                    <w:sz w:val="22"/>
                    <w:szCs w:val="22"/>
                  </w:rPr>
                </w:rPrChange>
              </w:rPr>
            </w:pPr>
            <w:r w:rsidRPr="00AF45B6">
              <w:rPr>
                <w:color w:val="000000" w:themeColor="text1"/>
                <w:sz w:val="20"/>
                <w:szCs w:val="20"/>
                <w:rPrChange w:id="586" w:author="Juan Carlos Reyes Guerrero" w:date="2017-03-08T20:03:00Z">
                  <w:rPr>
                    <w:color w:val="000000" w:themeColor="text1"/>
                    <w:sz w:val="22"/>
                    <w:szCs w:val="22"/>
                  </w:rPr>
                </w:rPrChange>
              </w:rPr>
              <w:t>$                 25.000</w:t>
            </w:r>
          </w:p>
        </w:tc>
        <w:tc>
          <w:tcPr>
            <w:tcW w:w="1141" w:type="pct"/>
            <w:noWrap/>
            <w:hideMark/>
          </w:tcPr>
          <w:p w14:paraId="19B31638" w14:textId="77777777" w:rsidR="00A74ED3" w:rsidRPr="00AF45B6" w:rsidRDefault="00A74ED3" w:rsidP="00CE6F96">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587" w:author="Juan Carlos Reyes Guerrero" w:date="2017-03-08T20:03:00Z">
                  <w:rPr>
                    <w:color w:val="000000" w:themeColor="text1"/>
                    <w:sz w:val="22"/>
                    <w:szCs w:val="22"/>
                  </w:rPr>
                </w:rPrChange>
              </w:rPr>
            </w:pPr>
            <w:r w:rsidRPr="00AF45B6">
              <w:rPr>
                <w:color w:val="000000" w:themeColor="text1"/>
                <w:sz w:val="20"/>
                <w:szCs w:val="20"/>
                <w:rPrChange w:id="588" w:author="Juan Carlos Reyes Guerrero" w:date="2017-03-08T20:03:00Z">
                  <w:rPr>
                    <w:color w:val="000000" w:themeColor="text1"/>
                    <w:sz w:val="22"/>
                    <w:szCs w:val="22"/>
                  </w:rPr>
                </w:rPrChange>
              </w:rPr>
              <w:t>$                 800.000</w:t>
            </w:r>
          </w:p>
        </w:tc>
      </w:tr>
      <w:tr w:rsidR="00A74ED3" w:rsidRPr="00AF45B6" w14:paraId="11478F6F"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59" w:type="pct"/>
            <w:gridSpan w:val="3"/>
            <w:noWrap/>
            <w:hideMark/>
          </w:tcPr>
          <w:p w14:paraId="643EF242" w14:textId="77777777" w:rsidR="00A74ED3" w:rsidRPr="00AF45B6" w:rsidRDefault="00A74ED3" w:rsidP="00A74ED3">
            <w:pPr>
              <w:rPr>
                <w:color w:val="000000" w:themeColor="text1"/>
                <w:sz w:val="20"/>
                <w:szCs w:val="20"/>
                <w:rPrChange w:id="589" w:author="Juan Carlos Reyes Guerrero" w:date="2017-03-08T20:03:00Z">
                  <w:rPr>
                    <w:color w:val="000000" w:themeColor="text1"/>
                    <w:sz w:val="22"/>
                    <w:szCs w:val="22"/>
                  </w:rPr>
                </w:rPrChange>
              </w:rPr>
            </w:pPr>
            <w:r w:rsidRPr="00AF45B6">
              <w:rPr>
                <w:color w:val="000000" w:themeColor="text1"/>
                <w:sz w:val="20"/>
                <w:szCs w:val="20"/>
                <w:rPrChange w:id="590" w:author="Juan Carlos Reyes Guerrero" w:date="2017-03-08T20:03:00Z">
                  <w:rPr>
                    <w:color w:val="000000" w:themeColor="text1"/>
                    <w:sz w:val="22"/>
                    <w:szCs w:val="22"/>
                  </w:rPr>
                </w:rPrChange>
              </w:rPr>
              <w:t xml:space="preserve"> Costo TOTAL </w:t>
            </w:r>
            <w:r w:rsidRPr="00AF45B6">
              <w:rPr>
                <w:bCs w:val="0"/>
                <w:color w:val="000000" w:themeColor="text1"/>
                <w:sz w:val="20"/>
                <w:szCs w:val="20"/>
                <w:rPrChange w:id="591" w:author="Juan Carlos Reyes Guerrero" w:date="2017-03-08T20:03:00Z">
                  <w:rPr>
                    <w:bCs w:val="0"/>
                    <w:color w:val="000000" w:themeColor="text1"/>
                    <w:sz w:val="22"/>
                    <w:szCs w:val="22"/>
                  </w:rPr>
                </w:rPrChange>
              </w:rPr>
              <w:t>Papelería y Utilitarios</w:t>
            </w:r>
          </w:p>
        </w:tc>
        <w:tc>
          <w:tcPr>
            <w:tcW w:w="1141" w:type="pct"/>
            <w:noWrap/>
            <w:hideMark/>
          </w:tcPr>
          <w:p w14:paraId="5DE0B9DF" w14:textId="77777777" w:rsidR="00A74ED3" w:rsidRPr="00AF45B6" w:rsidRDefault="00A74ED3" w:rsidP="00A74ED3">
            <w:pP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592" w:author="Juan Carlos Reyes Guerrero" w:date="2017-03-08T20:03:00Z">
                  <w:rPr>
                    <w:color w:val="000000" w:themeColor="text1"/>
                    <w:sz w:val="22"/>
                    <w:szCs w:val="22"/>
                  </w:rPr>
                </w:rPrChange>
              </w:rPr>
            </w:pPr>
            <w:r w:rsidRPr="00AF45B6">
              <w:rPr>
                <w:color w:val="000000" w:themeColor="text1"/>
                <w:sz w:val="20"/>
                <w:szCs w:val="20"/>
                <w:rPrChange w:id="593" w:author="Juan Carlos Reyes Guerrero" w:date="2017-03-08T20:03:00Z">
                  <w:rPr>
                    <w:color w:val="000000" w:themeColor="text1"/>
                    <w:sz w:val="22"/>
                    <w:szCs w:val="22"/>
                  </w:rPr>
                </w:rPrChange>
              </w:rPr>
              <w:t xml:space="preserve"> $              5.000.000 </w:t>
            </w:r>
          </w:p>
        </w:tc>
      </w:tr>
    </w:tbl>
    <w:p w14:paraId="41A208D0" w14:textId="77777777" w:rsidR="00AF45B6" w:rsidRDefault="00C76921" w:rsidP="00CE6F96">
      <w:pPr>
        <w:pStyle w:val="Ttulo4"/>
        <w:rPr>
          <w:ins w:id="594" w:author="Juan Carlos Reyes Guerrero" w:date="2017-03-08T20:03:00Z"/>
          <w:lang w:eastAsia="es-CO"/>
        </w:rPr>
      </w:pPr>
      <w:del w:id="595" w:author="Juan Carlos Reyes Guerrero" w:date="2017-03-08T20:03:00Z">
        <w:r w:rsidDel="00AF45B6">
          <w:rPr>
            <w:lang w:eastAsia="es-CO"/>
          </w:rPr>
          <w:delText>4</w:delText>
        </w:r>
        <w:r w:rsidR="00CE6F96" w:rsidDel="00AF45B6">
          <w:rPr>
            <w:lang w:eastAsia="es-CO"/>
          </w:rPr>
          <w:delText>.4.2.8  Cos</w:delText>
        </w:r>
      </w:del>
    </w:p>
    <w:p w14:paraId="01564CA0" w14:textId="0D564502" w:rsidR="00CE6F96" w:rsidRPr="00CE6F96" w:rsidRDefault="00CE6F96" w:rsidP="00CE6F96">
      <w:pPr>
        <w:pStyle w:val="Ttulo4"/>
      </w:pPr>
      <w:del w:id="596" w:author="Juan Carlos Reyes Guerrero" w:date="2017-03-08T20:03:00Z">
        <w:r w:rsidDel="00AF45B6">
          <w:rPr>
            <w:lang w:eastAsia="es-CO"/>
          </w:rPr>
          <w:delText>tos</w:delText>
        </w:r>
      </w:del>
      <w:ins w:id="597" w:author="Juan Carlos Reyes Guerrero" w:date="2017-03-08T20:03:00Z">
        <w:r w:rsidR="00AF45B6">
          <w:rPr>
            <w:lang w:eastAsia="es-CO"/>
          </w:rPr>
          <w:t>4.4.2.8 Costos</w:t>
        </w:r>
      </w:ins>
      <w:r>
        <w:rPr>
          <w:lang w:eastAsia="es-CO"/>
        </w:rPr>
        <w:t xml:space="preserve"> por </w:t>
      </w:r>
      <w:r w:rsidRPr="00CE6F96">
        <w:rPr>
          <w:lang w:eastAsia="es-CO"/>
        </w:rPr>
        <w:t>Conexiones de Datos</w:t>
      </w:r>
    </w:p>
    <w:p w14:paraId="66C64B8C" w14:textId="77777777" w:rsidR="00A74ED3" w:rsidRPr="00A74ED3" w:rsidRDefault="00A74ED3" w:rsidP="00DB125D">
      <w:pPr>
        <w:rPr>
          <w:color w:val="000000" w:themeColor="text1"/>
          <w:sz w:val="22"/>
          <w:szCs w:val="22"/>
        </w:rPr>
      </w:pPr>
    </w:p>
    <w:tbl>
      <w:tblPr>
        <w:tblStyle w:val="Cuadrculamedia3-nfasis1"/>
        <w:tblW w:w="5000" w:type="pct"/>
        <w:tblLook w:val="04A0" w:firstRow="1" w:lastRow="0" w:firstColumn="1" w:lastColumn="0" w:noHBand="0" w:noVBand="1"/>
      </w:tblPr>
      <w:tblGrid>
        <w:gridCol w:w="2602"/>
        <w:gridCol w:w="1253"/>
        <w:gridCol w:w="2528"/>
        <w:gridCol w:w="2671"/>
      </w:tblGrid>
      <w:tr w:rsidR="00A74ED3" w:rsidRPr="00AF45B6" w14:paraId="14A5EB52" w14:textId="77777777" w:rsidTr="00A74E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7" w:type="pct"/>
            <w:noWrap/>
            <w:hideMark/>
          </w:tcPr>
          <w:p w14:paraId="604D2741" w14:textId="77777777" w:rsidR="00A74ED3" w:rsidRPr="00AF45B6" w:rsidRDefault="00A74ED3" w:rsidP="00A74ED3">
            <w:pPr>
              <w:rPr>
                <w:bCs w:val="0"/>
                <w:color w:val="000000" w:themeColor="text1"/>
                <w:sz w:val="20"/>
                <w:szCs w:val="20"/>
                <w:rPrChange w:id="598" w:author="Juan Carlos Reyes Guerrero" w:date="2017-03-08T20:03:00Z">
                  <w:rPr>
                    <w:bCs w:val="0"/>
                    <w:color w:val="000000" w:themeColor="text1"/>
                    <w:sz w:val="22"/>
                    <w:szCs w:val="22"/>
                  </w:rPr>
                </w:rPrChange>
              </w:rPr>
            </w:pPr>
            <w:r w:rsidRPr="00AF45B6">
              <w:rPr>
                <w:bCs w:val="0"/>
                <w:color w:val="000000" w:themeColor="text1"/>
                <w:sz w:val="20"/>
                <w:szCs w:val="20"/>
                <w:rPrChange w:id="599" w:author="Juan Carlos Reyes Guerrero" w:date="2017-03-08T20:03:00Z">
                  <w:rPr>
                    <w:bCs w:val="0"/>
                    <w:color w:val="000000" w:themeColor="text1"/>
                    <w:sz w:val="22"/>
                    <w:szCs w:val="22"/>
                  </w:rPr>
                </w:rPrChange>
              </w:rPr>
              <w:t>Conexiones de Datos</w:t>
            </w:r>
          </w:p>
        </w:tc>
        <w:tc>
          <w:tcPr>
            <w:tcW w:w="692" w:type="pct"/>
            <w:noWrap/>
            <w:hideMark/>
          </w:tcPr>
          <w:p w14:paraId="0AE7D56A" w14:textId="77777777" w:rsidR="00A74ED3" w:rsidRPr="00AF45B6"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600" w:author="Juan Carlos Reyes Guerrero" w:date="2017-03-08T20:03:00Z">
                  <w:rPr>
                    <w:bCs w:val="0"/>
                    <w:color w:val="000000" w:themeColor="text1"/>
                    <w:sz w:val="22"/>
                    <w:szCs w:val="22"/>
                  </w:rPr>
                </w:rPrChange>
              </w:rPr>
            </w:pPr>
            <w:r w:rsidRPr="00AF45B6">
              <w:rPr>
                <w:bCs w:val="0"/>
                <w:color w:val="000000" w:themeColor="text1"/>
                <w:sz w:val="20"/>
                <w:szCs w:val="20"/>
                <w:rPrChange w:id="601" w:author="Juan Carlos Reyes Guerrero" w:date="2017-03-08T20:03:00Z">
                  <w:rPr>
                    <w:bCs w:val="0"/>
                    <w:color w:val="000000" w:themeColor="text1"/>
                    <w:sz w:val="22"/>
                    <w:szCs w:val="22"/>
                  </w:rPr>
                </w:rPrChange>
              </w:rPr>
              <w:t>Cantidad</w:t>
            </w:r>
          </w:p>
        </w:tc>
        <w:tc>
          <w:tcPr>
            <w:tcW w:w="1396" w:type="pct"/>
            <w:noWrap/>
            <w:hideMark/>
          </w:tcPr>
          <w:p w14:paraId="7AF2ED17" w14:textId="77777777" w:rsidR="00A74ED3" w:rsidRPr="00AF45B6"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602" w:author="Juan Carlos Reyes Guerrero" w:date="2017-03-08T20:03:00Z">
                  <w:rPr>
                    <w:bCs w:val="0"/>
                    <w:color w:val="000000" w:themeColor="text1"/>
                    <w:sz w:val="22"/>
                    <w:szCs w:val="22"/>
                  </w:rPr>
                </w:rPrChange>
              </w:rPr>
            </w:pPr>
            <w:r w:rsidRPr="00AF45B6">
              <w:rPr>
                <w:bCs w:val="0"/>
                <w:color w:val="000000" w:themeColor="text1"/>
                <w:sz w:val="20"/>
                <w:szCs w:val="20"/>
                <w:rPrChange w:id="603" w:author="Juan Carlos Reyes Guerrero" w:date="2017-03-08T20:03:00Z">
                  <w:rPr>
                    <w:bCs w:val="0"/>
                    <w:color w:val="000000" w:themeColor="text1"/>
                    <w:sz w:val="22"/>
                    <w:szCs w:val="22"/>
                  </w:rPr>
                </w:rPrChange>
              </w:rPr>
              <w:t xml:space="preserve">Valor </w:t>
            </w:r>
          </w:p>
        </w:tc>
        <w:tc>
          <w:tcPr>
            <w:tcW w:w="1476" w:type="pct"/>
            <w:noWrap/>
            <w:hideMark/>
          </w:tcPr>
          <w:p w14:paraId="547E844A" w14:textId="77777777" w:rsidR="00A74ED3" w:rsidRPr="00AF45B6" w:rsidRDefault="00A74ED3" w:rsidP="00A74ED3">
            <w:pPr>
              <w:cnfStyle w:val="100000000000" w:firstRow="1" w:lastRow="0" w:firstColumn="0" w:lastColumn="0" w:oddVBand="0" w:evenVBand="0" w:oddHBand="0" w:evenHBand="0" w:firstRowFirstColumn="0" w:firstRowLastColumn="0" w:lastRowFirstColumn="0" w:lastRowLastColumn="0"/>
              <w:rPr>
                <w:bCs w:val="0"/>
                <w:color w:val="000000" w:themeColor="text1"/>
                <w:sz w:val="20"/>
                <w:szCs w:val="20"/>
                <w:rPrChange w:id="604" w:author="Juan Carlos Reyes Guerrero" w:date="2017-03-08T20:03:00Z">
                  <w:rPr>
                    <w:bCs w:val="0"/>
                    <w:color w:val="000000" w:themeColor="text1"/>
                    <w:sz w:val="22"/>
                    <w:szCs w:val="22"/>
                  </w:rPr>
                </w:rPrChange>
              </w:rPr>
            </w:pPr>
            <w:r w:rsidRPr="00AF45B6">
              <w:rPr>
                <w:bCs w:val="0"/>
                <w:color w:val="000000" w:themeColor="text1"/>
                <w:sz w:val="20"/>
                <w:szCs w:val="20"/>
                <w:rPrChange w:id="605" w:author="Juan Carlos Reyes Guerrero" w:date="2017-03-08T20:03:00Z">
                  <w:rPr>
                    <w:bCs w:val="0"/>
                    <w:color w:val="000000" w:themeColor="text1"/>
                    <w:sz w:val="22"/>
                    <w:szCs w:val="22"/>
                  </w:rPr>
                </w:rPrChange>
              </w:rPr>
              <w:t xml:space="preserve"> Total  </w:t>
            </w:r>
          </w:p>
        </w:tc>
      </w:tr>
      <w:tr w:rsidR="00A74ED3" w:rsidRPr="00AF45B6" w14:paraId="20CD900B" w14:textId="77777777" w:rsidTr="00A74E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37" w:type="pct"/>
            <w:noWrap/>
            <w:hideMark/>
          </w:tcPr>
          <w:p w14:paraId="3C415380" w14:textId="77777777" w:rsidR="00A74ED3" w:rsidRPr="00AF45B6" w:rsidRDefault="00A74ED3" w:rsidP="00A74ED3">
            <w:pPr>
              <w:rPr>
                <w:b w:val="0"/>
                <w:color w:val="000000" w:themeColor="text1"/>
                <w:sz w:val="20"/>
                <w:szCs w:val="20"/>
                <w:rPrChange w:id="606" w:author="Juan Carlos Reyes Guerrero" w:date="2017-03-08T20:03:00Z">
                  <w:rPr>
                    <w:b w:val="0"/>
                    <w:color w:val="000000" w:themeColor="text1"/>
                    <w:sz w:val="22"/>
                    <w:szCs w:val="22"/>
                  </w:rPr>
                </w:rPrChange>
              </w:rPr>
            </w:pPr>
            <w:r w:rsidRPr="00AF45B6">
              <w:rPr>
                <w:b w:val="0"/>
                <w:color w:val="000000" w:themeColor="text1"/>
                <w:sz w:val="20"/>
                <w:szCs w:val="20"/>
                <w:rPrChange w:id="607" w:author="Juan Carlos Reyes Guerrero" w:date="2017-03-08T20:03:00Z">
                  <w:rPr>
                    <w:b w:val="0"/>
                    <w:color w:val="000000" w:themeColor="text1"/>
                    <w:sz w:val="22"/>
                    <w:szCs w:val="22"/>
                  </w:rPr>
                </w:rPrChange>
              </w:rPr>
              <w:t xml:space="preserve">Internet </w:t>
            </w:r>
          </w:p>
        </w:tc>
        <w:tc>
          <w:tcPr>
            <w:tcW w:w="692" w:type="pct"/>
            <w:noWrap/>
            <w:hideMark/>
          </w:tcPr>
          <w:p w14:paraId="312D1D82" w14:textId="77777777" w:rsidR="00A74ED3" w:rsidRPr="00AF45B6"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608" w:author="Juan Carlos Reyes Guerrero" w:date="2017-03-08T20:03:00Z">
                  <w:rPr>
                    <w:color w:val="000000" w:themeColor="text1"/>
                    <w:sz w:val="22"/>
                    <w:szCs w:val="22"/>
                  </w:rPr>
                </w:rPrChange>
              </w:rPr>
            </w:pPr>
            <w:r w:rsidRPr="00AF45B6">
              <w:rPr>
                <w:color w:val="000000" w:themeColor="text1"/>
                <w:sz w:val="20"/>
                <w:szCs w:val="20"/>
                <w:rPrChange w:id="609" w:author="Juan Carlos Reyes Guerrero" w:date="2017-03-08T20:03:00Z">
                  <w:rPr>
                    <w:color w:val="000000" w:themeColor="text1"/>
                    <w:sz w:val="22"/>
                    <w:szCs w:val="22"/>
                  </w:rPr>
                </w:rPrChange>
              </w:rPr>
              <w:t>12</w:t>
            </w:r>
          </w:p>
        </w:tc>
        <w:tc>
          <w:tcPr>
            <w:tcW w:w="1396" w:type="pct"/>
            <w:noWrap/>
            <w:hideMark/>
          </w:tcPr>
          <w:p w14:paraId="2AD1CD0F" w14:textId="77777777" w:rsidR="00A74ED3" w:rsidRPr="00AF45B6"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610" w:author="Juan Carlos Reyes Guerrero" w:date="2017-03-08T20:03:00Z">
                  <w:rPr>
                    <w:color w:val="000000" w:themeColor="text1"/>
                    <w:sz w:val="22"/>
                    <w:szCs w:val="22"/>
                  </w:rPr>
                </w:rPrChange>
              </w:rPr>
            </w:pPr>
            <w:r w:rsidRPr="00AF45B6">
              <w:rPr>
                <w:color w:val="000000" w:themeColor="text1"/>
                <w:sz w:val="20"/>
                <w:szCs w:val="20"/>
                <w:rPrChange w:id="611" w:author="Juan Carlos Reyes Guerrero" w:date="2017-03-08T20:03:00Z">
                  <w:rPr>
                    <w:color w:val="000000" w:themeColor="text1"/>
                    <w:sz w:val="22"/>
                    <w:szCs w:val="22"/>
                  </w:rPr>
                </w:rPrChange>
              </w:rPr>
              <w:t>$               416.667</w:t>
            </w:r>
          </w:p>
        </w:tc>
        <w:tc>
          <w:tcPr>
            <w:tcW w:w="1476" w:type="pct"/>
            <w:noWrap/>
            <w:hideMark/>
          </w:tcPr>
          <w:p w14:paraId="4DB48134" w14:textId="77777777" w:rsidR="00A74ED3" w:rsidRPr="00AF45B6" w:rsidRDefault="00A74ED3" w:rsidP="00CE6F96">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Change w:id="612" w:author="Juan Carlos Reyes Guerrero" w:date="2017-03-08T20:03:00Z">
                  <w:rPr>
                    <w:color w:val="000000" w:themeColor="text1"/>
                    <w:sz w:val="22"/>
                    <w:szCs w:val="22"/>
                  </w:rPr>
                </w:rPrChange>
              </w:rPr>
            </w:pPr>
            <w:r w:rsidRPr="00AF45B6">
              <w:rPr>
                <w:color w:val="000000" w:themeColor="text1"/>
                <w:sz w:val="20"/>
                <w:szCs w:val="20"/>
                <w:rPrChange w:id="613" w:author="Juan Carlos Reyes Guerrero" w:date="2017-03-08T20:03:00Z">
                  <w:rPr>
                    <w:color w:val="000000" w:themeColor="text1"/>
                    <w:sz w:val="22"/>
                    <w:szCs w:val="22"/>
                  </w:rPr>
                </w:rPrChange>
              </w:rPr>
              <w:t>$              5.000.000</w:t>
            </w:r>
          </w:p>
        </w:tc>
      </w:tr>
      <w:tr w:rsidR="00A74ED3" w:rsidRPr="00AF45B6" w14:paraId="2E9BB2FB" w14:textId="77777777" w:rsidTr="00A74ED3">
        <w:trPr>
          <w:trHeight w:val="300"/>
        </w:trPr>
        <w:tc>
          <w:tcPr>
            <w:cnfStyle w:val="001000000000" w:firstRow="0" w:lastRow="0" w:firstColumn="1" w:lastColumn="0" w:oddVBand="0" w:evenVBand="0" w:oddHBand="0" w:evenHBand="0" w:firstRowFirstColumn="0" w:firstRowLastColumn="0" w:lastRowFirstColumn="0" w:lastRowLastColumn="0"/>
            <w:tcW w:w="3524" w:type="pct"/>
            <w:gridSpan w:val="3"/>
            <w:noWrap/>
            <w:hideMark/>
          </w:tcPr>
          <w:p w14:paraId="091BBBE8" w14:textId="77777777" w:rsidR="00A74ED3" w:rsidRPr="00AF45B6" w:rsidRDefault="00A74ED3" w:rsidP="00A74ED3">
            <w:pPr>
              <w:rPr>
                <w:color w:val="000000" w:themeColor="text1"/>
                <w:sz w:val="20"/>
                <w:szCs w:val="20"/>
                <w:rPrChange w:id="614" w:author="Juan Carlos Reyes Guerrero" w:date="2017-03-08T20:03:00Z">
                  <w:rPr>
                    <w:color w:val="000000" w:themeColor="text1"/>
                    <w:sz w:val="22"/>
                    <w:szCs w:val="22"/>
                  </w:rPr>
                </w:rPrChange>
              </w:rPr>
            </w:pPr>
            <w:r w:rsidRPr="00AF45B6">
              <w:rPr>
                <w:color w:val="000000" w:themeColor="text1"/>
                <w:sz w:val="20"/>
                <w:szCs w:val="20"/>
                <w:rPrChange w:id="615" w:author="Juan Carlos Reyes Guerrero" w:date="2017-03-08T20:03:00Z">
                  <w:rPr>
                    <w:color w:val="000000" w:themeColor="text1"/>
                    <w:sz w:val="22"/>
                    <w:szCs w:val="22"/>
                  </w:rPr>
                </w:rPrChange>
              </w:rPr>
              <w:t xml:space="preserve"> Costo TOTAL </w:t>
            </w:r>
            <w:r w:rsidRPr="00AF45B6">
              <w:rPr>
                <w:bCs w:val="0"/>
                <w:color w:val="000000" w:themeColor="text1"/>
                <w:sz w:val="20"/>
                <w:szCs w:val="20"/>
                <w:rPrChange w:id="616" w:author="Juan Carlos Reyes Guerrero" w:date="2017-03-08T20:03:00Z">
                  <w:rPr>
                    <w:bCs w:val="0"/>
                    <w:color w:val="000000" w:themeColor="text1"/>
                    <w:sz w:val="22"/>
                    <w:szCs w:val="22"/>
                  </w:rPr>
                </w:rPrChange>
              </w:rPr>
              <w:t>Conexiones</w:t>
            </w:r>
          </w:p>
        </w:tc>
        <w:tc>
          <w:tcPr>
            <w:tcW w:w="1476" w:type="pct"/>
            <w:noWrap/>
            <w:hideMark/>
          </w:tcPr>
          <w:p w14:paraId="080478D2" w14:textId="77777777" w:rsidR="00A74ED3" w:rsidRPr="00AF45B6" w:rsidRDefault="00A74ED3" w:rsidP="00A74ED3">
            <w:pPr>
              <w:cnfStyle w:val="000000000000" w:firstRow="0" w:lastRow="0" w:firstColumn="0" w:lastColumn="0" w:oddVBand="0" w:evenVBand="0" w:oddHBand="0" w:evenHBand="0" w:firstRowFirstColumn="0" w:firstRowLastColumn="0" w:lastRowFirstColumn="0" w:lastRowLastColumn="0"/>
              <w:rPr>
                <w:color w:val="000000" w:themeColor="text1"/>
                <w:sz w:val="20"/>
                <w:szCs w:val="20"/>
                <w:rPrChange w:id="617" w:author="Juan Carlos Reyes Guerrero" w:date="2017-03-08T20:03:00Z">
                  <w:rPr>
                    <w:color w:val="000000" w:themeColor="text1"/>
                    <w:sz w:val="22"/>
                    <w:szCs w:val="22"/>
                  </w:rPr>
                </w:rPrChange>
              </w:rPr>
            </w:pPr>
            <w:r w:rsidRPr="00AF45B6">
              <w:rPr>
                <w:color w:val="000000" w:themeColor="text1"/>
                <w:sz w:val="20"/>
                <w:szCs w:val="20"/>
                <w:rPrChange w:id="618" w:author="Juan Carlos Reyes Guerrero" w:date="2017-03-08T20:03:00Z">
                  <w:rPr>
                    <w:color w:val="000000" w:themeColor="text1"/>
                    <w:sz w:val="22"/>
                    <w:szCs w:val="22"/>
                  </w:rPr>
                </w:rPrChange>
              </w:rPr>
              <w:t xml:space="preserve"> $              5.000.000 </w:t>
            </w:r>
          </w:p>
        </w:tc>
      </w:tr>
    </w:tbl>
    <w:p w14:paraId="262E24D9" w14:textId="77777777" w:rsidR="00F710C3" w:rsidRPr="00A74ED3" w:rsidRDefault="00F710C3" w:rsidP="00DB125D">
      <w:pPr>
        <w:rPr>
          <w:color w:val="000000" w:themeColor="text1"/>
          <w:lang w:eastAsia="es-CO"/>
        </w:rPr>
      </w:pPr>
    </w:p>
    <w:p w14:paraId="53484E41" w14:textId="77777777" w:rsidR="00A74ED3" w:rsidRDefault="00C76921" w:rsidP="00F37BA2">
      <w:pPr>
        <w:pStyle w:val="Ttulo4"/>
        <w:rPr>
          <w:lang w:eastAsia="es-CO"/>
        </w:rPr>
      </w:pPr>
      <w:r>
        <w:rPr>
          <w:lang w:eastAsia="es-CO"/>
        </w:rPr>
        <w:t>4</w:t>
      </w:r>
      <w:r w:rsidR="00CE6F96">
        <w:rPr>
          <w:lang w:eastAsia="es-CO"/>
        </w:rPr>
        <w:t>.4.2.8 Tabla de resumen de costos</w:t>
      </w:r>
    </w:p>
    <w:p w14:paraId="17EF0103" w14:textId="77777777" w:rsidR="00A74ED3" w:rsidRDefault="00A74ED3" w:rsidP="00DB125D">
      <w:pPr>
        <w:rPr>
          <w:lang w:eastAsia="es-CO"/>
        </w:rPr>
      </w:pPr>
    </w:p>
    <w:tbl>
      <w:tblPr>
        <w:tblW w:w="5540" w:type="dxa"/>
        <w:jc w:val="center"/>
        <w:tblCellMar>
          <w:left w:w="70" w:type="dxa"/>
          <w:right w:w="70" w:type="dxa"/>
        </w:tblCellMar>
        <w:tblLook w:val="04A0" w:firstRow="1" w:lastRow="0" w:firstColumn="1" w:lastColumn="0" w:noHBand="0" w:noVBand="1"/>
      </w:tblPr>
      <w:tblGrid>
        <w:gridCol w:w="274"/>
        <w:gridCol w:w="3505"/>
        <w:gridCol w:w="1883"/>
      </w:tblGrid>
      <w:tr w:rsidR="00A74ED3" w:rsidRPr="005E2FB0" w14:paraId="6111966A" w14:textId="77777777" w:rsidTr="00F710C3">
        <w:trPr>
          <w:trHeight w:val="315"/>
          <w:jc w:val="center"/>
        </w:trPr>
        <w:tc>
          <w:tcPr>
            <w:tcW w:w="5540" w:type="dxa"/>
            <w:gridSpan w:val="3"/>
            <w:tcBorders>
              <w:top w:val="single" w:sz="8" w:space="0" w:color="auto"/>
              <w:left w:val="single" w:sz="8" w:space="0" w:color="auto"/>
              <w:bottom w:val="single" w:sz="8" w:space="0" w:color="auto"/>
              <w:right w:val="single" w:sz="8" w:space="0" w:color="000000"/>
            </w:tcBorders>
            <w:shd w:val="clear" w:color="000000" w:fill="31849B" w:themeFill="accent5" w:themeFillShade="BF"/>
            <w:noWrap/>
            <w:vAlign w:val="bottom"/>
            <w:hideMark/>
          </w:tcPr>
          <w:p w14:paraId="47068B0F" w14:textId="77777777" w:rsidR="00A74ED3" w:rsidRPr="0095794E" w:rsidRDefault="00A74ED3" w:rsidP="00F710C3">
            <w:pPr>
              <w:jc w:val="center"/>
              <w:rPr>
                <w:rFonts w:eastAsia="Times New Roman" w:cs="Calibri"/>
                <w:b/>
                <w:bCs/>
                <w:color w:val="FFFFFF" w:themeColor="background1"/>
                <w:lang w:eastAsia="es-CO"/>
              </w:rPr>
            </w:pPr>
            <w:r w:rsidRPr="0095794E">
              <w:rPr>
                <w:rFonts w:eastAsia="Times New Roman" w:cs="Calibri"/>
                <w:b/>
                <w:bCs/>
                <w:color w:val="FFFFFF" w:themeColor="background1"/>
                <w:lang w:eastAsia="es-CO"/>
              </w:rPr>
              <w:t>COSTO PROYECTO</w:t>
            </w:r>
          </w:p>
        </w:tc>
      </w:tr>
      <w:tr w:rsidR="00A74ED3" w:rsidRPr="005E2FB0" w14:paraId="6C8260E2"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000000" w:fill="31849B" w:themeFill="accent5" w:themeFillShade="BF"/>
            <w:noWrap/>
            <w:vAlign w:val="bottom"/>
            <w:hideMark/>
          </w:tcPr>
          <w:p w14:paraId="7AC443C9" w14:textId="77777777" w:rsidR="00A74ED3" w:rsidRPr="0095794E" w:rsidRDefault="00A74ED3" w:rsidP="00F710C3">
            <w:pPr>
              <w:rPr>
                <w:rFonts w:eastAsia="Times New Roman" w:cs="Calibri"/>
                <w:b/>
                <w:bCs/>
                <w:color w:val="FFFFFF" w:themeColor="background1"/>
                <w:lang w:eastAsia="es-CO"/>
              </w:rPr>
            </w:pPr>
            <w:r w:rsidRPr="0095794E">
              <w:rPr>
                <w:rFonts w:eastAsia="Times New Roman" w:cs="Calibri"/>
                <w:b/>
                <w:bCs/>
                <w:color w:val="FFFFFF" w:themeColor="background1"/>
                <w:lang w:eastAsia="es-CO"/>
              </w:rPr>
              <w:t>#</w:t>
            </w:r>
          </w:p>
        </w:tc>
        <w:tc>
          <w:tcPr>
            <w:tcW w:w="3505" w:type="dxa"/>
            <w:tcBorders>
              <w:top w:val="nil"/>
              <w:left w:val="nil"/>
              <w:bottom w:val="single" w:sz="4" w:space="0" w:color="auto"/>
              <w:right w:val="single" w:sz="8" w:space="0" w:color="auto"/>
            </w:tcBorders>
            <w:shd w:val="clear" w:color="000000" w:fill="31849B" w:themeFill="accent5" w:themeFillShade="BF"/>
            <w:noWrap/>
            <w:vAlign w:val="bottom"/>
            <w:hideMark/>
          </w:tcPr>
          <w:p w14:paraId="566969B5" w14:textId="77777777" w:rsidR="00A74ED3" w:rsidRPr="0095794E" w:rsidRDefault="00A74ED3" w:rsidP="00F710C3">
            <w:pPr>
              <w:rPr>
                <w:rFonts w:eastAsia="Times New Roman" w:cs="Calibri"/>
                <w:b/>
                <w:bCs/>
                <w:color w:val="FFFFFF" w:themeColor="background1"/>
                <w:lang w:eastAsia="es-CO"/>
              </w:rPr>
            </w:pPr>
            <w:r w:rsidRPr="0095794E">
              <w:rPr>
                <w:rFonts w:eastAsia="Times New Roman" w:cs="Calibri"/>
                <w:b/>
                <w:bCs/>
                <w:color w:val="FFFFFF" w:themeColor="background1"/>
                <w:lang w:eastAsia="es-CO"/>
              </w:rPr>
              <w:t>Concepto</w:t>
            </w:r>
          </w:p>
        </w:tc>
        <w:tc>
          <w:tcPr>
            <w:tcW w:w="1883" w:type="dxa"/>
            <w:tcBorders>
              <w:top w:val="nil"/>
              <w:left w:val="nil"/>
              <w:bottom w:val="single" w:sz="4" w:space="0" w:color="auto"/>
              <w:right w:val="single" w:sz="8" w:space="0" w:color="auto"/>
            </w:tcBorders>
            <w:shd w:val="clear" w:color="000000" w:fill="31849B" w:themeFill="accent5" w:themeFillShade="BF"/>
            <w:noWrap/>
            <w:vAlign w:val="bottom"/>
            <w:hideMark/>
          </w:tcPr>
          <w:p w14:paraId="25092FFA" w14:textId="77777777" w:rsidR="00A74ED3" w:rsidRPr="0095794E" w:rsidRDefault="00A74ED3" w:rsidP="00F710C3">
            <w:pPr>
              <w:rPr>
                <w:rFonts w:eastAsia="Times New Roman" w:cs="Calibri"/>
                <w:b/>
                <w:bCs/>
                <w:color w:val="FFFFFF" w:themeColor="background1"/>
                <w:lang w:eastAsia="es-CO"/>
              </w:rPr>
            </w:pPr>
            <w:r w:rsidRPr="0095794E">
              <w:rPr>
                <w:rFonts w:eastAsia="Times New Roman" w:cs="Calibri"/>
                <w:b/>
                <w:bCs/>
                <w:color w:val="FFFFFF" w:themeColor="background1"/>
                <w:lang w:eastAsia="es-CO"/>
              </w:rPr>
              <w:t xml:space="preserve"> Monto </w:t>
            </w:r>
          </w:p>
        </w:tc>
      </w:tr>
      <w:tr w:rsidR="00A74ED3" w:rsidRPr="005E2FB0" w14:paraId="4787F3E8"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60CBC0DA"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1</w:t>
            </w:r>
          </w:p>
        </w:tc>
        <w:tc>
          <w:tcPr>
            <w:tcW w:w="3505" w:type="dxa"/>
            <w:tcBorders>
              <w:top w:val="nil"/>
              <w:left w:val="nil"/>
              <w:bottom w:val="single" w:sz="4" w:space="0" w:color="auto"/>
              <w:right w:val="single" w:sz="8" w:space="0" w:color="auto"/>
            </w:tcBorders>
            <w:shd w:val="clear" w:color="auto" w:fill="auto"/>
            <w:noWrap/>
            <w:vAlign w:val="bottom"/>
            <w:hideMark/>
          </w:tcPr>
          <w:p w14:paraId="03B243B1"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Salarios y Prestaciones</w:t>
            </w:r>
          </w:p>
        </w:tc>
        <w:tc>
          <w:tcPr>
            <w:tcW w:w="1883" w:type="dxa"/>
            <w:tcBorders>
              <w:top w:val="nil"/>
              <w:left w:val="nil"/>
              <w:bottom w:val="single" w:sz="4" w:space="0" w:color="auto"/>
              <w:right w:val="single" w:sz="8" w:space="0" w:color="auto"/>
            </w:tcBorders>
            <w:shd w:val="clear" w:color="auto" w:fill="auto"/>
            <w:noWrap/>
            <w:vAlign w:val="bottom"/>
            <w:hideMark/>
          </w:tcPr>
          <w:p w14:paraId="68DB7E4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w:t>
            </w:r>
            <w:r>
              <w:rPr>
                <w:rFonts w:eastAsia="Times New Roman" w:cs="Calibri"/>
                <w:color w:val="000000"/>
                <w:lang w:eastAsia="es-CO"/>
              </w:rPr>
              <w:t>$   36</w:t>
            </w:r>
            <w:r w:rsidRPr="005E2FB0">
              <w:rPr>
                <w:rFonts w:eastAsia="Times New Roman" w:cs="Calibri"/>
                <w:color w:val="000000"/>
                <w:lang w:eastAsia="es-CO"/>
              </w:rPr>
              <w:t xml:space="preserve">0.000.000,00 </w:t>
            </w:r>
          </w:p>
        </w:tc>
      </w:tr>
      <w:tr w:rsidR="00A74ED3" w:rsidRPr="005E2FB0" w14:paraId="428A9358"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45A4F920"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2</w:t>
            </w:r>
          </w:p>
        </w:tc>
        <w:tc>
          <w:tcPr>
            <w:tcW w:w="3505" w:type="dxa"/>
            <w:tcBorders>
              <w:top w:val="nil"/>
              <w:left w:val="nil"/>
              <w:bottom w:val="single" w:sz="4" w:space="0" w:color="auto"/>
              <w:right w:val="single" w:sz="8" w:space="0" w:color="auto"/>
            </w:tcBorders>
            <w:shd w:val="clear" w:color="auto" w:fill="auto"/>
            <w:noWrap/>
            <w:vAlign w:val="bottom"/>
            <w:hideMark/>
          </w:tcPr>
          <w:p w14:paraId="64F62567" w14:textId="77777777" w:rsidR="00A74ED3" w:rsidRPr="005E2FB0" w:rsidRDefault="00DB0341" w:rsidP="00F710C3">
            <w:pPr>
              <w:rPr>
                <w:rFonts w:eastAsia="Times New Roman" w:cs="Calibri"/>
                <w:color w:val="000000"/>
                <w:lang w:eastAsia="es-CO"/>
              </w:rPr>
            </w:pPr>
            <w:r>
              <w:rPr>
                <w:rFonts w:eastAsia="Times New Roman" w:cs="Calibri"/>
                <w:color w:val="000000"/>
                <w:lang w:eastAsia="es-CO"/>
              </w:rPr>
              <w:t>Hardware (Equipos có</w:t>
            </w:r>
            <w:r w:rsidR="00A74ED3" w:rsidRPr="005E2FB0">
              <w:rPr>
                <w:rFonts w:eastAsia="Times New Roman" w:cs="Calibri"/>
                <w:color w:val="000000"/>
                <w:lang w:eastAsia="es-CO"/>
              </w:rPr>
              <w:t>mputo)</w:t>
            </w:r>
          </w:p>
        </w:tc>
        <w:tc>
          <w:tcPr>
            <w:tcW w:w="1883" w:type="dxa"/>
            <w:tcBorders>
              <w:top w:val="nil"/>
              <w:left w:val="nil"/>
              <w:bottom w:val="single" w:sz="4" w:space="0" w:color="auto"/>
              <w:right w:val="single" w:sz="8" w:space="0" w:color="auto"/>
            </w:tcBorders>
            <w:shd w:val="clear" w:color="auto" w:fill="auto"/>
            <w:noWrap/>
            <w:vAlign w:val="bottom"/>
            <w:hideMark/>
          </w:tcPr>
          <w:p w14:paraId="5205C605"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35.000.000,00 </w:t>
            </w:r>
          </w:p>
        </w:tc>
      </w:tr>
      <w:tr w:rsidR="00A74ED3" w:rsidRPr="005E2FB0" w14:paraId="4304E46B"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59437587"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3</w:t>
            </w:r>
          </w:p>
        </w:tc>
        <w:tc>
          <w:tcPr>
            <w:tcW w:w="3505" w:type="dxa"/>
            <w:tcBorders>
              <w:top w:val="nil"/>
              <w:left w:val="nil"/>
              <w:bottom w:val="single" w:sz="4" w:space="0" w:color="auto"/>
              <w:right w:val="single" w:sz="8" w:space="0" w:color="auto"/>
            </w:tcBorders>
            <w:shd w:val="clear" w:color="auto" w:fill="auto"/>
            <w:noWrap/>
            <w:vAlign w:val="bottom"/>
            <w:hideMark/>
          </w:tcPr>
          <w:p w14:paraId="0C009EBA"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Hardware (Servidor </w:t>
            </w:r>
            <w:r>
              <w:rPr>
                <w:lang w:eastAsia="es-CO"/>
              </w:rPr>
              <w:t>Ludus</w:t>
            </w:r>
            <w:r w:rsidRPr="005E2FB0">
              <w:rPr>
                <w:rFonts w:eastAsia="Times New Roman" w:cs="Calibri"/>
                <w:color w:val="000000"/>
                <w:lang w:eastAsia="es-CO"/>
              </w:rPr>
              <w:t>)</w:t>
            </w:r>
          </w:p>
        </w:tc>
        <w:tc>
          <w:tcPr>
            <w:tcW w:w="1883" w:type="dxa"/>
            <w:tcBorders>
              <w:top w:val="nil"/>
              <w:left w:val="nil"/>
              <w:bottom w:val="single" w:sz="4" w:space="0" w:color="auto"/>
              <w:right w:val="single" w:sz="8" w:space="0" w:color="auto"/>
            </w:tcBorders>
            <w:shd w:val="clear" w:color="auto" w:fill="auto"/>
            <w:noWrap/>
            <w:vAlign w:val="bottom"/>
            <w:hideMark/>
          </w:tcPr>
          <w:p w14:paraId="0ED6018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w:t>
            </w:r>
            <w:r w:rsidRPr="00DB0341">
              <w:rPr>
                <w:rFonts w:eastAsia="Times New Roman" w:cs="Calibri"/>
                <w:color w:val="000000"/>
                <w:shd w:val="clear" w:color="auto" w:fill="FF0000"/>
                <w:lang w:eastAsia="es-CO"/>
              </w:rPr>
              <w:t>12.000.000,00</w:t>
            </w:r>
            <w:r w:rsidRPr="005E2FB0">
              <w:rPr>
                <w:rFonts w:eastAsia="Times New Roman" w:cs="Calibri"/>
                <w:color w:val="000000"/>
                <w:lang w:eastAsia="es-CO"/>
              </w:rPr>
              <w:t xml:space="preserve"> </w:t>
            </w:r>
          </w:p>
        </w:tc>
      </w:tr>
      <w:tr w:rsidR="00A74ED3" w:rsidRPr="005E2FB0" w14:paraId="03A3DD8C"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2DBBB0F1"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4</w:t>
            </w:r>
          </w:p>
        </w:tc>
        <w:tc>
          <w:tcPr>
            <w:tcW w:w="3505" w:type="dxa"/>
            <w:tcBorders>
              <w:top w:val="nil"/>
              <w:left w:val="nil"/>
              <w:bottom w:val="single" w:sz="4" w:space="0" w:color="auto"/>
              <w:right w:val="single" w:sz="8" w:space="0" w:color="auto"/>
            </w:tcBorders>
            <w:shd w:val="clear" w:color="auto" w:fill="auto"/>
            <w:noWrap/>
            <w:vAlign w:val="bottom"/>
            <w:hideMark/>
          </w:tcPr>
          <w:p w14:paraId="147FDFC0"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Software Licenciado (office equipos)</w:t>
            </w:r>
          </w:p>
        </w:tc>
        <w:tc>
          <w:tcPr>
            <w:tcW w:w="1883" w:type="dxa"/>
            <w:tcBorders>
              <w:top w:val="nil"/>
              <w:left w:val="nil"/>
              <w:bottom w:val="single" w:sz="4" w:space="0" w:color="auto"/>
              <w:right w:val="single" w:sz="8" w:space="0" w:color="auto"/>
            </w:tcBorders>
            <w:shd w:val="clear" w:color="auto" w:fill="auto"/>
            <w:noWrap/>
            <w:vAlign w:val="bottom"/>
            <w:hideMark/>
          </w:tcPr>
          <w:p w14:paraId="08B78632"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5.000.000,00 </w:t>
            </w:r>
          </w:p>
        </w:tc>
      </w:tr>
      <w:tr w:rsidR="00A74ED3" w:rsidRPr="005E2FB0" w14:paraId="75015141"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4076EBDF"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5</w:t>
            </w:r>
          </w:p>
        </w:tc>
        <w:tc>
          <w:tcPr>
            <w:tcW w:w="3505" w:type="dxa"/>
            <w:tcBorders>
              <w:top w:val="nil"/>
              <w:left w:val="nil"/>
              <w:bottom w:val="single" w:sz="4" w:space="0" w:color="auto"/>
              <w:right w:val="single" w:sz="8" w:space="0" w:color="auto"/>
            </w:tcBorders>
            <w:shd w:val="clear" w:color="auto" w:fill="auto"/>
            <w:noWrap/>
            <w:vAlign w:val="bottom"/>
            <w:hideMark/>
          </w:tcPr>
          <w:p w14:paraId="2D43A3B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Costos Indirectos</w:t>
            </w:r>
          </w:p>
        </w:tc>
        <w:tc>
          <w:tcPr>
            <w:tcW w:w="1883" w:type="dxa"/>
            <w:tcBorders>
              <w:top w:val="nil"/>
              <w:left w:val="nil"/>
              <w:bottom w:val="single" w:sz="4" w:space="0" w:color="auto"/>
              <w:right w:val="single" w:sz="8" w:space="0" w:color="auto"/>
            </w:tcBorders>
            <w:shd w:val="clear" w:color="auto" w:fill="auto"/>
            <w:noWrap/>
            <w:vAlign w:val="bottom"/>
            <w:hideMark/>
          </w:tcPr>
          <w:p w14:paraId="16EBF421"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30.000.000,00 </w:t>
            </w:r>
          </w:p>
        </w:tc>
      </w:tr>
      <w:tr w:rsidR="00A74ED3" w:rsidRPr="005E2FB0" w14:paraId="4B347C02"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4E971E74"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6</w:t>
            </w:r>
          </w:p>
        </w:tc>
        <w:tc>
          <w:tcPr>
            <w:tcW w:w="3505" w:type="dxa"/>
            <w:tcBorders>
              <w:top w:val="nil"/>
              <w:left w:val="nil"/>
              <w:bottom w:val="single" w:sz="4" w:space="0" w:color="auto"/>
              <w:right w:val="single" w:sz="8" w:space="0" w:color="auto"/>
            </w:tcBorders>
            <w:shd w:val="clear" w:color="auto" w:fill="auto"/>
            <w:noWrap/>
            <w:vAlign w:val="bottom"/>
            <w:hideMark/>
          </w:tcPr>
          <w:p w14:paraId="16781B17"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Transportes</w:t>
            </w:r>
          </w:p>
        </w:tc>
        <w:tc>
          <w:tcPr>
            <w:tcW w:w="1883" w:type="dxa"/>
            <w:tcBorders>
              <w:top w:val="nil"/>
              <w:left w:val="nil"/>
              <w:bottom w:val="single" w:sz="4" w:space="0" w:color="auto"/>
              <w:right w:val="single" w:sz="8" w:space="0" w:color="auto"/>
            </w:tcBorders>
            <w:shd w:val="clear" w:color="auto" w:fill="auto"/>
            <w:noWrap/>
            <w:vAlign w:val="bottom"/>
            <w:hideMark/>
          </w:tcPr>
          <w:p w14:paraId="18B3F7C2"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30.000.000,00 </w:t>
            </w:r>
          </w:p>
        </w:tc>
      </w:tr>
      <w:tr w:rsidR="00A74ED3" w:rsidRPr="005E2FB0" w14:paraId="691C3B8C" w14:textId="77777777" w:rsidTr="00F710C3">
        <w:trPr>
          <w:trHeight w:val="300"/>
          <w:jc w:val="center"/>
        </w:trPr>
        <w:tc>
          <w:tcPr>
            <w:tcW w:w="152" w:type="dxa"/>
            <w:tcBorders>
              <w:top w:val="nil"/>
              <w:left w:val="single" w:sz="8" w:space="0" w:color="auto"/>
              <w:bottom w:val="single" w:sz="4" w:space="0" w:color="auto"/>
              <w:right w:val="single" w:sz="8" w:space="0" w:color="auto"/>
            </w:tcBorders>
            <w:shd w:val="clear" w:color="auto" w:fill="auto"/>
            <w:noWrap/>
            <w:vAlign w:val="bottom"/>
            <w:hideMark/>
          </w:tcPr>
          <w:p w14:paraId="37862AD9"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7</w:t>
            </w:r>
          </w:p>
        </w:tc>
        <w:tc>
          <w:tcPr>
            <w:tcW w:w="3505" w:type="dxa"/>
            <w:tcBorders>
              <w:top w:val="nil"/>
              <w:left w:val="nil"/>
              <w:bottom w:val="single" w:sz="4" w:space="0" w:color="auto"/>
              <w:right w:val="single" w:sz="8" w:space="0" w:color="auto"/>
            </w:tcBorders>
            <w:shd w:val="clear" w:color="auto" w:fill="auto"/>
            <w:noWrap/>
            <w:vAlign w:val="bottom"/>
            <w:hideMark/>
          </w:tcPr>
          <w:p w14:paraId="3126A3AB"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Papelería y Utilitarios</w:t>
            </w:r>
          </w:p>
        </w:tc>
        <w:tc>
          <w:tcPr>
            <w:tcW w:w="1883" w:type="dxa"/>
            <w:tcBorders>
              <w:top w:val="nil"/>
              <w:left w:val="nil"/>
              <w:bottom w:val="single" w:sz="4" w:space="0" w:color="auto"/>
              <w:right w:val="single" w:sz="8" w:space="0" w:color="auto"/>
            </w:tcBorders>
            <w:shd w:val="clear" w:color="auto" w:fill="auto"/>
            <w:noWrap/>
            <w:vAlign w:val="bottom"/>
            <w:hideMark/>
          </w:tcPr>
          <w:p w14:paraId="3261B2FC"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5.000.000,00 </w:t>
            </w:r>
          </w:p>
        </w:tc>
      </w:tr>
      <w:tr w:rsidR="00A74ED3" w:rsidRPr="005E2FB0" w14:paraId="1FC15F18" w14:textId="77777777" w:rsidTr="00F710C3">
        <w:trPr>
          <w:trHeight w:val="315"/>
          <w:jc w:val="center"/>
        </w:trPr>
        <w:tc>
          <w:tcPr>
            <w:tcW w:w="152" w:type="dxa"/>
            <w:tcBorders>
              <w:top w:val="nil"/>
              <w:left w:val="single" w:sz="8" w:space="0" w:color="auto"/>
              <w:bottom w:val="single" w:sz="8" w:space="0" w:color="auto"/>
              <w:right w:val="single" w:sz="8" w:space="0" w:color="auto"/>
            </w:tcBorders>
            <w:shd w:val="clear" w:color="auto" w:fill="auto"/>
            <w:noWrap/>
            <w:vAlign w:val="bottom"/>
            <w:hideMark/>
          </w:tcPr>
          <w:p w14:paraId="7B254711" w14:textId="77777777" w:rsidR="00A74ED3" w:rsidRPr="005E2FB0" w:rsidRDefault="00A74ED3" w:rsidP="00F710C3">
            <w:pPr>
              <w:jc w:val="right"/>
              <w:rPr>
                <w:rFonts w:eastAsia="Times New Roman" w:cs="Calibri"/>
                <w:color w:val="000000"/>
                <w:lang w:eastAsia="es-CO"/>
              </w:rPr>
            </w:pPr>
            <w:r w:rsidRPr="005E2FB0">
              <w:rPr>
                <w:rFonts w:eastAsia="Times New Roman" w:cs="Calibri"/>
                <w:color w:val="000000"/>
                <w:lang w:eastAsia="es-CO"/>
              </w:rPr>
              <w:t>8</w:t>
            </w:r>
          </w:p>
        </w:tc>
        <w:tc>
          <w:tcPr>
            <w:tcW w:w="3505" w:type="dxa"/>
            <w:tcBorders>
              <w:top w:val="nil"/>
              <w:left w:val="nil"/>
              <w:bottom w:val="single" w:sz="8" w:space="0" w:color="auto"/>
              <w:right w:val="single" w:sz="8" w:space="0" w:color="auto"/>
            </w:tcBorders>
            <w:shd w:val="clear" w:color="auto" w:fill="auto"/>
            <w:noWrap/>
            <w:vAlign w:val="bottom"/>
            <w:hideMark/>
          </w:tcPr>
          <w:p w14:paraId="602455E1"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Conexiones de Datos</w:t>
            </w:r>
          </w:p>
        </w:tc>
        <w:tc>
          <w:tcPr>
            <w:tcW w:w="1883" w:type="dxa"/>
            <w:tcBorders>
              <w:top w:val="nil"/>
              <w:left w:val="nil"/>
              <w:bottom w:val="single" w:sz="8" w:space="0" w:color="auto"/>
              <w:right w:val="single" w:sz="8" w:space="0" w:color="auto"/>
            </w:tcBorders>
            <w:shd w:val="clear" w:color="auto" w:fill="auto"/>
            <w:noWrap/>
            <w:vAlign w:val="bottom"/>
            <w:hideMark/>
          </w:tcPr>
          <w:p w14:paraId="6CFF7892"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       5.000.000,00 </w:t>
            </w:r>
          </w:p>
        </w:tc>
      </w:tr>
      <w:tr w:rsidR="00A74ED3" w:rsidRPr="005E2FB0" w14:paraId="79234103" w14:textId="77777777" w:rsidTr="00F710C3">
        <w:trPr>
          <w:trHeight w:val="315"/>
          <w:jc w:val="center"/>
        </w:trPr>
        <w:tc>
          <w:tcPr>
            <w:tcW w:w="152" w:type="dxa"/>
            <w:tcBorders>
              <w:top w:val="nil"/>
              <w:left w:val="single" w:sz="8" w:space="0" w:color="auto"/>
              <w:bottom w:val="nil"/>
              <w:right w:val="single" w:sz="8" w:space="0" w:color="auto"/>
            </w:tcBorders>
            <w:shd w:val="clear" w:color="auto" w:fill="auto"/>
            <w:noWrap/>
            <w:vAlign w:val="bottom"/>
            <w:hideMark/>
          </w:tcPr>
          <w:p w14:paraId="5869DE7B"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w:t>
            </w:r>
          </w:p>
        </w:tc>
        <w:tc>
          <w:tcPr>
            <w:tcW w:w="3505" w:type="dxa"/>
            <w:tcBorders>
              <w:top w:val="nil"/>
              <w:left w:val="nil"/>
              <w:bottom w:val="nil"/>
              <w:right w:val="single" w:sz="8" w:space="0" w:color="auto"/>
            </w:tcBorders>
            <w:shd w:val="clear" w:color="auto" w:fill="auto"/>
            <w:noWrap/>
            <w:vAlign w:val="bottom"/>
            <w:hideMark/>
          </w:tcPr>
          <w:p w14:paraId="7088E873"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TOTAL</w:t>
            </w:r>
          </w:p>
        </w:tc>
        <w:tc>
          <w:tcPr>
            <w:tcW w:w="1883" w:type="dxa"/>
            <w:tcBorders>
              <w:top w:val="nil"/>
              <w:left w:val="nil"/>
              <w:bottom w:val="nil"/>
              <w:right w:val="single" w:sz="8" w:space="0" w:color="auto"/>
            </w:tcBorders>
            <w:shd w:val="clear" w:color="auto" w:fill="auto"/>
            <w:noWrap/>
            <w:vAlign w:val="bottom"/>
            <w:hideMark/>
          </w:tcPr>
          <w:p w14:paraId="4F4A86D4" w14:textId="77777777" w:rsidR="00A74ED3" w:rsidRPr="005E2FB0" w:rsidRDefault="00A74ED3" w:rsidP="00F710C3">
            <w:pPr>
              <w:rPr>
                <w:rFonts w:eastAsia="Times New Roman" w:cs="Calibri"/>
                <w:color w:val="000000"/>
                <w:lang w:eastAsia="es-CO"/>
              </w:rPr>
            </w:pPr>
            <w:r w:rsidRPr="005E2FB0">
              <w:rPr>
                <w:rFonts w:eastAsia="Times New Roman" w:cs="Calibri"/>
                <w:color w:val="000000"/>
                <w:lang w:eastAsia="es-CO"/>
              </w:rPr>
              <w:t xml:space="preserve"> </w:t>
            </w:r>
            <w:r>
              <w:rPr>
                <w:rFonts w:eastAsia="Times New Roman" w:cs="Calibri"/>
                <w:color w:val="000000"/>
                <w:lang w:eastAsia="es-CO"/>
              </w:rPr>
              <w:t>$   48</w:t>
            </w:r>
            <w:r w:rsidRPr="005E2FB0">
              <w:rPr>
                <w:rFonts w:eastAsia="Times New Roman" w:cs="Calibri"/>
                <w:color w:val="000000"/>
                <w:lang w:eastAsia="es-CO"/>
              </w:rPr>
              <w:t xml:space="preserve">2.000.000,00 </w:t>
            </w:r>
          </w:p>
        </w:tc>
      </w:tr>
      <w:tr w:rsidR="00A74ED3" w:rsidRPr="005E2FB0" w14:paraId="33AD3E31" w14:textId="77777777" w:rsidTr="00F710C3">
        <w:trPr>
          <w:trHeight w:val="66"/>
          <w:jc w:val="center"/>
        </w:trPr>
        <w:tc>
          <w:tcPr>
            <w:tcW w:w="152" w:type="dxa"/>
            <w:tcBorders>
              <w:top w:val="nil"/>
              <w:left w:val="single" w:sz="8" w:space="0" w:color="auto"/>
              <w:bottom w:val="single" w:sz="8" w:space="0" w:color="auto"/>
              <w:right w:val="single" w:sz="8" w:space="0" w:color="auto"/>
            </w:tcBorders>
            <w:shd w:val="clear" w:color="auto" w:fill="auto"/>
            <w:noWrap/>
            <w:vAlign w:val="bottom"/>
          </w:tcPr>
          <w:p w14:paraId="588213AA" w14:textId="77777777" w:rsidR="00A74ED3" w:rsidRPr="005E2FB0" w:rsidRDefault="00A74ED3" w:rsidP="00F710C3">
            <w:pPr>
              <w:rPr>
                <w:rFonts w:eastAsia="Times New Roman" w:cs="Calibri"/>
                <w:color w:val="000000"/>
                <w:lang w:eastAsia="es-CO"/>
              </w:rPr>
            </w:pPr>
          </w:p>
        </w:tc>
        <w:tc>
          <w:tcPr>
            <w:tcW w:w="3505" w:type="dxa"/>
            <w:tcBorders>
              <w:top w:val="nil"/>
              <w:left w:val="nil"/>
              <w:bottom w:val="single" w:sz="8" w:space="0" w:color="auto"/>
              <w:right w:val="single" w:sz="8" w:space="0" w:color="auto"/>
            </w:tcBorders>
            <w:shd w:val="clear" w:color="auto" w:fill="auto"/>
            <w:noWrap/>
            <w:vAlign w:val="bottom"/>
          </w:tcPr>
          <w:p w14:paraId="1139391A" w14:textId="77777777" w:rsidR="00A74ED3" w:rsidRPr="005E2FB0" w:rsidRDefault="00A74ED3" w:rsidP="00F710C3">
            <w:pPr>
              <w:rPr>
                <w:rFonts w:eastAsia="Times New Roman" w:cs="Calibri"/>
                <w:color w:val="000000"/>
                <w:lang w:eastAsia="es-CO"/>
              </w:rPr>
            </w:pPr>
          </w:p>
        </w:tc>
        <w:tc>
          <w:tcPr>
            <w:tcW w:w="1883" w:type="dxa"/>
            <w:tcBorders>
              <w:top w:val="nil"/>
              <w:left w:val="nil"/>
              <w:bottom w:val="single" w:sz="8" w:space="0" w:color="auto"/>
              <w:right w:val="single" w:sz="8" w:space="0" w:color="auto"/>
            </w:tcBorders>
            <w:shd w:val="clear" w:color="auto" w:fill="auto"/>
            <w:noWrap/>
            <w:vAlign w:val="bottom"/>
          </w:tcPr>
          <w:p w14:paraId="5B5053D7" w14:textId="77777777" w:rsidR="00A74ED3" w:rsidRPr="005E2FB0" w:rsidRDefault="00A74ED3" w:rsidP="00F710C3">
            <w:pPr>
              <w:rPr>
                <w:rFonts w:eastAsia="Times New Roman" w:cs="Calibri"/>
                <w:color w:val="000000"/>
                <w:lang w:eastAsia="es-CO"/>
              </w:rPr>
            </w:pPr>
          </w:p>
        </w:tc>
      </w:tr>
    </w:tbl>
    <w:p w14:paraId="1837A489" w14:textId="77777777" w:rsidR="00A74ED3" w:rsidRDefault="00A74ED3" w:rsidP="00DB125D">
      <w:pPr>
        <w:rPr>
          <w:lang w:eastAsia="es-CO"/>
        </w:rPr>
      </w:pPr>
    </w:p>
    <w:p w14:paraId="29AFE13B" w14:textId="77777777" w:rsidR="00DB125D" w:rsidRDefault="00DB125D" w:rsidP="00DB125D">
      <w:pPr>
        <w:jc w:val="both"/>
        <w:rPr>
          <w:lang w:eastAsia="es-CO"/>
        </w:rPr>
      </w:pPr>
      <w:r>
        <w:rPr>
          <w:lang w:eastAsia="es-CO"/>
        </w:rPr>
        <w:t>Para la construcción de esta estimación de costos, se tienen en cuenta aspectos de responsabilidad directa por parte de Ludus,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5B605685" w14:textId="77777777" w:rsidR="00DB125D" w:rsidRDefault="00DB125D" w:rsidP="00352B34">
      <w:pPr>
        <w:pStyle w:val="Ttulo3"/>
        <w:numPr>
          <w:ilvl w:val="2"/>
          <w:numId w:val="42"/>
        </w:numPr>
        <w:rPr>
          <w:lang w:eastAsia="es-CO"/>
        </w:rPr>
      </w:pPr>
      <w:bookmarkStart w:id="619" w:name="_Toc257381906"/>
      <w:bookmarkStart w:id="620" w:name="_Toc476693643"/>
      <w:r>
        <w:rPr>
          <w:lang w:eastAsia="es-CO"/>
        </w:rPr>
        <w:t>Gestión y Control de los Costos</w:t>
      </w:r>
      <w:bookmarkEnd w:id="619"/>
      <w:bookmarkEnd w:id="620"/>
    </w:p>
    <w:p w14:paraId="19E40E1A" w14:textId="77777777" w:rsidR="00DB125D" w:rsidRDefault="00DB125D" w:rsidP="00DB125D">
      <w:pPr>
        <w:jc w:val="both"/>
        <w:rPr>
          <w:lang w:eastAsia="es-CO"/>
        </w:rPr>
      </w:pPr>
      <w:r>
        <w:rPr>
          <w:lang w:eastAsia="es-CO"/>
        </w:rPr>
        <w:t>Se presenta en este aparte, la forma como se van a manejar los costos, en cuanto a las verificaciones y control de variaciones de los mismos.</w:t>
      </w:r>
    </w:p>
    <w:p w14:paraId="5CFDB07E" w14:textId="77777777" w:rsidR="00DB125D" w:rsidRDefault="00DB125D" w:rsidP="00DB125D">
      <w:pPr>
        <w:jc w:val="both"/>
        <w:rPr>
          <w:lang w:eastAsia="es-CO"/>
        </w:rPr>
      </w:pPr>
      <w:r>
        <w:rPr>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B68C2B2" w14:textId="77777777" w:rsidR="00DB125D" w:rsidRDefault="00DB125D" w:rsidP="00DB125D">
      <w:pPr>
        <w:jc w:val="both"/>
        <w:rPr>
          <w:lang w:eastAsia="es-CO"/>
        </w:rPr>
      </w:pPr>
    </w:p>
    <w:p w14:paraId="4D01CFE0" w14:textId="77777777" w:rsidR="00DB125D" w:rsidRDefault="00DB125D" w:rsidP="00DB125D">
      <w:pPr>
        <w:jc w:val="both"/>
        <w:rPr>
          <w:lang w:eastAsia="es-CO"/>
        </w:rPr>
      </w:pPr>
      <w:r>
        <w:rPr>
          <w:lang w:eastAsia="es-CO"/>
        </w:rPr>
        <w:t>Cuando se encuentra una variación no esperada sobre un costo, el Gerente de Proyecto deberá citar reunión con gerencia de Ludus, para establecer la financiación del costo.</w:t>
      </w:r>
    </w:p>
    <w:p w14:paraId="59909A77" w14:textId="77777777" w:rsidR="00DB125D" w:rsidRDefault="00DB125D" w:rsidP="00DB125D">
      <w:pPr>
        <w:jc w:val="both"/>
        <w:rPr>
          <w:lang w:eastAsia="es-CO"/>
        </w:rPr>
      </w:pPr>
    </w:p>
    <w:p w14:paraId="1B82BC1F" w14:textId="77777777" w:rsidR="00DB125D" w:rsidRDefault="00DB125D" w:rsidP="00DB125D">
      <w:pPr>
        <w:jc w:val="both"/>
        <w:rPr>
          <w:lang w:eastAsia="es-CO"/>
        </w:rPr>
      </w:pPr>
      <w:r>
        <w:rPr>
          <w:lang w:eastAsia="es-CO"/>
        </w:rPr>
        <w:lastRenderedPageBreak/>
        <w:t>El balance general y el documento de control sobre el presupuesto, así como el cronograma de trabajo, serán los elementos disponibles que tendrá el Gerente de Proyecto para registrar, controlar y verificar los costos.</w:t>
      </w:r>
    </w:p>
    <w:p w14:paraId="0177B287" w14:textId="77777777" w:rsidR="00DB125D" w:rsidRDefault="00DB125D" w:rsidP="00DB125D">
      <w:pPr>
        <w:jc w:val="both"/>
        <w:rPr>
          <w:lang w:eastAsia="es-CO"/>
        </w:rPr>
      </w:pPr>
    </w:p>
    <w:p w14:paraId="6808A089" w14:textId="77777777" w:rsidR="00DB125D" w:rsidRDefault="00DB125D" w:rsidP="00DB125D">
      <w:pPr>
        <w:jc w:val="both"/>
        <w:rPr>
          <w:lang w:eastAsia="es-CO"/>
        </w:rPr>
      </w:pPr>
      <w:r>
        <w:rPr>
          <w:lang w:eastAsia="es-CO"/>
        </w:rPr>
        <w:t>El Gerente de Proyecto emitirá mensualmente en conjunto con los directores acompañantes, un informe de desempeño del proyecto respecto a la ejecución de costos.</w:t>
      </w:r>
    </w:p>
    <w:p w14:paraId="2E038A27" w14:textId="77777777" w:rsidR="00DB125D" w:rsidRDefault="00DB125D" w:rsidP="00DB125D">
      <w:pPr>
        <w:jc w:val="both"/>
        <w:rPr>
          <w:lang w:eastAsia="es-CO"/>
        </w:rPr>
      </w:pPr>
    </w:p>
    <w:p w14:paraId="58D7CC10" w14:textId="77777777" w:rsidR="00DB125D" w:rsidRDefault="00DB125D" w:rsidP="00DB125D">
      <w:pPr>
        <w:jc w:val="both"/>
        <w:rPr>
          <w:lang w:eastAsia="es-CO"/>
        </w:rPr>
      </w:pPr>
      <w:r>
        <w:rPr>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69BC701B" w14:textId="77777777" w:rsidR="00DB125D" w:rsidRDefault="00DB125D" w:rsidP="00352B34">
      <w:pPr>
        <w:pStyle w:val="Ttulo3"/>
        <w:numPr>
          <w:ilvl w:val="2"/>
          <w:numId w:val="42"/>
        </w:numPr>
        <w:rPr>
          <w:lang w:eastAsia="es-CO"/>
        </w:rPr>
      </w:pPr>
      <w:bookmarkStart w:id="621" w:name="_Toc257381907"/>
      <w:bookmarkStart w:id="622" w:name="_Toc476693644"/>
      <w:r>
        <w:rPr>
          <w:lang w:eastAsia="es-CO"/>
        </w:rPr>
        <w:t>Planilla de costos</w:t>
      </w:r>
      <w:bookmarkEnd w:id="621"/>
      <w:bookmarkEnd w:id="622"/>
    </w:p>
    <w:p w14:paraId="7D25A408" w14:textId="77777777" w:rsidR="00DB125D" w:rsidRDefault="00DB125D" w:rsidP="00DB125D">
      <w:pPr>
        <w:jc w:val="both"/>
        <w:rPr>
          <w:lang w:eastAsia="es-CO"/>
        </w:rPr>
      </w:pPr>
      <w:r>
        <w:rPr>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2812BA26" w14:textId="77777777" w:rsidR="00DB125D" w:rsidRDefault="00DB125D" w:rsidP="00DB125D">
      <w:pPr>
        <w:jc w:val="both"/>
        <w:rPr>
          <w:lang w:eastAsia="es-CO"/>
        </w:rPr>
      </w:pPr>
    </w:p>
    <w:p w14:paraId="717C055D" w14:textId="77777777" w:rsidR="00DB125D" w:rsidRPr="0088661F" w:rsidRDefault="00DB125D" w:rsidP="00DB125D">
      <w:pPr>
        <w:rPr>
          <w:lang w:eastAsia="es-CO"/>
        </w:rPr>
      </w:pPr>
      <w:r w:rsidRPr="0088661F">
        <w:rPr>
          <w:noProof/>
          <w:lang w:val="es-CO" w:eastAsia="es-CO"/>
        </w:rPr>
        <w:drawing>
          <wp:inline distT="0" distB="0" distL="0" distR="0" wp14:anchorId="27A5E1C8" wp14:editId="21D382D6">
            <wp:extent cx="6164496" cy="1653872"/>
            <wp:effectExtent l="19050" t="0" r="7704"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6176314" cy="1657043"/>
                    </a:xfrm>
                    <a:prstGeom prst="rect">
                      <a:avLst/>
                    </a:prstGeom>
                    <a:noFill/>
                    <a:ln w="9525">
                      <a:noFill/>
                      <a:miter lim="800000"/>
                      <a:headEnd/>
                      <a:tailEnd/>
                    </a:ln>
                  </pic:spPr>
                </pic:pic>
              </a:graphicData>
            </a:graphic>
          </wp:inline>
        </w:drawing>
      </w:r>
    </w:p>
    <w:p w14:paraId="3DE6BE84" w14:textId="77777777" w:rsidR="00DB125D" w:rsidRDefault="00DB125D" w:rsidP="00352B34">
      <w:pPr>
        <w:pStyle w:val="Ttulo2"/>
        <w:numPr>
          <w:ilvl w:val="1"/>
          <w:numId w:val="42"/>
        </w:numPr>
        <w:spacing w:before="200" w:line="276" w:lineRule="auto"/>
        <w:jc w:val="both"/>
        <w:rPr>
          <w:lang w:eastAsia="es-CO"/>
        </w:rPr>
      </w:pPr>
      <w:bookmarkStart w:id="623" w:name="_Toc257381908"/>
      <w:bookmarkStart w:id="624" w:name="_Toc476693645"/>
      <w:r>
        <w:rPr>
          <w:lang w:eastAsia="es-CO"/>
        </w:rPr>
        <w:t>Plan de Gestión de la Calidad</w:t>
      </w:r>
      <w:bookmarkEnd w:id="623"/>
      <w:bookmarkEnd w:id="624"/>
    </w:p>
    <w:p w14:paraId="5827A000" w14:textId="77777777" w:rsidR="00DB125D" w:rsidRDefault="00DB125D" w:rsidP="00DB125D">
      <w:pPr>
        <w:jc w:val="both"/>
        <w:rPr>
          <w:lang w:eastAsia="es-CO"/>
        </w:rPr>
      </w:pPr>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0331F5DF" w14:textId="77777777" w:rsidR="00DB125D" w:rsidRDefault="00DB125D" w:rsidP="00352B34">
      <w:pPr>
        <w:pStyle w:val="Ttulo3"/>
        <w:numPr>
          <w:ilvl w:val="2"/>
          <w:numId w:val="42"/>
        </w:numPr>
        <w:rPr>
          <w:lang w:eastAsia="es-CO"/>
        </w:rPr>
      </w:pPr>
      <w:bookmarkStart w:id="625" w:name="_Toc257381909"/>
      <w:bookmarkStart w:id="626" w:name="_Toc476693646"/>
      <w:r>
        <w:rPr>
          <w:lang w:eastAsia="es-CO"/>
        </w:rPr>
        <w:t>Propósito del Plan</w:t>
      </w:r>
      <w:bookmarkEnd w:id="625"/>
      <w:bookmarkEnd w:id="626"/>
    </w:p>
    <w:p w14:paraId="2EB225A2" w14:textId="77777777" w:rsidR="00DB125D" w:rsidRDefault="00DB125D" w:rsidP="00DB125D">
      <w:pPr>
        <w:jc w:val="both"/>
        <w:rPr>
          <w:lang w:eastAsia="es-CO"/>
        </w:rPr>
      </w:pPr>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35A857C" w14:textId="77777777" w:rsidR="00DB125D" w:rsidRDefault="00DB125D" w:rsidP="00DB125D">
      <w:pPr>
        <w:jc w:val="both"/>
        <w:rPr>
          <w:lang w:eastAsia="es-CO"/>
        </w:rPr>
      </w:pPr>
    </w:p>
    <w:p w14:paraId="42BF910E" w14:textId="77777777" w:rsidR="00DB125D" w:rsidRPr="00331C97" w:rsidRDefault="00DB125D" w:rsidP="00DB125D">
      <w:pPr>
        <w:jc w:val="both"/>
        <w:rPr>
          <w:lang w:eastAsia="es-CO"/>
        </w:rPr>
      </w:pPr>
      <w:r>
        <w:rPr>
          <w:lang w:eastAsia="es-CO"/>
        </w:rPr>
        <w:t>Estos procedimientos establecidos son de ejecución verificada obligatoria, pues sobre estos se basa el seguimiento de la calidad del proyecto y su aseguramiento; Ludus ha dispuesto la documentación de su plan de calidad para realizar el mismo seguimiento en el proyecto.</w:t>
      </w:r>
    </w:p>
    <w:p w14:paraId="4A2CA9F7" w14:textId="77777777" w:rsidR="00DB125D" w:rsidRDefault="00DB125D" w:rsidP="00352B34">
      <w:pPr>
        <w:pStyle w:val="Ttulo3"/>
        <w:numPr>
          <w:ilvl w:val="2"/>
          <w:numId w:val="42"/>
        </w:numPr>
        <w:rPr>
          <w:lang w:eastAsia="es-CO"/>
        </w:rPr>
      </w:pPr>
      <w:bookmarkStart w:id="627" w:name="_Toc257381910"/>
      <w:bookmarkStart w:id="628" w:name="_Toc476693647"/>
      <w:r>
        <w:rPr>
          <w:lang w:eastAsia="es-CO"/>
        </w:rPr>
        <w:lastRenderedPageBreak/>
        <w:t>Política de calidad</w:t>
      </w:r>
      <w:bookmarkEnd w:id="627"/>
      <w:bookmarkEnd w:id="628"/>
    </w:p>
    <w:p w14:paraId="2E814771" w14:textId="77777777" w:rsidR="00DB125D" w:rsidRDefault="00DB125D" w:rsidP="00DB125D">
      <w:pPr>
        <w:rPr>
          <w:lang w:eastAsia="es-CO"/>
        </w:rPr>
      </w:pPr>
      <w:r>
        <w:rPr>
          <w:lang w:eastAsia="es-CO"/>
        </w:rPr>
        <w:t>A continuación, se describe el Sistema de Gestión de Calidad aplicable a este proyecto:</w:t>
      </w:r>
    </w:p>
    <w:p w14:paraId="309E844E" w14:textId="77777777" w:rsidR="00DB125D" w:rsidRDefault="00DB125D" w:rsidP="00352B34">
      <w:pPr>
        <w:pStyle w:val="Ttulo4"/>
        <w:numPr>
          <w:ilvl w:val="3"/>
          <w:numId w:val="42"/>
        </w:numPr>
        <w:spacing w:before="200" w:line="276" w:lineRule="auto"/>
        <w:jc w:val="both"/>
        <w:rPr>
          <w:lang w:eastAsia="es-CO"/>
        </w:rPr>
      </w:pPr>
      <w:bookmarkStart w:id="629" w:name="_Toc257381911"/>
      <w:r>
        <w:rPr>
          <w:lang w:eastAsia="es-CO"/>
        </w:rPr>
        <w:t>Responsabilidades</w:t>
      </w:r>
      <w:bookmarkEnd w:id="629"/>
    </w:p>
    <w:p w14:paraId="4C467E66" w14:textId="77777777" w:rsidR="00DB125D" w:rsidRDefault="00DB125D" w:rsidP="00DB125D">
      <w:pPr>
        <w:jc w:val="both"/>
        <w:rPr>
          <w:lang w:eastAsia="es-CO"/>
        </w:rPr>
      </w:pPr>
      <w:r>
        <w:rPr>
          <w:lang w:eastAsia="es-CO"/>
        </w:rPr>
        <w:t>Ludus Ltda.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476BF5A2" w14:textId="77777777" w:rsidR="00DB125D" w:rsidRDefault="00DB125D" w:rsidP="00DB125D">
      <w:pPr>
        <w:jc w:val="both"/>
        <w:rPr>
          <w:lang w:eastAsia="es-CO"/>
        </w:rPr>
      </w:pPr>
    </w:p>
    <w:p w14:paraId="13BB14E2" w14:textId="77777777" w:rsidR="00DB125D" w:rsidRDefault="00DB125D" w:rsidP="00DB125D">
      <w:pPr>
        <w:jc w:val="both"/>
        <w:rPr>
          <w:lang w:eastAsia="es-CO"/>
        </w:rPr>
      </w:pPr>
      <w:r>
        <w:rPr>
          <w:lang w:eastAsia="es-CO"/>
        </w:rPr>
        <w:t>Se nombra como gestor y coordinador de calidad al Gerente de Proyecto establecido.</w:t>
      </w:r>
    </w:p>
    <w:p w14:paraId="0B1CCB17" w14:textId="77777777" w:rsidR="00DB125D" w:rsidRDefault="00DB125D" w:rsidP="00DB125D">
      <w:pPr>
        <w:jc w:val="both"/>
        <w:rPr>
          <w:lang w:eastAsia="es-CO"/>
        </w:rPr>
      </w:pPr>
    </w:p>
    <w:p w14:paraId="6AA7F28A" w14:textId="77777777" w:rsidR="00DB125D" w:rsidRDefault="00DB125D" w:rsidP="00DB125D">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48109962" w14:textId="77777777" w:rsidR="00DB125D" w:rsidRDefault="00DB125D" w:rsidP="00DB125D">
      <w:pPr>
        <w:jc w:val="both"/>
        <w:rPr>
          <w:lang w:eastAsia="es-CO"/>
        </w:rPr>
      </w:pPr>
    </w:p>
    <w:p w14:paraId="3FD92B1B" w14:textId="77777777" w:rsidR="00DB125D" w:rsidRDefault="00DB125D" w:rsidP="00352B34">
      <w:pPr>
        <w:pStyle w:val="Ttulo4"/>
        <w:numPr>
          <w:ilvl w:val="3"/>
          <w:numId w:val="42"/>
        </w:numPr>
        <w:spacing w:before="200" w:line="276" w:lineRule="auto"/>
        <w:jc w:val="both"/>
        <w:rPr>
          <w:lang w:eastAsia="es-CO"/>
        </w:rPr>
      </w:pPr>
      <w:bookmarkStart w:id="630" w:name="_Toc257381912"/>
      <w:r>
        <w:rPr>
          <w:lang w:eastAsia="es-CO"/>
        </w:rPr>
        <w:t>Sistema de gestión de calidad</w:t>
      </w:r>
      <w:bookmarkEnd w:id="630"/>
    </w:p>
    <w:p w14:paraId="095770DF" w14:textId="77777777" w:rsidR="00DB125D" w:rsidRDefault="00DB125D" w:rsidP="00DB125D">
      <w:pPr>
        <w:rPr>
          <w:lang w:eastAsia="es-CO"/>
        </w:rPr>
      </w:pPr>
      <w:r>
        <w:rPr>
          <w:lang w:eastAsia="es-CO"/>
        </w:rPr>
        <w:t>Ludus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7A91C81E" w14:textId="77777777" w:rsidR="00DB125D" w:rsidRDefault="00DB125D" w:rsidP="00DB125D">
      <w:pPr>
        <w:rPr>
          <w:lang w:eastAsia="es-CO"/>
        </w:rPr>
      </w:pPr>
      <w:r>
        <w:rPr>
          <w:lang w:eastAsia="es-CO"/>
        </w:rPr>
        <w:t>Procesos del sistema de gestión de calidad:</w:t>
      </w:r>
    </w:p>
    <w:p w14:paraId="0293C8F3" w14:textId="2A901E7A" w:rsidR="00210DD6" w:rsidRDefault="00DB125D" w:rsidP="003D3E65">
      <w:pPr>
        <w:rPr>
          <w:lang w:eastAsia="es-CO"/>
        </w:rPr>
      </w:pPr>
      <w:r>
        <w:rPr>
          <w:lang w:eastAsia="es-CO"/>
        </w:rPr>
        <w:t>Mapa de Procesos:</w:t>
      </w:r>
      <w:r w:rsidR="00DB0341">
        <w:rPr>
          <w:rStyle w:val="Refdecomentario"/>
        </w:rPr>
        <w:commentReference w:id="631"/>
      </w:r>
    </w:p>
    <w:p w14:paraId="75EDEEFB" w14:textId="43F60A05" w:rsidR="003D3E65" w:rsidRDefault="003D3E65" w:rsidP="003D3E65">
      <w:pPr>
        <w:rPr>
          <w:lang w:eastAsia="es-CO"/>
        </w:rPr>
      </w:pPr>
    </w:p>
    <w:p w14:paraId="50EB3EF4" w14:textId="39F32592" w:rsidR="003D3E65" w:rsidRDefault="003D3E65" w:rsidP="003D3E65">
      <w:pPr>
        <w:jc w:val="center"/>
      </w:pPr>
      <w:r>
        <w:rPr>
          <w:noProof/>
          <w:lang w:val="es-CO" w:eastAsia="es-CO"/>
        </w:rPr>
        <w:lastRenderedPageBreak/>
        <w:drawing>
          <wp:inline distT="0" distB="0" distL="0" distR="0" wp14:anchorId="3C69B2A7" wp14:editId="714D088A">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20BCDABF" w14:textId="0038D80D" w:rsidR="00210DD6" w:rsidDel="00AF45B6" w:rsidRDefault="00210DD6" w:rsidP="00DB125D">
      <w:pPr>
        <w:jc w:val="center"/>
        <w:rPr>
          <w:del w:id="632" w:author="Juan Carlos Reyes Guerrero" w:date="2017-03-08T20:03:00Z"/>
        </w:rPr>
      </w:pPr>
    </w:p>
    <w:p w14:paraId="6A8085DF" w14:textId="1FC51EF3" w:rsidR="00210DD6" w:rsidDel="00AF45B6" w:rsidRDefault="00210DD6" w:rsidP="00DB125D">
      <w:pPr>
        <w:jc w:val="center"/>
        <w:rPr>
          <w:del w:id="633" w:author="Juan Carlos Reyes Guerrero" w:date="2017-03-08T20:04:00Z"/>
        </w:rPr>
      </w:pPr>
    </w:p>
    <w:p w14:paraId="18C5747C" w14:textId="77777777" w:rsidR="00210DD6" w:rsidRDefault="00210DD6" w:rsidP="00DB125D">
      <w:pPr>
        <w:jc w:val="center"/>
        <w:rPr>
          <w:lang w:eastAsia="es-CO"/>
        </w:rPr>
      </w:pPr>
    </w:p>
    <w:p w14:paraId="190B2AAE" w14:textId="77777777" w:rsidR="00DB125D" w:rsidRDefault="00DB125D" w:rsidP="00352B34">
      <w:pPr>
        <w:pStyle w:val="Prrafodelista"/>
        <w:numPr>
          <w:ilvl w:val="0"/>
          <w:numId w:val="33"/>
        </w:numPr>
        <w:spacing w:after="200" w:line="276" w:lineRule="auto"/>
        <w:jc w:val="both"/>
        <w:rPr>
          <w:lang w:eastAsia="es-CO"/>
        </w:rPr>
      </w:pPr>
      <w:r>
        <w:rPr>
          <w:lang w:eastAsia="es-CO"/>
        </w:rPr>
        <w:t>Listado de los procesos necesarios para la implementación del proyecto y su clasificación según lo indica la norma.</w:t>
      </w:r>
    </w:p>
    <w:p w14:paraId="5C711546" w14:textId="77777777" w:rsidR="00DB125D" w:rsidRDefault="00DB125D" w:rsidP="00352B34">
      <w:pPr>
        <w:pStyle w:val="Prrafodelista"/>
        <w:numPr>
          <w:ilvl w:val="0"/>
          <w:numId w:val="33"/>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352B34">
      <w:pPr>
        <w:pStyle w:val="Prrafodelista"/>
        <w:numPr>
          <w:ilvl w:val="0"/>
          <w:numId w:val="33"/>
        </w:numPr>
        <w:spacing w:after="200" w:line="276" w:lineRule="auto"/>
        <w:jc w:val="both"/>
        <w:rPr>
          <w:lang w:eastAsia="es-CO"/>
        </w:rPr>
      </w:pPr>
      <w:r>
        <w:rPr>
          <w:lang w:eastAsia="es-CO"/>
        </w:rPr>
        <w:t>Establecimiento de acciones preventivas, correctivas y mejora continua para alcanzar los objetivos del proyecto.</w:t>
      </w:r>
    </w:p>
    <w:p w14:paraId="2783CCB2" w14:textId="77777777" w:rsidR="00DB125D" w:rsidRDefault="00DB125D" w:rsidP="00352B34">
      <w:pPr>
        <w:pStyle w:val="Prrafodelista"/>
        <w:numPr>
          <w:ilvl w:val="0"/>
          <w:numId w:val="33"/>
        </w:numPr>
        <w:spacing w:after="200" w:line="276" w:lineRule="auto"/>
        <w:jc w:val="both"/>
        <w:rPr>
          <w:lang w:eastAsia="es-CO"/>
        </w:rPr>
      </w:pPr>
      <w:r>
        <w:rPr>
          <w:lang w:eastAsia="es-CO"/>
        </w:rPr>
        <w:t>Manual de calidad de la organización no formalizada, pues se está terminando su levantamiento y documentación.</w:t>
      </w:r>
    </w:p>
    <w:p w14:paraId="0650892E" w14:textId="77777777" w:rsidR="00DB125D" w:rsidRDefault="00DB125D" w:rsidP="00DB125D">
      <w:pPr>
        <w:jc w:val="both"/>
        <w:rPr>
          <w:lang w:eastAsia="es-CO"/>
        </w:rPr>
      </w:pPr>
      <w:r w:rsidRPr="004B0327">
        <w:rPr>
          <w:b/>
          <w:lang w:eastAsia="es-CO"/>
        </w:rPr>
        <w:t>Documentos:</w:t>
      </w:r>
      <w:r>
        <w:rPr>
          <w:lang w:eastAsia="es-CO"/>
        </w:rPr>
        <w:t xml:space="preserve"> 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AAB6C3F" w14:textId="77777777" w:rsidR="00DB125D" w:rsidRDefault="00DB125D" w:rsidP="00DB125D">
      <w:pPr>
        <w:jc w:val="both"/>
        <w:rPr>
          <w:lang w:eastAsia="es-CO"/>
        </w:rPr>
      </w:pPr>
    </w:p>
    <w:p w14:paraId="7D64921D" w14:textId="77777777" w:rsidR="00DB125D" w:rsidRDefault="00DB125D" w:rsidP="00DB125D">
      <w:pPr>
        <w:jc w:val="both"/>
        <w:rPr>
          <w:lang w:eastAsia="es-CO"/>
        </w:rPr>
      </w:pPr>
      <w:r w:rsidRPr="004B0327">
        <w:rPr>
          <w:b/>
          <w:lang w:eastAsia="es-CO"/>
        </w:rPr>
        <w:t>Compras:</w:t>
      </w:r>
      <w:r>
        <w:rPr>
          <w:lang w:eastAsia="es-CO"/>
        </w:rPr>
        <w:t xml:space="preserve"> El proceso de compras puede ser llevado a cabo por la empresa cliente del proyecto, o por Ludus, pero nunca en conjunto; cuando se establece en el contrato de implementación de la consultoría que el responsable por la adquisición del equipamiento es Ludus,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6464B96" w14:textId="77777777" w:rsidR="00DB125D" w:rsidRDefault="00DB125D" w:rsidP="00DB125D">
      <w:pPr>
        <w:jc w:val="both"/>
        <w:rPr>
          <w:lang w:eastAsia="es-CO"/>
        </w:rPr>
      </w:pPr>
    </w:p>
    <w:p w14:paraId="21CE8672" w14:textId="77777777" w:rsidR="00DB125D" w:rsidRDefault="00DB125D" w:rsidP="00DB125D">
      <w:pPr>
        <w:jc w:val="both"/>
        <w:rPr>
          <w:lang w:eastAsia="es-CO"/>
        </w:rPr>
      </w:pPr>
      <w:r w:rsidRPr="007A7D1A">
        <w:rPr>
          <w:b/>
          <w:lang w:eastAsia="es-CO"/>
        </w:rPr>
        <w:t>Recursos Humanos:</w:t>
      </w:r>
      <w:r>
        <w:rPr>
          <w:lang w:eastAsia="es-CO"/>
        </w:rPr>
        <w:t xml:space="preserve"> El procedimiento para el establecimiento del recurso humano necesario para el proyecto cuenta con una política orientada en cumplir </w:t>
      </w:r>
      <w:r>
        <w:rPr>
          <w:lang w:eastAsia="es-CO"/>
        </w:rPr>
        <w:lastRenderedPageBreak/>
        <w:t>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0B088BCC" w14:textId="77777777" w:rsidR="00DB125D" w:rsidRDefault="00DB125D" w:rsidP="00DB125D">
      <w:pPr>
        <w:jc w:val="both"/>
        <w:rPr>
          <w:lang w:eastAsia="es-CO"/>
        </w:rPr>
      </w:pPr>
    </w:p>
    <w:p w14:paraId="61E7D66B" w14:textId="77777777" w:rsidR="00DB125D" w:rsidRDefault="00DB125D" w:rsidP="00DB125D">
      <w:pPr>
        <w:jc w:val="both"/>
        <w:rPr>
          <w:lang w:eastAsia="es-CO"/>
        </w:rPr>
      </w:pPr>
      <w:r w:rsidRPr="007A7D1A">
        <w:rPr>
          <w:b/>
          <w:lang w:eastAsia="es-CO"/>
        </w:rPr>
        <w:t>Producto no conforme:</w:t>
      </w:r>
      <w:r>
        <w:rPr>
          <w:lang w:eastAsia="es-CO"/>
        </w:rPr>
        <w:t xml:space="preserve"> 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619A163" w14:textId="77777777" w:rsidR="00DB125D" w:rsidRDefault="00DB125D" w:rsidP="00DB125D">
      <w:pPr>
        <w:jc w:val="both"/>
        <w:rPr>
          <w:lang w:eastAsia="es-CO"/>
        </w:rPr>
      </w:pPr>
    </w:p>
    <w:p w14:paraId="7051169F" w14:textId="77777777" w:rsidR="00DB125D" w:rsidRDefault="00DB125D" w:rsidP="00DB125D">
      <w:pPr>
        <w:jc w:val="both"/>
        <w:rPr>
          <w:lang w:eastAsia="es-CO"/>
        </w:rPr>
      </w:pPr>
      <w:r w:rsidRPr="007A7D1A">
        <w:rPr>
          <w:b/>
          <w:lang w:eastAsia="es-CO"/>
        </w:rPr>
        <w:t>Acciones Preventivas y Correctivas:</w:t>
      </w:r>
      <w:r>
        <w:rPr>
          <w:lang w:eastAsia="es-CO"/>
        </w:rPr>
        <w:t xml:space="preserve"> 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1DDD2C9" w14:textId="77777777" w:rsidR="00DB125D" w:rsidRDefault="00DB125D" w:rsidP="00DB125D">
      <w:pPr>
        <w:jc w:val="both"/>
        <w:rPr>
          <w:lang w:eastAsia="es-CO"/>
        </w:rPr>
      </w:pPr>
    </w:p>
    <w:p w14:paraId="65EC6121" w14:textId="77777777" w:rsidR="00DB125D" w:rsidRPr="0031798F" w:rsidRDefault="00DB125D" w:rsidP="00DB125D">
      <w:pPr>
        <w:jc w:val="both"/>
        <w:rPr>
          <w:lang w:eastAsia="es-CO"/>
        </w:rPr>
      </w:pPr>
      <w:r w:rsidRPr="007A7D1A">
        <w:rPr>
          <w:b/>
          <w:lang w:eastAsia="es-CO"/>
        </w:rPr>
        <w:t>Auditorías de Calidad:</w:t>
      </w:r>
      <w:r>
        <w:rPr>
          <w:lang w:eastAsia="es-CO"/>
        </w:rPr>
        <w:t xml:space="preserve"> 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38570F6C" w14:textId="77777777" w:rsidR="00DB125D" w:rsidRDefault="00DB125D" w:rsidP="00352B34">
      <w:pPr>
        <w:pStyle w:val="Ttulo3"/>
        <w:numPr>
          <w:ilvl w:val="2"/>
          <w:numId w:val="42"/>
        </w:numPr>
        <w:rPr>
          <w:lang w:eastAsia="es-CO"/>
        </w:rPr>
      </w:pPr>
      <w:bookmarkStart w:id="634" w:name="_Toc257381913"/>
      <w:bookmarkStart w:id="635" w:name="_Toc476693648"/>
      <w:r>
        <w:rPr>
          <w:lang w:eastAsia="es-CO"/>
        </w:rPr>
        <w:t>Alcance del proyecto</w:t>
      </w:r>
      <w:bookmarkEnd w:id="634"/>
      <w:bookmarkEnd w:id="635"/>
    </w:p>
    <w:p w14:paraId="7EF7734E" w14:textId="77777777" w:rsidR="00DB125D" w:rsidRDefault="00DB125D" w:rsidP="00DB125D">
      <w:pPr>
        <w:rPr>
          <w:lang w:eastAsia="es-CO"/>
        </w:rPr>
      </w:pPr>
    </w:p>
    <w:p w14:paraId="760F65B4" w14:textId="77777777" w:rsidR="00DB125D" w:rsidRPr="00331C97" w:rsidRDefault="00DB125D" w:rsidP="00DB125D">
      <w:pPr>
        <w:rPr>
          <w:lang w:eastAsia="es-CO"/>
        </w:rPr>
      </w:pPr>
      <w:r w:rsidRPr="00331C97">
        <w:rPr>
          <w:lang w:eastAsia="es-CO"/>
        </w:rPr>
        <w:t>La Gestión de la Calidad del Proyecto, aplica a todas las actividades</w:t>
      </w:r>
      <w:r>
        <w:rPr>
          <w:lang w:eastAsia="es-CO"/>
        </w:rPr>
        <w:t xml:space="preserve"> o procesos</w:t>
      </w:r>
      <w:r w:rsidRPr="00331C97">
        <w:rPr>
          <w:lang w:eastAsia="es-CO"/>
        </w:rPr>
        <w:t xml:space="preserve"> que se realicen para llevar a cabo la implementación del proyecto </w:t>
      </w:r>
      <w:r>
        <w:rPr>
          <w:lang w:eastAsia="es-CO"/>
        </w:rPr>
        <w:t>“PROYECTO DE DISEÑO Y CONSTRUCCIÓN DE SISTEMAS INFORMÁTICOS Y PROCEDIMENTALES PARA LA DETECCIÓN Y DISMINUCIÓN DE FRAUDE EN BAJA Y MEDIA TENSIÓN DE REDES ELÉCTRICAS”</w:t>
      </w:r>
      <w:r w:rsidRPr="00331C97">
        <w:rPr>
          <w:lang w:eastAsia="es-CO"/>
        </w:rPr>
        <w:t>.</w:t>
      </w:r>
    </w:p>
    <w:p w14:paraId="47BD99A9" w14:textId="77777777" w:rsidR="00DB125D" w:rsidRDefault="00DB125D" w:rsidP="00352B34">
      <w:pPr>
        <w:pStyle w:val="Ttulo3"/>
        <w:numPr>
          <w:ilvl w:val="2"/>
          <w:numId w:val="42"/>
        </w:numPr>
        <w:rPr>
          <w:lang w:eastAsia="es-CO"/>
        </w:rPr>
      </w:pPr>
      <w:bookmarkStart w:id="636" w:name="_Toc257381914"/>
      <w:bookmarkStart w:id="637" w:name="_Toc476693649"/>
      <w:r>
        <w:rPr>
          <w:lang w:eastAsia="es-CO"/>
        </w:rPr>
        <w:t>Aseguramiento y Control de la calidad</w:t>
      </w:r>
      <w:bookmarkEnd w:id="636"/>
      <w:bookmarkEnd w:id="637"/>
    </w:p>
    <w:p w14:paraId="4FBCB831" w14:textId="77777777" w:rsidR="00DB125D" w:rsidRDefault="00DB125D" w:rsidP="00DB125D">
      <w:pPr>
        <w:jc w:val="both"/>
        <w:rPr>
          <w:lang w:eastAsia="es-CO"/>
        </w:rPr>
      </w:pPr>
      <w:r>
        <w:rPr>
          <w:lang w:eastAsia="es-CO"/>
        </w:rPr>
        <w:t>El Plan de aseguramiento de la calidad define y describe aquellos requisitos que se deben cumplir por parte de Ludus en la consultoría que es el producto completo de este proyecto; así se desarrollara con un control específico de las tareas a ejecutar con eficacia y corrección de los inconvenientes presentes en la implementación.</w:t>
      </w:r>
    </w:p>
    <w:p w14:paraId="15F31ACD" w14:textId="77777777" w:rsidR="00DB125D" w:rsidRDefault="00DB125D" w:rsidP="00DB125D">
      <w:pPr>
        <w:jc w:val="both"/>
        <w:rPr>
          <w:lang w:eastAsia="es-CO"/>
        </w:rPr>
      </w:pPr>
    </w:p>
    <w:p w14:paraId="2A57ECA3" w14:textId="77777777" w:rsidR="00DB125D" w:rsidRDefault="00DB125D" w:rsidP="00DB125D">
      <w:pPr>
        <w:jc w:val="both"/>
        <w:rPr>
          <w:lang w:eastAsia="es-CO"/>
        </w:rPr>
      </w:pPr>
      <w:r>
        <w:rPr>
          <w:lang w:eastAsia="es-CO"/>
        </w:rPr>
        <w:t>Con el plan de calidad y su aseguramiento, el proyecto proveerá confianza en los productos entregables, ya que se asegura que dichos productos y sus características necesarias para satisfacer las necesidades del cliente se encuentren bajo las más estrictas vigilancias y controles. Estas actividades estarán orientadas en:</w:t>
      </w:r>
    </w:p>
    <w:p w14:paraId="0A1DEB9B" w14:textId="77777777" w:rsidR="00DB125D" w:rsidRDefault="00DB125D" w:rsidP="00352B34">
      <w:pPr>
        <w:pStyle w:val="Prrafodelista"/>
        <w:numPr>
          <w:ilvl w:val="0"/>
          <w:numId w:val="30"/>
        </w:numPr>
        <w:spacing w:after="200" w:line="276" w:lineRule="auto"/>
        <w:jc w:val="both"/>
        <w:rPr>
          <w:lang w:eastAsia="es-CO"/>
        </w:rPr>
      </w:pPr>
      <w:r>
        <w:rPr>
          <w:lang w:eastAsia="es-CO"/>
        </w:rPr>
        <w:t>Reducir</w:t>
      </w:r>
    </w:p>
    <w:p w14:paraId="38E44A3D" w14:textId="77777777" w:rsidR="00DB125D" w:rsidRDefault="00DB125D" w:rsidP="00352B34">
      <w:pPr>
        <w:pStyle w:val="Prrafodelista"/>
        <w:numPr>
          <w:ilvl w:val="0"/>
          <w:numId w:val="30"/>
        </w:numPr>
        <w:spacing w:after="200" w:line="276" w:lineRule="auto"/>
        <w:jc w:val="both"/>
        <w:rPr>
          <w:lang w:eastAsia="es-CO"/>
        </w:rPr>
      </w:pPr>
      <w:r>
        <w:rPr>
          <w:lang w:eastAsia="es-CO"/>
        </w:rPr>
        <w:t>Eliminar</w:t>
      </w:r>
    </w:p>
    <w:p w14:paraId="2900D117" w14:textId="77777777" w:rsidR="00DB125D" w:rsidRDefault="00DB125D" w:rsidP="00352B34">
      <w:pPr>
        <w:pStyle w:val="Prrafodelista"/>
        <w:numPr>
          <w:ilvl w:val="0"/>
          <w:numId w:val="30"/>
        </w:numPr>
        <w:spacing w:after="200" w:line="276" w:lineRule="auto"/>
        <w:jc w:val="both"/>
        <w:rPr>
          <w:lang w:eastAsia="es-CO"/>
        </w:rPr>
      </w:pPr>
      <w:r>
        <w:rPr>
          <w:lang w:eastAsia="es-CO"/>
        </w:rPr>
        <w:lastRenderedPageBreak/>
        <w:t>Prevenir</w:t>
      </w:r>
    </w:p>
    <w:p w14:paraId="1F622B69" w14:textId="77777777" w:rsidR="00DB125D" w:rsidRDefault="00DB125D" w:rsidP="00DB125D">
      <w:pPr>
        <w:jc w:val="both"/>
        <w:rPr>
          <w:lang w:eastAsia="es-CO"/>
        </w:rPr>
      </w:pPr>
      <w:r>
        <w:rPr>
          <w:lang w:eastAsia="es-CO"/>
        </w:rPr>
        <w:t xml:space="preserve">Para conseguir estos objetivos, es necesario desarrollar un plan de aseguramiento de calidad específico que se aplicará durante la planificación del proyecto de acuerdo a la estrategia de desarrollo adoptada en la gestión del proyecto. </w:t>
      </w:r>
    </w:p>
    <w:p w14:paraId="14281CA3" w14:textId="77777777" w:rsidR="00DB125D" w:rsidRDefault="00DB125D" w:rsidP="00DB125D">
      <w:pPr>
        <w:jc w:val="both"/>
        <w:rPr>
          <w:lang w:eastAsia="es-CO"/>
        </w:rPr>
      </w:pPr>
    </w:p>
    <w:p w14:paraId="61DF433F" w14:textId="77777777" w:rsidR="00DB125D" w:rsidRDefault="00DB125D" w:rsidP="00DB125D">
      <w:pPr>
        <w:jc w:val="both"/>
        <w:rPr>
          <w:lang w:eastAsia="es-CO"/>
        </w:rPr>
      </w:pPr>
      <w:r>
        <w:rPr>
          <w:lang w:eastAsia="es-CO"/>
        </w:rPr>
        <w:t>Este proceso se apoya en dos documentos fundamentales, 1 el documento de calidad y 2 la descripción de los procesos del proyecto. El grupo responsable para asegurar la calidad está compuesto por:</w:t>
      </w:r>
    </w:p>
    <w:p w14:paraId="4D23C444" w14:textId="77777777" w:rsidR="00DB125D" w:rsidRDefault="00DB125D" w:rsidP="00DB125D">
      <w:pPr>
        <w:jc w:val="both"/>
        <w:rPr>
          <w:lang w:eastAsia="es-CO"/>
        </w:rPr>
      </w:pPr>
    </w:p>
    <w:p w14:paraId="702D529F" w14:textId="77777777" w:rsidR="00DB125D" w:rsidRDefault="00DB125D" w:rsidP="00352B34">
      <w:pPr>
        <w:pStyle w:val="Prrafodelista"/>
        <w:numPr>
          <w:ilvl w:val="0"/>
          <w:numId w:val="31"/>
        </w:numPr>
        <w:spacing w:after="200" w:line="276" w:lineRule="auto"/>
        <w:jc w:val="both"/>
        <w:rPr>
          <w:lang w:eastAsia="es-CO"/>
        </w:rPr>
      </w:pPr>
      <w:r>
        <w:rPr>
          <w:lang w:eastAsia="es-CO"/>
        </w:rPr>
        <w:t>Gerente de Proyecto: Directo responsable del plan de calidad.</w:t>
      </w:r>
    </w:p>
    <w:p w14:paraId="15C78983" w14:textId="77777777" w:rsidR="00DB125D" w:rsidRDefault="00DB125D" w:rsidP="00352B34">
      <w:pPr>
        <w:pStyle w:val="Prrafodelista"/>
        <w:numPr>
          <w:ilvl w:val="0"/>
          <w:numId w:val="31"/>
        </w:numPr>
        <w:spacing w:after="200" w:line="276" w:lineRule="auto"/>
        <w:jc w:val="both"/>
        <w:rPr>
          <w:lang w:eastAsia="es-CO"/>
        </w:rPr>
      </w:pPr>
      <w:r>
        <w:rPr>
          <w:lang w:eastAsia="es-CO"/>
        </w:rPr>
        <w:t>Director Técnico: Recurso de apoyo.</w:t>
      </w:r>
    </w:p>
    <w:p w14:paraId="22F321DC" w14:textId="77777777" w:rsidR="00DB125D" w:rsidRDefault="00DB125D" w:rsidP="00352B34">
      <w:pPr>
        <w:pStyle w:val="Prrafodelista"/>
        <w:numPr>
          <w:ilvl w:val="0"/>
          <w:numId w:val="31"/>
        </w:numPr>
        <w:spacing w:after="200" w:line="276" w:lineRule="auto"/>
        <w:jc w:val="both"/>
        <w:rPr>
          <w:lang w:eastAsia="es-CO"/>
        </w:rPr>
      </w:pPr>
      <w:r>
        <w:rPr>
          <w:lang w:eastAsia="es-CO"/>
        </w:rPr>
        <w:t>Director Comercial: Recurso de apoyo.</w:t>
      </w:r>
    </w:p>
    <w:p w14:paraId="6466C265" w14:textId="77777777" w:rsidR="00DB125D" w:rsidRDefault="00DB125D" w:rsidP="00DB125D">
      <w:pPr>
        <w:jc w:val="both"/>
        <w:rPr>
          <w:lang w:eastAsia="es-CO"/>
        </w:rPr>
      </w:pPr>
      <w:r>
        <w:rPr>
          <w:lang w:eastAsia="es-CO"/>
        </w:rPr>
        <w:t>Este grupo participa de forma activa en la revisión de los productos entregables del proyecto, verificando si los procesos necesarios para lograr su implementación, cumplen a cabalidad con el plan establecido de calidad. Estas labores de verificación son totalmente independientes de la normal implementación del proyecto y, por ende, sus actividades serán manejadas de forma discreta, aunque los documentos y soportes de calidad serán públicos. Las funciones de este grupo están dirigidas a:</w:t>
      </w:r>
    </w:p>
    <w:p w14:paraId="553C95D9" w14:textId="77777777" w:rsidR="00DB125D" w:rsidRDefault="00DB125D" w:rsidP="00DB125D">
      <w:pPr>
        <w:jc w:val="both"/>
        <w:rPr>
          <w:lang w:eastAsia="es-CO"/>
        </w:rPr>
      </w:pPr>
    </w:p>
    <w:p w14:paraId="104D9B06" w14:textId="77777777" w:rsidR="00DB125D" w:rsidRDefault="00DB125D" w:rsidP="00352B34">
      <w:pPr>
        <w:pStyle w:val="Prrafodelista"/>
        <w:numPr>
          <w:ilvl w:val="0"/>
          <w:numId w:val="32"/>
        </w:numPr>
        <w:spacing w:after="200" w:line="276" w:lineRule="auto"/>
        <w:jc w:val="both"/>
        <w:rPr>
          <w:lang w:eastAsia="es-CO"/>
        </w:rPr>
      </w:pPr>
      <w:r>
        <w:rPr>
          <w:lang w:eastAsia="es-CO"/>
        </w:rPr>
        <w:t>Documentar las desviaciones presentes en la implementación del proyecto y las medidas tomadas, esto verificándolo contra los requerimientos especificados.</w:t>
      </w:r>
    </w:p>
    <w:p w14:paraId="0C40EBF5" w14:textId="77777777" w:rsidR="00DB125D" w:rsidRDefault="00DB125D" w:rsidP="00352B34">
      <w:pPr>
        <w:pStyle w:val="Prrafodelista"/>
        <w:numPr>
          <w:ilvl w:val="0"/>
          <w:numId w:val="32"/>
        </w:numPr>
        <w:spacing w:after="200" w:line="276" w:lineRule="auto"/>
        <w:jc w:val="both"/>
        <w:rPr>
          <w:lang w:eastAsia="es-CO"/>
        </w:rPr>
      </w:pPr>
      <w:r>
        <w:rPr>
          <w:lang w:eastAsia="es-CO"/>
        </w:rPr>
        <w:t>Comprobar las medidas llevadas a cabo tanto preventivas como correctivas en el proyecto.</w:t>
      </w:r>
    </w:p>
    <w:p w14:paraId="31A8C104" w14:textId="77777777" w:rsidR="00DB125D" w:rsidRDefault="00DB125D" w:rsidP="00352B34">
      <w:pPr>
        <w:pStyle w:val="Prrafodelista"/>
        <w:numPr>
          <w:ilvl w:val="0"/>
          <w:numId w:val="32"/>
        </w:numPr>
        <w:spacing w:after="200" w:line="276" w:lineRule="auto"/>
        <w:jc w:val="both"/>
        <w:rPr>
          <w:lang w:eastAsia="es-CO"/>
        </w:rPr>
      </w:pPr>
      <w:r>
        <w:rPr>
          <w:lang w:eastAsia="es-CO"/>
        </w:rPr>
        <w:t>Verificar la documentación de los procesos implementados. Que los formatos de entrega se encuentren en debido orden.</w:t>
      </w:r>
    </w:p>
    <w:p w14:paraId="320173F8" w14:textId="68411AE8" w:rsidR="00F710C3" w:rsidDel="00AF45B6" w:rsidRDefault="00F710C3" w:rsidP="00F710C3">
      <w:pPr>
        <w:pStyle w:val="Prrafodelista"/>
        <w:spacing w:after="200" w:line="276" w:lineRule="auto"/>
        <w:jc w:val="both"/>
        <w:rPr>
          <w:del w:id="638" w:author="Juan Carlos Reyes Guerrero" w:date="2017-03-08T20:04:00Z"/>
          <w:lang w:eastAsia="es-CO"/>
        </w:rPr>
      </w:pPr>
    </w:p>
    <w:p w14:paraId="7CCACFCD" w14:textId="24B21B36" w:rsidR="00F710C3" w:rsidDel="00AF45B6" w:rsidRDefault="00F710C3" w:rsidP="00F710C3">
      <w:pPr>
        <w:pStyle w:val="Prrafodelista"/>
        <w:spacing w:after="200" w:line="276" w:lineRule="auto"/>
        <w:jc w:val="both"/>
        <w:rPr>
          <w:del w:id="639" w:author="Juan Carlos Reyes Guerrero" w:date="2017-03-08T20:04:00Z"/>
          <w:lang w:eastAsia="es-CO"/>
        </w:rPr>
      </w:pPr>
    </w:p>
    <w:p w14:paraId="0B92DC18" w14:textId="5FCAB3CB" w:rsidR="00F710C3" w:rsidDel="00AF45B6" w:rsidRDefault="00F710C3" w:rsidP="00F710C3">
      <w:pPr>
        <w:pStyle w:val="Prrafodelista"/>
        <w:spacing w:after="200" w:line="276" w:lineRule="auto"/>
        <w:jc w:val="both"/>
        <w:rPr>
          <w:del w:id="640" w:author="Juan Carlos Reyes Guerrero" w:date="2017-03-08T20:04:00Z"/>
          <w:lang w:eastAsia="es-CO"/>
        </w:rPr>
      </w:pPr>
    </w:p>
    <w:p w14:paraId="1C12387F" w14:textId="7E605007" w:rsidR="00F710C3" w:rsidDel="00AF45B6" w:rsidRDefault="00F710C3" w:rsidP="00F710C3">
      <w:pPr>
        <w:pStyle w:val="Prrafodelista"/>
        <w:spacing w:after="200" w:line="276" w:lineRule="auto"/>
        <w:jc w:val="both"/>
        <w:rPr>
          <w:del w:id="641" w:author="Juan Carlos Reyes Guerrero" w:date="2017-03-08T20:04:00Z"/>
          <w:lang w:eastAsia="es-CO"/>
        </w:rPr>
      </w:pPr>
    </w:p>
    <w:p w14:paraId="020E2753" w14:textId="4FEB2237" w:rsidR="00F710C3" w:rsidDel="00AF45B6" w:rsidRDefault="00F710C3" w:rsidP="00F710C3">
      <w:pPr>
        <w:pStyle w:val="Prrafodelista"/>
        <w:spacing w:after="200" w:line="276" w:lineRule="auto"/>
        <w:jc w:val="both"/>
        <w:rPr>
          <w:del w:id="642" w:author="Juan Carlos Reyes Guerrero" w:date="2017-03-08T20:04:00Z"/>
          <w:lang w:eastAsia="es-CO"/>
        </w:rPr>
      </w:pPr>
    </w:p>
    <w:p w14:paraId="74073DB1" w14:textId="0A8C739F" w:rsidR="00F710C3" w:rsidDel="00AF45B6" w:rsidRDefault="00F710C3" w:rsidP="00F710C3">
      <w:pPr>
        <w:pStyle w:val="Prrafodelista"/>
        <w:spacing w:after="200" w:line="276" w:lineRule="auto"/>
        <w:jc w:val="both"/>
        <w:rPr>
          <w:del w:id="643" w:author="Juan Carlos Reyes Guerrero" w:date="2017-03-08T20:04:00Z"/>
          <w:lang w:eastAsia="es-CO"/>
        </w:rPr>
      </w:pPr>
    </w:p>
    <w:p w14:paraId="54D6A564" w14:textId="493C53DB" w:rsidR="00F710C3" w:rsidDel="00AF45B6" w:rsidRDefault="00F710C3" w:rsidP="00F710C3">
      <w:pPr>
        <w:pStyle w:val="Prrafodelista"/>
        <w:spacing w:after="200" w:line="276" w:lineRule="auto"/>
        <w:jc w:val="both"/>
        <w:rPr>
          <w:del w:id="644" w:author="Juan Carlos Reyes Guerrero" w:date="2017-03-08T20:04:00Z"/>
          <w:lang w:eastAsia="es-CO"/>
        </w:rPr>
      </w:pPr>
    </w:p>
    <w:p w14:paraId="4993C212" w14:textId="2A69E222" w:rsidR="00F710C3" w:rsidDel="00AF45B6" w:rsidRDefault="00F710C3" w:rsidP="00F710C3">
      <w:pPr>
        <w:pStyle w:val="Prrafodelista"/>
        <w:spacing w:after="200" w:line="276" w:lineRule="auto"/>
        <w:jc w:val="both"/>
        <w:rPr>
          <w:del w:id="645" w:author="Juan Carlos Reyes Guerrero" w:date="2017-03-08T20:04:00Z"/>
          <w:lang w:eastAsia="es-CO"/>
        </w:rPr>
      </w:pPr>
    </w:p>
    <w:p w14:paraId="44891716" w14:textId="77777777" w:rsidR="00F710C3" w:rsidRDefault="00F710C3" w:rsidP="00F710C3">
      <w:pPr>
        <w:pStyle w:val="Prrafodelista"/>
        <w:spacing w:after="200" w:line="276" w:lineRule="auto"/>
        <w:jc w:val="both"/>
        <w:rPr>
          <w:lang w:eastAsia="es-CO"/>
        </w:rPr>
      </w:pPr>
    </w:p>
    <w:p w14:paraId="5A478C12" w14:textId="77777777" w:rsidR="00DB125D" w:rsidRDefault="00DB125D" w:rsidP="00352B34">
      <w:pPr>
        <w:pStyle w:val="Ttulo2"/>
        <w:numPr>
          <w:ilvl w:val="1"/>
          <w:numId w:val="42"/>
        </w:numPr>
        <w:spacing w:before="200" w:line="276" w:lineRule="auto"/>
        <w:jc w:val="both"/>
        <w:rPr>
          <w:lang w:eastAsia="es-CO"/>
        </w:rPr>
      </w:pPr>
      <w:bookmarkStart w:id="646" w:name="_Toc257381915"/>
      <w:bookmarkStart w:id="647" w:name="_Toc476693650"/>
      <w:r>
        <w:rPr>
          <w:lang w:eastAsia="es-CO"/>
        </w:rPr>
        <w:t>Plan de Gestión de Recurso Humanos HHRR</w:t>
      </w:r>
      <w:bookmarkEnd w:id="646"/>
      <w:bookmarkEnd w:id="647"/>
    </w:p>
    <w:p w14:paraId="05D569A8" w14:textId="77777777" w:rsidR="00DB125D" w:rsidRDefault="00DB125D" w:rsidP="00352B34">
      <w:pPr>
        <w:pStyle w:val="Ttulo3"/>
        <w:numPr>
          <w:ilvl w:val="2"/>
          <w:numId w:val="42"/>
        </w:numPr>
      </w:pPr>
      <w:bookmarkStart w:id="648" w:name="_Toc257381916"/>
      <w:bookmarkStart w:id="649" w:name="_Toc476693651"/>
      <w:r>
        <w:t>Organigrama del Proyecto</w:t>
      </w:r>
      <w:bookmarkEnd w:id="648"/>
      <w:bookmarkEnd w:id="649"/>
    </w:p>
    <w:p w14:paraId="674300B6" w14:textId="77777777" w:rsidR="00DB125D" w:rsidRPr="0088521C" w:rsidRDefault="00DB125D" w:rsidP="00DB125D">
      <w:pPr>
        <w:rPr>
          <w:lang w:val="es-CO"/>
        </w:rPr>
      </w:pPr>
    </w:p>
    <w:p w14:paraId="107F262E" w14:textId="77777777" w:rsidR="00DB125D" w:rsidRDefault="00DB125D" w:rsidP="00DB125D">
      <w:pPr>
        <w:jc w:val="center"/>
        <w:rPr>
          <w:rFonts w:cs="Calibri"/>
          <w:b/>
        </w:rPr>
      </w:pPr>
      <w:r>
        <w:object w:dxaOrig="8218" w:dyaOrig="4878" w14:anchorId="54261311">
          <v:shape id="_x0000_i1091" type="#_x0000_t75" style="width:374.25pt;height:213.5pt" o:ole="">
            <v:imagedata r:id="rId39" o:title=""/>
          </v:shape>
          <o:OLEObject Type="Embed" ProgID="Visio.Drawing.11" ShapeID="_x0000_i1091" DrawAspect="Content" ObjectID="_1550509680" r:id="rId40"/>
        </w:object>
      </w:r>
    </w:p>
    <w:p w14:paraId="78E860F0" w14:textId="77777777" w:rsidR="00DB125D" w:rsidRDefault="00DB125D" w:rsidP="00352B34">
      <w:pPr>
        <w:pStyle w:val="Ttulo3"/>
        <w:numPr>
          <w:ilvl w:val="2"/>
          <w:numId w:val="42"/>
        </w:numPr>
      </w:pPr>
      <w:bookmarkStart w:id="650" w:name="_Toc257381917"/>
      <w:bookmarkStart w:id="651" w:name="_Toc476693652"/>
      <w:r>
        <w:t>Descripción y especificación de los cargos</w:t>
      </w:r>
      <w:bookmarkEnd w:id="650"/>
      <w:bookmarkEnd w:id="651"/>
    </w:p>
    <w:p w14:paraId="05DBDA2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DESCRIPCIÓN DEL CARGO</w:t>
      </w:r>
    </w:p>
    <w:p w14:paraId="5E4D4437"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IDENTIFICACIÓN Y DATOS DE CONTROL</w:t>
      </w:r>
    </w:p>
    <w:p w14:paraId="553ECC58" w14:textId="77777777" w:rsidR="00DB125D" w:rsidRPr="0088521C" w:rsidRDefault="00DB125D" w:rsidP="00DB125D">
      <w:pPr>
        <w:pStyle w:val="NormalWeb"/>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lang w:val="es-MX"/>
        </w:rPr>
        <w:t>Nombre del cargo</w:t>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t xml:space="preserve">: </w:t>
      </w:r>
      <w:r w:rsidRPr="0088521C">
        <w:rPr>
          <w:rFonts w:ascii="Abadi MT Condensed Light" w:hAnsi="Abadi MT Condensed Light" w:cs="Calibri"/>
          <w:bCs/>
          <w:color w:val="auto"/>
          <w:sz w:val="22"/>
          <w:szCs w:val="22"/>
          <w:lang w:val="es-MX"/>
        </w:rPr>
        <w:t>Gerente de Proyecto</w:t>
      </w:r>
      <w:r w:rsidRPr="0088521C">
        <w:rPr>
          <w:rFonts w:ascii="Abadi MT Condensed Light" w:hAnsi="Abadi MT Condensed Light" w:cs="Calibri"/>
          <w:b/>
          <w:bCs/>
          <w:color w:val="auto"/>
          <w:sz w:val="22"/>
          <w:szCs w:val="22"/>
          <w:lang w:val="es-MX"/>
        </w:rPr>
        <w:t xml:space="preserve"> </w:t>
      </w:r>
    </w:p>
    <w:p w14:paraId="6532280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Área a la que pertenece</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Proyectos</w:t>
      </w:r>
    </w:p>
    <w:p w14:paraId="503783F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Cargo del jefe directo</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Gerente General</w:t>
      </w:r>
    </w:p>
    <w:p w14:paraId="7CCF781E"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 xml:space="preserve">FUNCIÓN PRINCIPAL </w:t>
      </w:r>
    </w:p>
    <w:p w14:paraId="3E4016BA" w14:textId="77777777" w:rsidR="00DB125D" w:rsidRPr="0088521C" w:rsidRDefault="00DB125D" w:rsidP="00DB125D">
      <w:pPr>
        <w:pStyle w:val="NormalWeb"/>
        <w:spacing w:line="360" w:lineRule="auto"/>
        <w:jc w:val="both"/>
        <w:rPr>
          <w:rFonts w:ascii="Abadi MT Condensed Light" w:eastAsiaTheme="minorHAnsi" w:hAnsi="Abadi MT Condensed Light" w:cstheme="minorBidi"/>
          <w:color w:val="auto"/>
          <w:lang w:val="es-ES_tradnl" w:eastAsia="es-CO"/>
        </w:rPr>
      </w:pPr>
      <w:r w:rsidRPr="0088521C">
        <w:rPr>
          <w:rFonts w:ascii="Abadi MT Condensed Light" w:eastAsiaTheme="minorHAnsi" w:hAnsi="Abadi MT Condensed Light" w:cstheme="minorBidi"/>
          <w:color w:val="auto"/>
          <w:lang w:val="es-ES_tradnl" w:eastAsia="es-CO"/>
        </w:rPr>
        <w:t>Coordinar y poner en marcha los proyectos encomendados por la compañía, garantizado que se cumpla a cabalidad las condiciones contractuales, cronograma de trabajo, calidad de los procesos y dar solución a posibles fallas en la ejecución.</w:t>
      </w:r>
    </w:p>
    <w:p w14:paraId="3BB4B2EA" w14:textId="77777777" w:rsidR="00F710C3" w:rsidRPr="00DC770C" w:rsidRDefault="00DB125D" w:rsidP="00DB125D">
      <w:pPr>
        <w:pStyle w:val="NormalWeb"/>
        <w:shd w:val="pct15" w:color="auto" w:fill="FFFFFF"/>
        <w:spacing w:line="360" w:lineRule="auto"/>
        <w:jc w:val="both"/>
        <w:rPr>
          <w:rFonts w:ascii="Calibri" w:hAnsi="Calibri" w:cs="Calibri"/>
          <w:b/>
          <w:color w:val="auto"/>
          <w:sz w:val="22"/>
          <w:szCs w:val="22"/>
        </w:rPr>
      </w:pPr>
      <w:r w:rsidRPr="009D3704">
        <w:rPr>
          <w:rFonts w:ascii="Calibri" w:hAnsi="Calibri"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9D3704" w14:paraId="2DF741E0"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E409094"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FFFFFF" w:themeColor="background1"/>
                <w:sz w:val="22"/>
                <w:szCs w:val="22"/>
              </w:rPr>
              <w:t xml:space="preserve">Actividades / Tareas </w:t>
            </w:r>
          </w:p>
        </w:tc>
      </w:tr>
      <w:tr w:rsidR="00DB125D" w:rsidRPr="009D3704" w14:paraId="55F3DF9F" w14:textId="77777777" w:rsidTr="00DB125D">
        <w:trPr>
          <w:trHeight w:val="2321"/>
        </w:trPr>
        <w:tc>
          <w:tcPr>
            <w:tcW w:w="9610" w:type="dxa"/>
            <w:tcBorders>
              <w:top w:val="single" w:sz="4" w:space="0" w:color="auto"/>
              <w:left w:val="single" w:sz="4" w:space="0" w:color="auto"/>
              <w:bottom w:val="single" w:sz="4" w:space="0" w:color="auto"/>
              <w:right w:val="single" w:sz="4" w:space="0" w:color="auto"/>
            </w:tcBorders>
          </w:tcPr>
          <w:p w14:paraId="01A70C7D" w14:textId="77777777" w:rsidR="00DB125D" w:rsidRPr="009D3704" w:rsidRDefault="00DB125D" w:rsidP="00DB125D">
            <w:pPr>
              <w:pStyle w:val="NormalWeb"/>
              <w:tabs>
                <w:tab w:val="num" w:pos="720"/>
              </w:tabs>
              <w:spacing w:line="360" w:lineRule="auto"/>
              <w:jc w:val="both"/>
              <w:rPr>
                <w:rFonts w:ascii="Calibri" w:hAnsi="Calibri" w:cs="Calibri"/>
                <w:color w:val="auto"/>
                <w:sz w:val="22"/>
                <w:szCs w:val="22"/>
              </w:rPr>
            </w:pPr>
          </w:p>
          <w:p w14:paraId="0096D049" w14:textId="77777777" w:rsidR="00DB125D" w:rsidRPr="00D20262" w:rsidRDefault="00DB125D" w:rsidP="00352B34">
            <w:pPr>
              <w:numPr>
                <w:ilvl w:val="0"/>
                <w:numId w:val="34"/>
              </w:numPr>
              <w:spacing w:after="200" w:line="360" w:lineRule="auto"/>
              <w:jc w:val="both"/>
              <w:rPr>
                <w:rFonts w:cs="Calibri"/>
              </w:rPr>
            </w:pPr>
            <w:r>
              <w:rPr>
                <w:rFonts w:cs="Calibri"/>
              </w:rPr>
              <w:t>D</w:t>
            </w:r>
            <w:r w:rsidRPr="00D20262">
              <w:rPr>
                <w:rFonts w:cs="Calibri"/>
              </w:rPr>
              <w:t>irigir,</w:t>
            </w:r>
            <w:r>
              <w:rPr>
                <w:rFonts w:cs="Calibri"/>
              </w:rPr>
              <w:t xml:space="preserve"> planear y controlar</w:t>
            </w:r>
            <w:r w:rsidRPr="00D20262">
              <w:rPr>
                <w:rFonts w:cs="Calibri"/>
              </w:rPr>
              <w:t xml:space="preserve"> las actividades operativas, administrativas y</w:t>
            </w:r>
            <w:r>
              <w:rPr>
                <w:rFonts w:cs="Calibri"/>
              </w:rPr>
              <w:t xml:space="preserve"> comerciales de la organización, proponiendo políticas generales a </w:t>
            </w:r>
            <w:r w:rsidRPr="00D20262">
              <w:rPr>
                <w:rFonts w:cs="Calibri"/>
              </w:rPr>
              <w:t>efecto de alcanzar objetivos de la organización.</w:t>
            </w:r>
          </w:p>
          <w:p w14:paraId="34C12ED4" w14:textId="77777777" w:rsidR="00DB125D" w:rsidRPr="00D20262" w:rsidRDefault="00DB125D" w:rsidP="00352B34">
            <w:pPr>
              <w:numPr>
                <w:ilvl w:val="0"/>
                <w:numId w:val="34"/>
              </w:numPr>
              <w:spacing w:after="200" w:line="360" w:lineRule="auto"/>
              <w:jc w:val="both"/>
              <w:rPr>
                <w:rFonts w:cs="Calibri"/>
              </w:rPr>
            </w:pPr>
            <w:r w:rsidRPr="00D20262">
              <w:rPr>
                <w:rFonts w:cs="Calibri"/>
              </w:rPr>
              <w:t>Velar por el cumplimiento de las leyes vigentes, las políticas generales, los reglamentos y los manuales que guían el funcionamiento de la organización.</w:t>
            </w:r>
          </w:p>
          <w:p w14:paraId="722E43BA" w14:textId="77777777" w:rsidR="00DB125D" w:rsidRPr="00D20262" w:rsidRDefault="00DB125D" w:rsidP="00352B34">
            <w:pPr>
              <w:numPr>
                <w:ilvl w:val="0"/>
                <w:numId w:val="34"/>
              </w:numPr>
              <w:spacing w:after="200" w:line="360" w:lineRule="auto"/>
              <w:jc w:val="both"/>
              <w:rPr>
                <w:rFonts w:cs="Calibri"/>
              </w:rPr>
            </w:pPr>
            <w:r w:rsidRPr="00D20262">
              <w:rPr>
                <w:rFonts w:cs="Calibri"/>
              </w:rPr>
              <w:t>Organizar</w:t>
            </w:r>
            <w:r>
              <w:rPr>
                <w:rFonts w:cs="Calibri"/>
              </w:rPr>
              <w:t xml:space="preserve"> y </w:t>
            </w:r>
            <w:r w:rsidRPr="00D20262">
              <w:rPr>
                <w:rFonts w:cs="Calibri"/>
              </w:rPr>
              <w:t xml:space="preserve">supervisar las actividades de Planificación, Seguimiento y Control del </w:t>
            </w:r>
            <w:r w:rsidRPr="00D20262">
              <w:rPr>
                <w:rFonts w:cs="Calibri"/>
              </w:rPr>
              <w:lastRenderedPageBreak/>
              <w:t>proyecto.</w:t>
            </w:r>
          </w:p>
          <w:p w14:paraId="73E93DC7" w14:textId="77777777" w:rsidR="00DB125D" w:rsidRPr="00356073" w:rsidRDefault="00DB125D" w:rsidP="00352B34">
            <w:pPr>
              <w:numPr>
                <w:ilvl w:val="0"/>
                <w:numId w:val="34"/>
              </w:numPr>
              <w:spacing w:after="200" w:line="360" w:lineRule="auto"/>
              <w:jc w:val="both"/>
              <w:rPr>
                <w:rFonts w:cs="Calibri"/>
              </w:rPr>
            </w:pPr>
            <w:r w:rsidRPr="00D20262">
              <w:rPr>
                <w:rFonts w:cs="Calibri"/>
              </w:rPr>
              <w:t>Definir las decisiones de adquisiciones, contrataciones y cualquier otro servicio que se requiera para fines administrativos, financieros y servicios al cliente.</w:t>
            </w:r>
          </w:p>
        </w:tc>
      </w:tr>
    </w:tbl>
    <w:p w14:paraId="07D6B8FF" w14:textId="77777777" w:rsidR="00DB125D" w:rsidRPr="009D3704" w:rsidRDefault="00DB125D" w:rsidP="00DB125D">
      <w:pPr>
        <w:pStyle w:val="NormalWeb"/>
        <w:shd w:val="pct15" w:color="auto" w:fill="FFFFFF"/>
        <w:spacing w:line="360" w:lineRule="auto"/>
        <w:jc w:val="both"/>
        <w:rPr>
          <w:rFonts w:ascii="Calibri" w:hAnsi="Calibri" w:cs="Calibri"/>
          <w:color w:val="auto"/>
          <w:sz w:val="22"/>
          <w:szCs w:val="22"/>
        </w:rPr>
      </w:pPr>
      <w:r w:rsidRPr="009D3704">
        <w:rPr>
          <w:rFonts w:ascii="Calibri" w:hAnsi="Calibri"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9D3704" w14:paraId="1E46ABC1" w14:textId="77777777" w:rsidTr="00DB125D">
        <w:tc>
          <w:tcPr>
            <w:tcW w:w="368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383C722"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Pr>
                <w:rFonts w:ascii="Abadi MT Condensed Light" w:hAnsi="Abadi MT Condensed Light" w:cs="Calibri"/>
                <w:b/>
                <w:color w:val="FFFFFF" w:themeColor="background1"/>
                <w:sz w:val="22"/>
                <w:szCs w:val="22"/>
              </w:rPr>
              <w:t>Coordina con cargo o área</w:t>
            </w:r>
          </w:p>
          <w:p w14:paraId="017B3B8C"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FA81551"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Para (actividad)</w:t>
            </w:r>
          </w:p>
        </w:tc>
      </w:tr>
      <w:tr w:rsidR="00DB125D" w:rsidRPr="009D3704" w14:paraId="5189F47A" w14:textId="77777777" w:rsidTr="00DB125D">
        <w:tc>
          <w:tcPr>
            <w:tcW w:w="3686" w:type="dxa"/>
            <w:tcBorders>
              <w:top w:val="single" w:sz="4" w:space="0" w:color="auto"/>
              <w:left w:val="single" w:sz="4" w:space="0" w:color="auto"/>
              <w:bottom w:val="single" w:sz="4" w:space="0" w:color="auto"/>
              <w:right w:val="single" w:sz="4" w:space="0" w:color="auto"/>
            </w:tcBorders>
          </w:tcPr>
          <w:p w14:paraId="1837DCB7"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812" w:type="dxa"/>
            <w:tcBorders>
              <w:top w:val="single" w:sz="4" w:space="0" w:color="auto"/>
              <w:left w:val="single" w:sz="4" w:space="0" w:color="auto"/>
              <w:bottom w:val="single" w:sz="4" w:space="0" w:color="auto"/>
              <w:right w:val="single" w:sz="4" w:space="0" w:color="auto"/>
            </w:tcBorders>
          </w:tcPr>
          <w:p w14:paraId="321B048A"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Instalaciones</w:t>
            </w:r>
          </w:p>
        </w:tc>
      </w:tr>
      <w:tr w:rsidR="00DB125D" w:rsidRPr="009D3704" w14:paraId="4B255B30" w14:textId="77777777" w:rsidTr="00DB125D">
        <w:tc>
          <w:tcPr>
            <w:tcW w:w="3686" w:type="dxa"/>
            <w:tcBorders>
              <w:top w:val="single" w:sz="4" w:space="0" w:color="auto"/>
              <w:left w:val="single" w:sz="4" w:space="0" w:color="auto"/>
              <w:bottom w:val="single" w:sz="4" w:space="0" w:color="auto"/>
              <w:right w:val="single" w:sz="4" w:space="0" w:color="auto"/>
            </w:tcBorders>
          </w:tcPr>
          <w:p w14:paraId="3474DE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812" w:type="dxa"/>
            <w:tcBorders>
              <w:top w:val="single" w:sz="4" w:space="0" w:color="auto"/>
              <w:left w:val="single" w:sz="4" w:space="0" w:color="auto"/>
              <w:bottom w:val="single" w:sz="4" w:space="0" w:color="auto"/>
              <w:right w:val="single" w:sz="4" w:space="0" w:color="auto"/>
            </w:tcBorders>
          </w:tcPr>
          <w:p w14:paraId="0277DB51"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Gestión Comercial</w:t>
            </w:r>
          </w:p>
        </w:tc>
      </w:tr>
      <w:tr w:rsidR="00DB125D" w:rsidRPr="009D3704" w14:paraId="02BB5C7E" w14:textId="77777777" w:rsidTr="00DB125D">
        <w:tc>
          <w:tcPr>
            <w:tcW w:w="3686" w:type="dxa"/>
            <w:tcBorders>
              <w:top w:val="single" w:sz="4" w:space="0" w:color="auto"/>
              <w:left w:val="single" w:sz="4" w:space="0" w:color="auto"/>
              <w:bottom w:val="single" w:sz="4" w:space="0" w:color="auto"/>
              <w:right w:val="single" w:sz="4" w:space="0" w:color="auto"/>
            </w:tcBorders>
          </w:tcPr>
          <w:p w14:paraId="7328131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812" w:type="dxa"/>
            <w:tcBorders>
              <w:top w:val="single" w:sz="4" w:space="0" w:color="auto"/>
              <w:left w:val="single" w:sz="4" w:space="0" w:color="auto"/>
              <w:bottom w:val="single" w:sz="4" w:space="0" w:color="auto"/>
              <w:right w:val="single" w:sz="4" w:space="0" w:color="auto"/>
            </w:tcBorders>
          </w:tcPr>
          <w:p w14:paraId="63710AE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Planes y programas de Capacitación</w:t>
            </w:r>
          </w:p>
        </w:tc>
      </w:tr>
      <w:tr w:rsidR="00DB125D" w:rsidRPr="009D3704" w14:paraId="1FE00335" w14:textId="77777777" w:rsidTr="00DB125D">
        <w:tc>
          <w:tcPr>
            <w:tcW w:w="3686" w:type="dxa"/>
            <w:tcBorders>
              <w:top w:val="single" w:sz="4" w:space="0" w:color="auto"/>
              <w:left w:val="single" w:sz="4" w:space="0" w:color="auto"/>
              <w:bottom w:val="single" w:sz="4" w:space="0" w:color="auto"/>
              <w:right w:val="single" w:sz="4" w:space="0" w:color="auto"/>
            </w:tcBorders>
          </w:tcPr>
          <w:p w14:paraId="68D7FFD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417E286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Desarrollo Software</w:t>
            </w:r>
          </w:p>
        </w:tc>
      </w:tr>
    </w:tbl>
    <w:p w14:paraId="6FE7C64B" w14:textId="77777777" w:rsidR="00DB125D" w:rsidRDefault="00DB125D" w:rsidP="00DB125D">
      <w:pPr>
        <w:pStyle w:val="NormalWeb"/>
        <w:spacing w:line="360" w:lineRule="auto"/>
        <w:jc w:val="both"/>
        <w:rPr>
          <w:rFonts w:ascii="Calibri" w:hAnsi="Calibri" w:cs="Calibri"/>
          <w:b/>
          <w:color w:val="auto"/>
          <w:sz w:val="22"/>
          <w:szCs w:val="22"/>
        </w:rPr>
      </w:pPr>
      <w:r w:rsidRPr="009D3704">
        <w:rPr>
          <w:rFonts w:ascii="Calibri" w:hAnsi="Calibri" w:cs="Calibri"/>
          <w:b/>
          <w:color w:val="auto"/>
          <w:sz w:val="22"/>
          <w:szCs w:val="22"/>
        </w:rPr>
        <w:t> </w:t>
      </w:r>
    </w:p>
    <w:p w14:paraId="29AF145F" w14:textId="77777777" w:rsidR="00DB125D" w:rsidRPr="009D3704" w:rsidRDefault="00DB125D" w:rsidP="00DB125D">
      <w:pPr>
        <w:pStyle w:val="NormalWeb"/>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9D3704" w14:paraId="1C7B3F24" w14:textId="77777777" w:rsidTr="00DB125D">
        <w:tc>
          <w:tcPr>
            <w:tcW w:w="474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CAD545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 a</w:t>
            </w:r>
          </w:p>
        </w:tc>
        <w:tc>
          <w:tcPr>
            <w:tcW w:w="542" w:type="dxa"/>
            <w:tcBorders>
              <w:top w:val="nil"/>
              <w:left w:val="single" w:sz="4" w:space="0" w:color="auto"/>
              <w:bottom w:val="nil"/>
              <w:right w:val="single" w:sz="4" w:space="0" w:color="auto"/>
            </w:tcBorders>
            <w:shd w:val="clear" w:color="632423" w:fill="31849B" w:themeFill="accent5" w:themeFillShade="BF"/>
          </w:tcPr>
          <w:p w14:paraId="608A0AB6"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p>
        </w:tc>
        <w:tc>
          <w:tcPr>
            <w:tcW w:w="43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AC9D849"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Supervisado por</w:t>
            </w:r>
          </w:p>
        </w:tc>
      </w:tr>
      <w:tr w:rsidR="00DB125D" w:rsidRPr="009D3704" w14:paraId="75245303" w14:textId="77777777" w:rsidTr="00DB125D">
        <w:tc>
          <w:tcPr>
            <w:tcW w:w="4748" w:type="dxa"/>
            <w:tcBorders>
              <w:top w:val="single" w:sz="4" w:space="0" w:color="auto"/>
              <w:left w:val="single" w:sz="4" w:space="0" w:color="auto"/>
              <w:bottom w:val="single" w:sz="4" w:space="0" w:color="auto"/>
              <w:right w:val="single" w:sz="4" w:space="0" w:color="auto"/>
            </w:tcBorders>
          </w:tcPr>
          <w:p w14:paraId="3F31FAA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42" w:type="dxa"/>
            <w:tcBorders>
              <w:top w:val="nil"/>
              <w:left w:val="single" w:sz="4" w:space="0" w:color="auto"/>
              <w:bottom w:val="nil"/>
              <w:right w:val="single" w:sz="4" w:space="0" w:color="auto"/>
            </w:tcBorders>
          </w:tcPr>
          <w:p w14:paraId="7B69C9CE"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46FEEA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Gerencia General</w:t>
            </w:r>
          </w:p>
        </w:tc>
      </w:tr>
      <w:tr w:rsidR="00DB125D" w:rsidRPr="009D3704" w14:paraId="7C8F5E58" w14:textId="77777777" w:rsidTr="00DB125D">
        <w:tc>
          <w:tcPr>
            <w:tcW w:w="4748" w:type="dxa"/>
            <w:tcBorders>
              <w:top w:val="single" w:sz="4" w:space="0" w:color="auto"/>
              <w:left w:val="single" w:sz="4" w:space="0" w:color="auto"/>
              <w:bottom w:val="single" w:sz="4" w:space="0" w:color="auto"/>
              <w:right w:val="single" w:sz="4" w:space="0" w:color="auto"/>
            </w:tcBorders>
          </w:tcPr>
          <w:p w14:paraId="0D91971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42" w:type="dxa"/>
            <w:tcBorders>
              <w:top w:val="nil"/>
              <w:left w:val="single" w:sz="4" w:space="0" w:color="auto"/>
              <w:bottom w:val="nil"/>
              <w:right w:val="single" w:sz="4" w:space="0" w:color="auto"/>
            </w:tcBorders>
          </w:tcPr>
          <w:p w14:paraId="255D667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B314777"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725CEEDD" w14:textId="77777777" w:rsidTr="00DB125D">
        <w:tc>
          <w:tcPr>
            <w:tcW w:w="4748" w:type="dxa"/>
            <w:tcBorders>
              <w:top w:val="single" w:sz="4" w:space="0" w:color="auto"/>
              <w:left w:val="single" w:sz="4" w:space="0" w:color="auto"/>
              <w:bottom w:val="single" w:sz="4" w:space="0" w:color="auto"/>
              <w:right w:val="single" w:sz="4" w:space="0" w:color="auto"/>
            </w:tcBorders>
          </w:tcPr>
          <w:p w14:paraId="232346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42" w:type="dxa"/>
            <w:tcBorders>
              <w:top w:val="nil"/>
              <w:left w:val="single" w:sz="4" w:space="0" w:color="auto"/>
              <w:bottom w:val="nil"/>
              <w:right w:val="single" w:sz="4" w:space="0" w:color="auto"/>
            </w:tcBorders>
          </w:tcPr>
          <w:p w14:paraId="1B43A377"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CE2C2E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B46786B" w14:textId="77777777" w:rsidTr="00DB125D">
        <w:tc>
          <w:tcPr>
            <w:tcW w:w="4748" w:type="dxa"/>
            <w:tcBorders>
              <w:top w:val="single" w:sz="4" w:space="0" w:color="auto"/>
              <w:left w:val="single" w:sz="4" w:space="0" w:color="auto"/>
              <w:bottom w:val="single" w:sz="4" w:space="0" w:color="auto"/>
              <w:right w:val="single" w:sz="4" w:space="0" w:color="auto"/>
            </w:tcBorders>
          </w:tcPr>
          <w:p w14:paraId="72447C4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42" w:type="dxa"/>
            <w:tcBorders>
              <w:top w:val="nil"/>
              <w:left w:val="single" w:sz="4" w:space="0" w:color="auto"/>
              <w:bottom w:val="nil"/>
              <w:right w:val="single" w:sz="4" w:space="0" w:color="auto"/>
            </w:tcBorders>
          </w:tcPr>
          <w:p w14:paraId="4860DAD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6B8D169"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A820368" w14:textId="77777777" w:rsidTr="00DB125D">
        <w:tc>
          <w:tcPr>
            <w:tcW w:w="4748" w:type="dxa"/>
            <w:tcBorders>
              <w:top w:val="single" w:sz="4" w:space="0" w:color="auto"/>
              <w:left w:val="single" w:sz="4" w:space="0" w:color="auto"/>
              <w:bottom w:val="single" w:sz="4" w:space="0" w:color="auto"/>
              <w:right w:val="single" w:sz="4" w:space="0" w:color="auto"/>
            </w:tcBorders>
          </w:tcPr>
          <w:p w14:paraId="1986817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Secretaria</w:t>
            </w:r>
          </w:p>
        </w:tc>
        <w:tc>
          <w:tcPr>
            <w:tcW w:w="542" w:type="dxa"/>
            <w:tcBorders>
              <w:top w:val="nil"/>
              <w:left w:val="single" w:sz="4" w:space="0" w:color="auto"/>
              <w:bottom w:val="nil"/>
              <w:right w:val="single" w:sz="4" w:space="0" w:color="auto"/>
            </w:tcBorders>
          </w:tcPr>
          <w:p w14:paraId="58211E26"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98E7DF0"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8C96E7F" w14:textId="77777777" w:rsidR="00DB125D" w:rsidRDefault="00DB125D" w:rsidP="00DB125D">
      <w:pPr>
        <w:pStyle w:val="NormalWeb"/>
        <w:spacing w:line="360" w:lineRule="auto"/>
        <w:jc w:val="both"/>
        <w:rPr>
          <w:rFonts w:ascii="Calibri" w:hAnsi="Calibri" w:cs="Calibri"/>
          <w:b/>
          <w:color w:val="auto"/>
          <w:sz w:val="22"/>
          <w:szCs w:val="22"/>
        </w:rPr>
      </w:pPr>
    </w:p>
    <w:p w14:paraId="52A0BD1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B8271E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659336A"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 xml:space="preserve">Profesional en carreras Administrativas con Especialización en Gerencia de proyectos.             </w:t>
      </w:r>
    </w:p>
    <w:p w14:paraId="37164AD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6D41F21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5F07FD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66468B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5111A22"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4C2436E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4294"/>
        <w:gridCol w:w="3969"/>
      </w:tblGrid>
      <w:tr w:rsidR="00DB125D" w:rsidRPr="00A75F3A" w14:paraId="03CC8E64" w14:textId="77777777" w:rsidTr="00DB125D">
        <w:tc>
          <w:tcPr>
            <w:tcW w:w="8755" w:type="dxa"/>
            <w:gridSpan w:val="3"/>
            <w:shd w:val="clear" w:color="632423" w:fill="31849B" w:themeFill="accent5" w:themeFillShade="BF"/>
          </w:tcPr>
          <w:p w14:paraId="245C4B9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017DAED5" w14:textId="77777777" w:rsidTr="00DB125D">
        <w:tc>
          <w:tcPr>
            <w:tcW w:w="8755" w:type="dxa"/>
            <w:gridSpan w:val="3"/>
            <w:shd w:val="clear" w:color="632423" w:fill="31849B" w:themeFill="accent5" w:themeFillShade="BF"/>
          </w:tcPr>
          <w:p w14:paraId="597F3E1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PERFIL DE CARGO: GERENTE DE PROYECTOS</w:t>
            </w:r>
          </w:p>
        </w:tc>
      </w:tr>
      <w:tr w:rsidR="00DB125D" w:rsidRPr="00A75F3A" w14:paraId="5009BD91" w14:textId="77777777" w:rsidTr="00DB125D">
        <w:tc>
          <w:tcPr>
            <w:tcW w:w="492" w:type="dxa"/>
            <w:shd w:val="clear" w:color="632423" w:fill="31849B" w:themeFill="accent5" w:themeFillShade="BF"/>
          </w:tcPr>
          <w:p w14:paraId="4DA8D6E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294" w:type="dxa"/>
            <w:shd w:val="clear" w:color="632423" w:fill="31849B" w:themeFill="accent5" w:themeFillShade="BF"/>
          </w:tcPr>
          <w:p w14:paraId="614843B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969" w:type="dxa"/>
            <w:shd w:val="clear" w:color="632423" w:fill="31849B" w:themeFill="accent5" w:themeFillShade="BF"/>
          </w:tcPr>
          <w:p w14:paraId="2C5B925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2BE71FC" w14:textId="77777777" w:rsidTr="00DB125D">
        <w:tc>
          <w:tcPr>
            <w:tcW w:w="492" w:type="dxa"/>
          </w:tcPr>
          <w:p w14:paraId="20BA32B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294" w:type="dxa"/>
          </w:tcPr>
          <w:p w14:paraId="2238D5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969" w:type="dxa"/>
          </w:tcPr>
          <w:p w14:paraId="7959BD4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2D4289B" w14:textId="77777777" w:rsidTr="00DB125D">
        <w:tc>
          <w:tcPr>
            <w:tcW w:w="492" w:type="dxa"/>
          </w:tcPr>
          <w:p w14:paraId="5F277E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294" w:type="dxa"/>
          </w:tcPr>
          <w:p w14:paraId="092635B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969" w:type="dxa"/>
          </w:tcPr>
          <w:p w14:paraId="19E64AE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CE6C205" w14:textId="77777777" w:rsidTr="00DB125D">
        <w:tc>
          <w:tcPr>
            <w:tcW w:w="492" w:type="dxa"/>
          </w:tcPr>
          <w:p w14:paraId="10268D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294" w:type="dxa"/>
          </w:tcPr>
          <w:p w14:paraId="3221E7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3969" w:type="dxa"/>
          </w:tcPr>
          <w:p w14:paraId="59CB076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5B80C0F" w14:textId="77777777" w:rsidTr="00DB125D">
        <w:tc>
          <w:tcPr>
            <w:tcW w:w="492" w:type="dxa"/>
          </w:tcPr>
          <w:p w14:paraId="1BAE12F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294" w:type="dxa"/>
          </w:tcPr>
          <w:p w14:paraId="001B06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969" w:type="dxa"/>
          </w:tcPr>
          <w:p w14:paraId="27E34A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8F7B4CF" w14:textId="77777777" w:rsidTr="00DB125D">
        <w:tc>
          <w:tcPr>
            <w:tcW w:w="492" w:type="dxa"/>
          </w:tcPr>
          <w:p w14:paraId="10B36E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294" w:type="dxa"/>
          </w:tcPr>
          <w:p w14:paraId="4EB3148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969" w:type="dxa"/>
          </w:tcPr>
          <w:p w14:paraId="47281D4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A64F04" w14:textId="77777777" w:rsidTr="00DB125D">
        <w:tc>
          <w:tcPr>
            <w:tcW w:w="492" w:type="dxa"/>
          </w:tcPr>
          <w:p w14:paraId="01E053C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294" w:type="dxa"/>
          </w:tcPr>
          <w:p w14:paraId="15F9AB7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969" w:type="dxa"/>
          </w:tcPr>
          <w:p w14:paraId="2633CF5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8FC25D" w14:textId="77777777" w:rsidTr="00DB125D">
        <w:tc>
          <w:tcPr>
            <w:tcW w:w="492" w:type="dxa"/>
          </w:tcPr>
          <w:p w14:paraId="0332237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294" w:type="dxa"/>
          </w:tcPr>
          <w:p w14:paraId="3586A1D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969" w:type="dxa"/>
          </w:tcPr>
          <w:p w14:paraId="08FB44E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DED11C4" w14:textId="77777777" w:rsidTr="00DB125D">
        <w:tc>
          <w:tcPr>
            <w:tcW w:w="492" w:type="dxa"/>
          </w:tcPr>
          <w:p w14:paraId="68203F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294" w:type="dxa"/>
          </w:tcPr>
          <w:p w14:paraId="38258A6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969" w:type="dxa"/>
          </w:tcPr>
          <w:p w14:paraId="133C5DF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ACF418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C12A4A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524359C2"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Director Técnico</w:t>
      </w:r>
      <w:r w:rsidRPr="00A75F3A">
        <w:rPr>
          <w:rFonts w:ascii="Abadi MT Condensed Light" w:hAnsi="Abadi MT Condensed Light" w:cs="Calibri"/>
          <w:b/>
          <w:bCs/>
          <w:color w:val="auto"/>
          <w:sz w:val="22"/>
          <w:szCs w:val="22"/>
          <w:lang w:val="es-MX"/>
        </w:rPr>
        <w:t xml:space="preserve"> </w:t>
      </w:r>
    </w:p>
    <w:p w14:paraId="7CD73F10"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Técnica</w:t>
      </w:r>
    </w:p>
    <w:p w14:paraId="689B55F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000F68CD">
        <w:rPr>
          <w:rFonts w:ascii="Abadi MT Condensed Light" w:hAnsi="Abadi MT Condensed Light" w:cs="Calibri"/>
          <w:b/>
          <w:bCs/>
          <w:color w:val="auto"/>
          <w:sz w:val="22"/>
          <w:szCs w:val="22"/>
        </w:rPr>
        <w:t xml:space="preserve"> </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A3E39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303A641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Gestionar, supervisar y garantizar la puesta en marcha del proyecto, planeando y coordinando  recursos que se requieran en el mismo, detectando posibles fallas en el proceso para su corrección.</w:t>
      </w:r>
    </w:p>
    <w:p w14:paraId="4B1EFBC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5090B485"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AD11C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5CDA9626"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A6A446E" w14:textId="77777777" w:rsidR="00DB125D" w:rsidRPr="00A75F3A" w:rsidRDefault="00DB125D" w:rsidP="00352B34">
            <w:pPr>
              <w:numPr>
                <w:ilvl w:val="0"/>
                <w:numId w:val="36"/>
              </w:numPr>
              <w:spacing w:line="360" w:lineRule="auto"/>
              <w:jc w:val="both"/>
              <w:rPr>
                <w:rFonts w:cs="Calibri"/>
              </w:rPr>
            </w:pPr>
            <w:r w:rsidRPr="00A75F3A">
              <w:rPr>
                <w:rFonts w:cs="Calibri"/>
              </w:rPr>
              <w:t>Supervisar todas las actividades relacionadas con la etapa de implementación.</w:t>
            </w:r>
          </w:p>
          <w:p w14:paraId="39D0224D"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informes de las actividades que se realicen y divulgarlas.</w:t>
            </w:r>
          </w:p>
          <w:p w14:paraId="00C0C4DC" w14:textId="77777777" w:rsidR="00DB125D" w:rsidRPr="00A75F3A" w:rsidRDefault="00DB125D" w:rsidP="00352B34">
            <w:pPr>
              <w:numPr>
                <w:ilvl w:val="0"/>
                <w:numId w:val="36"/>
              </w:numPr>
              <w:spacing w:after="200" w:line="360" w:lineRule="auto"/>
              <w:jc w:val="both"/>
              <w:rPr>
                <w:rFonts w:cs="Calibri"/>
              </w:rPr>
            </w:pPr>
            <w:r w:rsidRPr="00A75F3A">
              <w:rPr>
                <w:rFonts w:cs="Calibri"/>
              </w:rPr>
              <w:t>Gestionar la obtención de recursos necesarios para el adecuado funcionamiento de la organización.</w:t>
            </w:r>
          </w:p>
          <w:p w14:paraId="7E4CDA13" w14:textId="77777777" w:rsidR="00DB125D" w:rsidRPr="00A75F3A" w:rsidRDefault="00DB125D" w:rsidP="00352B34">
            <w:pPr>
              <w:numPr>
                <w:ilvl w:val="0"/>
                <w:numId w:val="36"/>
              </w:numPr>
              <w:spacing w:after="200" w:line="360" w:lineRule="auto"/>
              <w:jc w:val="both"/>
              <w:rPr>
                <w:rFonts w:cs="Calibri"/>
              </w:rPr>
            </w:pPr>
            <w:r w:rsidRPr="00A75F3A">
              <w:rPr>
                <w:rFonts w:cs="Calibri"/>
              </w:rPr>
              <w:t>Controlar, dar su aprobación y firmar todos los trabajos técnicos realizados en el Departamento (planos, planillas, cálculos, etc.).</w:t>
            </w:r>
          </w:p>
          <w:p w14:paraId="655706E8" w14:textId="77777777" w:rsidR="00DB125D" w:rsidRPr="00A75F3A" w:rsidRDefault="00DB125D" w:rsidP="00352B34">
            <w:pPr>
              <w:numPr>
                <w:ilvl w:val="0"/>
                <w:numId w:val="36"/>
              </w:numPr>
              <w:spacing w:after="200" w:line="360" w:lineRule="auto"/>
              <w:jc w:val="both"/>
              <w:rPr>
                <w:rFonts w:cs="Calibri"/>
              </w:rPr>
            </w:pPr>
            <w:r w:rsidRPr="00A75F3A">
              <w:rPr>
                <w:rFonts w:cs="Calibri"/>
              </w:rPr>
              <w:t>Revisar y mantener actualizados los reglamentos, manuales de organización y funciones, manual de procedimiento y otros documentos normativos de la organización.</w:t>
            </w:r>
          </w:p>
          <w:p w14:paraId="56B0EF56" w14:textId="77777777" w:rsidR="00DB125D" w:rsidRPr="00A75F3A" w:rsidRDefault="00DB125D" w:rsidP="00352B34">
            <w:pPr>
              <w:numPr>
                <w:ilvl w:val="0"/>
                <w:numId w:val="36"/>
              </w:numPr>
              <w:spacing w:after="200" w:line="360" w:lineRule="auto"/>
              <w:jc w:val="both"/>
              <w:rPr>
                <w:rFonts w:cs="Calibri"/>
              </w:rPr>
            </w:pPr>
            <w:r w:rsidRPr="00A75F3A">
              <w:rPr>
                <w:rFonts w:cs="Calibri"/>
              </w:rPr>
              <w:lastRenderedPageBreak/>
              <w:t>Realizar supervisión técnica de las instalaciones y obras en apoyo de las cuales se encuentran los diferentes Equipos bajo su mando.</w:t>
            </w:r>
          </w:p>
        </w:tc>
      </w:tr>
    </w:tbl>
    <w:p w14:paraId="48BF1CD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A75F3A" w14:paraId="0123EFDF" w14:textId="77777777" w:rsidTr="00DB125D">
        <w:tc>
          <w:tcPr>
            <w:tcW w:w="3686" w:type="dxa"/>
            <w:tcBorders>
              <w:top w:val="single" w:sz="4" w:space="0" w:color="auto"/>
              <w:left w:val="single" w:sz="4" w:space="0" w:color="auto"/>
              <w:bottom w:val="single" w:sz="4" w:space="0" w:color="auto"/>
              <w:right w:val="nil"/>
            </w:tcBorders>
            <w:shd w:val="clear" w:color="632423" w:fill="31849B" w:themeFill="accent5" w:themeFillShade="BF"/>
          </w:tcPr>
          <w:p w14:paraId="66C1AF81"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F76D47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nil"/>
              <w:bottom w:val="single" w:sz="4" w:space="0" w:color="auto"/>
              <w:right w:val="single" w:sz="4" w:space="0" w:color="auto"/>
            </w:tcBorders>
            <w:shd w:val="clear" w:color="632423" w:fill="31849B" w:themeFill="accent5" w:themeFillShade="BF"/>
          </w:tcPr>
          <w:p w14:paraId="7CC087B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309449D" w14:textId="77777777" w:rsidTr="00DB125D">
        <w:tc>
          <w:tcPr>
            <w:tcW w:w="3686" w:type="dxa"/>
            <w:tcBorders>
              <w:top w:val="single" w:sz="4" w:space="0" w:color="auto"/>
              <w:left w:val="single" w:sz="4" w:space="0" w:color="auto"/>
              <w:bottom w:val="single" w:sz="4" w:space="0" w:color="auto"/>
              <w:right w:val="single" w:sz="4" w:space="0" w:color="auto"/>
            </w:tcBorders>
          </w:tcPr>
          <w:p w14:paraId="5AB5F6E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11CD10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para el Desarrollo del Software</w:t>
            </w:r>
          </w:p>
        </w:tc>
      </w:tr>
    </w:tbl>
    <w:p w14:paraId="1599F5D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3DA2B3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E799C9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A79290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5276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1B1B7429" w14:textId="77777777" w:rsidTr="00DB125D">
        <w:tc>
          <w:tcPr>
            <w:tcW w:w="4748" w:type="dxa"/>
            <w:tcBorders>
              <w:top w:val="single" w:sz="4" w:space="0" w:color="auto"/>
              <w:left w:val="single" w:sz="4" w:space="0" w:color="auto"/>
              <w:bottom w:val="single" w:sz="4" w:space="0" w:color="auto"/>
              <w:right w:val="single" w:sz="4" w:space="0" w:color="auto"/>
            </w:tcBorders>
          </w:tcPr>
          <w:p w14:paraId="73B9C35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c>
          <w:tcPr>
            <w:tcW w:w="542" w:type="dxa"/>
            <w:tcBorders>
              <w:top w:val="nil"/>
              <w:left w:val="single" w:sz="4" w:space="0" w:color="auto"/>
              <w:bottom w:val="nil"/>
              <w:right w:val="single" w:sz="4" w:space="0" w:color="auto"/>
            </w:tcBorders>
          </w:tcPr>
          <w:p w14:paraId="3888987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B4D9A0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r w:rsidR="00DB125D" w:rsidRPr="00A75F3A" w14:paraId="565C0D41" w14:textId="77777777" w:rsidTr="00DB125D">
        <w:tc>
          <w:tcPr>
            <w:tcW w:w="4748" w:type="dxa"/>
            <w:tcBorders>
              <w:top w:val="single" w:sz="4" w:space="0" w:color="auto"/>
              <w:left w:val="single" w:sz="4" w:space="0" w:color="auto"/>
              <w:bottom w:val="single" w:sz="4" w:space="0" w:color="auto"/>
              <w:right w:val="single" w:sz="4" w:space="0" w:color="auto"/>
            </w:tcBorders>
          </w:tcPr>
          <w:p w14:paraId="07440C8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tcBorders>
              <w:top w:val="nil"/>
              <w:left w:val="single" w:sz="4" w:space="0" w:color="auto"/>
              <w:bottom w:val="nil"/>
              <w:right w:val="single" w:sz="4" w:space="0" w:color="auto"/>
            </w:tcBorders>
          </w:tcPr>
          <w:p w14:paraId="58A27E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CD22ED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A75F3A" w14:paraId="291F1997" w14:textId="77777777" w:rsidTr="00DB125D">
        <w:tc>
          <w:tcPr>
            <w:tcW w:w="4748" w:type="dxa"/>
            <w:tcBorders>
              <w:top w:val="single" w:sz="4" w:space="0" w:color="auto"/>
              <w:left w:val="single" w:sz="4" w:space="0" w:color="auto"/>
              <w:bottom w:val="single" w:sz="4" w:space="0" w:color="auto"/>
              <w:right w:val="single" w:sz="4" w:space="0" w:color="auto"/>
            </w:tcBorders>
          </w:tcPr>
          <w:p w14:paraId="247548F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tcBorders>
              <w:top w:val="nil"/>
              <w:left w:val="single" w:sz="4" w:space="0" w:color="auto"/>
              <w:bottom w:val="nil"/>
              <w:right w:val="single" w:sz="4" w:space="0" w:color="auto"/>
            </w:tcBorders>
          </w:tcPr>
          <w:p w14:paraId="427CD0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960FEE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925888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ESPECIFICACIÓN DEL CARGO</w:t>
      </w:r>
    </w:p>
    <w:p w14:paraId="1FF27D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4CF1421"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de: Ingeniería Electica o Electrónica.</w:t>
      </w:r>
    </w:p>
    <w:p w14:paraId="0744069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57BE799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14B9DC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F0A1C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67C0C65"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5FF426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67"/>
        <w:gridCol w:w="4111"/>
        <w:gridCol w:w="3827"/>
      </w:tblGrid>
      <w:tr w:rsidR="00DB125D" w:rsidRPr="00A75F3A" w14:paraId="40DFD041" w14:textId="77777777" w:rsidTr="00DB125D">
        <w:trPr>
          <w:trHeight w:val="113"/>
        </w:trPr>
        <w:tc>
          <w:tcPr>
            <w:tcW w:w="8505" w:type="dxa"/>
            <w:gridSpan w:val="3"/>
            <w:shd w:val="clear" w:color="632423" w:fill="31849B" w:themeFill="accent5" w:themeFillShade="BF"/>
          </w:tcPr>
          <w:p w14:paraId="348080F4"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2A40B0B8" w14:textId="77777777" w:rsidTr="00DB125D">
        <w:trPr>
          <w:trHeight w:val="152"/>
        </w:trPr>
        <w:tc>
          <w:tcPr>
            <w:tcW w:w="8505" w:type="dxa"/>
            <w:gridSpan w:val="3"/>
            <w:shd w:val="clear" w:color="632423" w:fill="31849B" w:themeFill="accent5" w:themeFillShade="BF"/>
            <w:vAlign w:val="center"/>
          </w:tcPr>
          <w:p w14:paraId="65452F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TECNICO</w:t>
            </w:r>
          </w:p>
        </w:tc>
      </w:tr>
      <w:tr w:rsidR="00DB125D" w:rsidRPr="00A75F3A" w14:paraId="7FBD2832" w14:textId="77777777" w:rsidTr="00DB125D">
        <w:tc>
          <w:tcPr>
            <w:tcW w:w="567" w:type="dxa"/>
            <w:tcBorders>
              <w:bottom w:val="single" w:sz="4" w:space="0" w:color="auto"/>
            </w:tcBorders>
            <w:shd w:val="clear" w:color="632423" w:fill="31849B" w:themeFill="accent5" w:themeFillShade="BF"/>
          </w:tcPr>
          <w:p w14:paraId="0EC8410A"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111" w:type="dxa"/>
            <w:tcBorders>
              <w:bottom w:val="single" w:sz="4" w:space="0" w:color="auto"/>
            </w:tcBorders>
            <w:shd w:val="clear" w:color="632423" w:fill="31849B" w:themeFill="accent5" w:themeFillShade="BF"/>
          </w:tcPr>
          <w:p w14:paraId="3373C6F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827" w:type="dxa"/>
            <w:tcBorders>
              <w:bottom w:val="single" w:sz="4" w:space="0" w:color="auto"/>
            </w:tcBorders>
            <w:shd w:val="clear" w:color="632423" w:fill="31849B" w:themeFill="accent5" w:themeFillShade="BF"/>
          </w:tcPr>
          <w:p w14:paraId="7BA4E3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74423C" w14:textId="77777777" w:rsidTr="00DB125D">
        <w:tc>
          <w:tcPr>
            <w:tcW w:w="567" w:type="dxa"/>
            <w:shd w:val="clear" w:color="632423" w:fill="auto"/>
          </w:tcPr>
          <w:p w14:paraId="16BBF37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111" w:type="dxa"/>
            <w:shd w:val="clear" w:color="632423" w:fill="auto"/>
          </w:tcPr>
          <w:p w14:paraId="4378B67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827" w:type="dxa"/>
            <w:shd w:val="clear" w:color="632423" w:fill="auto"/>
          </w:tcPr>
          <w:p w14:paraId="08FD961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FA3CCD" w14:textId="77777777" w:rsidTr="00DB125D">
        <w:tc>
          <w:tcPr>
            <w:tcW w:w="567" w:type="dxa"/>
            <w:shd w:val="clear" w:color="632423" w:fill="auto"/>
          </w:tcPr>
          <w:p w14:paraId="1E1DA2A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111" w:type="dxa"/>
            <w:shd w:val="clear" w:color="632423" w:fill="auto"/>
          </w:tcPr>
          <w:p w14:paraId="71F5DCF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3827" w:type="dxa"/>
            <w:shd w:val="clear" w:color="632423" w:fill="auto"/>
          </w:tcPr>
          <w:p w14:paraId="002B236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AF5D3B" w14:textId="77777777" w:rsidTr="00DB125D">
        <w:tc>
          <w:tcPr>
            <w:tcW w:w="567" w:type="dxa"/>
            <w:shd w:val="clear" w:color="632423" w:fill="auto"/>
          </w:tcPr>
          <w:p w14:paraId="47FB4D2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111" w:type="dxa"/>
            <w:shd w:val="clear" w:color="632423" w:fill="auto"/>
          </w:tcPr>
          <w:p w14:paraId="0ECBC0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3827" w:type="dxa"/>
            <w:shd w:val="clear" w:color="632423" w:fill="auto"/>
          </w:tcPr>
          <w:p w14:paraId="39AD1F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98E28AA" w14:textId="77777777" w:rsidTr="00DB125D">
        <w:tc>
          <w:tcPr>
            <w:tcW w:w="567" w:type="dxa"/>
            <w:shd w:val="clear" w:color="632423" w:fill="auto"/>
          </w:tcPr>
          <w:p w14:paraId="7F9883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111" w:type="dxa"/>
            <w:shd w:val="clear" w:color="632423" w:fill="auto"/>
          </w:tcPr>
          <w:p w14:paraId="1907908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827" w:type="dxa"/>
            <w:shd w:val="clear" w:color="632423" w:fill="auto"/>
          </w:tcPr>
          <w:p w14:paraId="52412D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D0CB1E" w14:textId="77777777" w:rsidTr="00DB125D">
        <w:tc>
          <w:tcPr>
            <w:tcW w:w="567" w:type="dxa"/>
            <w:shd w:val="clear" w:color="632423" w:fill="auto"/>
          </w:tcPr>
          <w:p w14:paraId="4DBACE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111" w:type="dxa"/>
            <w:shd w:val="clear" w:color="632423" w:fill="auto"/>
          </w:tcPr>
          <w:p w14:paraId="129EA43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827" w:type="dxa"/>
            <w:shd w:val="clear" w:color="632423" w:fill="auto"/>
          </w:tcPr>
          <w:p w14:paraId="6B0F9B9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FBDF32D" w14:textId="77777777" w:rsidTr="00DB125D">
        <w:tc>
          <w:tcPr>
            <w:tcW w:w="567" w:type="dxa"/>
            <w:shd w:val="clear" w:color="632423" w:fill="auto"/>
          </w:tcPr>
          <w:p w14:paraId="750D21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111" w:type="dxa"/>
            <w:shd w:val="clear" w:color="632423" w:fill="auto"/>
          </w:tcPr>
          <w:p w14:paraId="13B8EF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3827" w:type="dxa"/>
            <w:shd w:val="clear" w:color="632423" w:fill="auto"/>
          </w:tcPr>
          <w:p w14:paraId="38C103D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ABB31" w14:textId="77777777" w:rsidTr="00DB125D">
        <w:tc>
          <w:tcPr>
            <w:tcW w:w="567" w:type="dxa"/>
            <w:shd w:val="clear" w:color="632423" w:fill="auto"/>
          </w:tcPr>
          <w:p w14:paraId="1526E08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111" w:type="dxa"/>
            <w:shd w:val="clear" w:color="632423" w:fill="auto"/>
          </w:tcPr>
          <w:p w14:paraId="0F80C3C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3827" w:type="dxa"/>
            <w:shd w:val="clear" w:color="632423" w:fill="auto"/>
          </w:tcPr>
          <w:p w14:paraId="59E3AB9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41A7509" w14:textId="77777777" w:rsidTr="00DB125D">
        <w:tc>
          <w:tcPr>
            <w:tcW w:w="567" w:type="dxa"/>
            <w:shd w:val="clear" w:color="632423" w:fill="auto"/>
          </w:tcPr>
          <w:p w14:paraId="7E2BF98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111" w:type="dxa"/>
            <w:shd w:val="clear" w:color="632423" w:fill="auto"/>
          </w:tcPr>
          <w:p w14:paraId="781088C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827" w:type="dxa"/>
            <w:shd w:val="clear" w:color="632423" w:fill="auto"/>
          </w:tcPr>
          <w:p w14:paraId="2D5B56B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04BB45E" w14:textId="77777777" w:rsidTr="00DB125D">
        <w:tc>
          <w:tcPr>
            <w:tcW w:w="567" w:type="dxa"/>
            <w:shd w:val="clear" w:color="632423" w:fill="auto"/>
          </w:tcPr>
          <w:p w14:paraId="2608A9D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4111" w:type="dxa"/>
            <w:shd w:val="clear" w:color="632423" w:fill="auto"/>
          </w:tcPr>
          <w:p w14:paraId="3568999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827" w:type="dxa"/>
            <w:shd w:val="clear" w:color="632423" w:fill="auto"/>
          </w:tcPr>
          <w:p w14:paraId="08D7F7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3535C01" w14:textId="77777777" w:rsidR="00F710C3" w:rsidRDefault="00F710C3" w:rsidP="00DB125D">
      <w:pPr>
        <w:pStyle w:val="NormalWeb"/>
        <w:spacing w:line="360" w:lineRule="auto"/>
        <w:jc w:val="both"/>
        <w:rPr>
          <w:rFonts w:ascii="Abadi MT Condensed Light" w:hAnsi="Abadi MT Condensed Light" w:cs="Calibri"/>
          <w:b/>
          <w:color w:val="auto"/>
          <w:sz w:val="22"/>
          <w:szCs w:val="22"/>
        </w:rPr>
      </w:pPr>
    </w:p>
    <w:p w14:paraId="3FFD74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DESCRIPCIÓN DEL CARGO </w:t>
      </w:r>
    </w:p>
    <w:p w14:paraId="797489D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6D80D3E"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Director Comercial</w:t>
      </w:r>
    </w:p>
    <w:p w14:paraId="2980AFCF"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Comercial</w:t>
      </w:r>
    </w:p>
    <w:p w14:paraId="48E5591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Gerente de Proyecto</w:t>
      </w:r>
    </w:p>
    <w:p w14:paraId="2197865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0ABB2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Programar, dirigir y coordinar el proceso de ventas y  visitas a clientes, gestionando proveedores y clientes.  </w:t>
      </w:r>
    </w:p>
    <w:p w14:paraId="2FB9F24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94CD86B" w14:textId="77777777" w:rsidTr="00DB125D">
        <w:trPr>
          <w:trHeight w:val="307"/>
        </w:trPr>
        <w:tc>
          <w:tcPr>
            <w:tcW w:w="9610" w:type="dxa"/>
            <w:tcBorders>
              <w:bottom w:val="single" w:sz="4" w:space="0" w:color="auto"/>
            </w:tcBorders>
            <w:shd w:val="clear" w:color="632423" w:fill="31849B" w:themeFill="accent5" w:themeFillShade="BF"/>
          </w:tcPr>
          <w:p w14:paraId="0B9048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6785036" w14:textId="77777777" w:rsidTr="00DB125D">
        <w:trPr>
          <w:trHeight w:val="1271"/>
        </w:trPr>
        <w:tc>
          <w:tcPr>
            <w:tcW w:w="9610" w:type="dxa"/>
            <w:shd w:val="clear" w:color="632423" w:fill="auto"/>
          </w:tcPr>
          <w:p w14:paraId="541757C9" w14:textId="77777777" w:rsidR="00DB125D" w:rsidRPr="00A75F3A" w:rsidRDefault="00DB125D" w:rsidP="00DB125D">
            <w:pPr>
              <w:spacing w:line="360" w:lineRule="auto"/>
              <w:ind w:left="720"/>
              <w:rPr>
                <w:rFonts w:cs="Calibri"/>
              </w:rPr>
            </w:pPr>
          </w:p>
          <w:p w14:paraId="1E8FAED6" w14:textId="77777777" w:rsidR="00DB125D" w:rsidRPr="00A75F3A" w:rsidRDefault="00DB125D" w:rsidP="00352B34">
            <w:pPr>
              <w:numPr>
                <w:ilvl w:val="0"/>
                <w:numId w:val="35"/>
              </w:numPr>
              <w:spacing w:after="200" w:line="360" w:lineRule="auto"/>
              <w:jc w:val="both"/>
              <w:rPr>
                <w:rFonts w:cs="Calibri"/>
              </w:rPr>
            </w:pPr>
            <w:r w:rsidRPr="00A75F3A">
              <w:rPr>
                <w:rFonts w:cs="Calibri"/>
                <w:lang w:val="es-MX"/>
              </w:rPr>
              <w:t>Coordinar y ejecutar el proceso de ventas.</w:t>
            </w:r>
          </w:p>
          <w:p w14:paraId="0933020A" w14:textId="77777777" w:rsidR="00DB125D" w:rsidRPr="00A75F3A" w:rsidRDefault="00DB125D" w:rsidP="00352B34">
            <w:pPr>
              <w:numPr>
                <w:ilvl w:val="0"/>
                <w:numId w:val="35"/>
              </w:numPr>
              <w:spacing w:after="200" w:line="360" w:lineRule="auto"/>
              <w:jc w:val="both"/>
              <w:rPr>
                <w:rFonts w:cs="Calibri"/>
              </w:rPr>
            </w:pPr>
            <w:r w:rsidRPr="00A75F3A">
              <w:rPr>
                <w:rFonts w:cs="Calibri"/>
              </w:rPr>
              <w:t>Confirmar los requisitos solicitados por el cliente.</w:t>
            </w:r>
          </w:p>
          <w:p w14:paraId="04E1F940" w14:textId="77777777" w:rsidR="00DB125D" w:rsidRPr="00A75F3A" w:rsidRDefault="00DB125D" w:rsidP="00352B34">
            <w:pPr>
              <w:numPr>
                <w:ilvl w:val="0"/>
                <w:numId w:val="35"/>
              </w:numPr>
              <w:spacing w:after="200" w:line="360" w:lineRule="auto"/>
              <w:jc w:val="both"/>
              <w:rPr>
                <w:rFonts w:cs="Calibri"/>
              </w:rPr>
            </w:pPr>
            <w:r w:rsidRPr="00A75F3A">
              <w:rPr>
                <w:rFonts w:cs="Calibri"/>
              </w:rPr>
              <w:t>Coordinar proceso de adquisiciones - compras.</w:t>
            </w:r>
          </w:p>
          <w:p w14:paraId="6C23C7E4" w14:textId="77777777" w:rsidR="00DB125D" w:rsidRPr="00A75F3A" w:rsidRDefault="00DB125D" w:rsidP="00352B34">
            <w:pPr>
              <w:numPr>
                <w:ilvl w:val="0"/>
                <w:numId w:val="35"/>
              </w:numPr>
              <w:spacing w:after="200" w:line="360" w:lineRule="auto"/>
              <w:rPr>
                <w:rFonts w:cs="Calibri"/>
              </w:rPr>
            </w:pPr>
            <w:r w:rsidRPr="00A75F3A">
              <w:rPr>
                <w:rFonts w:cs="Calibri"/>
              </w:rPr>
              <w:t>Realizar el programa anual de visitas a clientes</w:t>
            </w:r>
          </w:p>
          <w:p w14:paraId="33B86626" w14:textId="77777777" w:rsidR="00DB125D" w:rsidRPr="00A75F3A" w:rsidRDefault="00DB125D" w:rsidP="00352B34">
            <w:pPr>
              <w:numPr>
                <w:ilvl w:val="0"/>
                <w:numId w:val="35"/>
              </w:numPr>
              <w:spacing w:after="200" w:line="360" w:lineRule="auto"/>
              <w:rPr>
                <w:rFonts w:cs="Calibri"/>
              </w:rPr>
            </w:pPr>
            <w:r w:rsidRPr="00A75F3A">
              <w:rPr>
                <w:rFonts w:cs="Calibri"/>
              </w:rPr>
              <w:t>Realizar el análisis de las estadísticas de ventas e indicadores de gestión</w:t>
            </w:r>
          </w:p>
          <w:p w14:paraId="44337E12"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las visitas a los clientes programados</w:t>
            </w:r>
          </w:p>
        </w:tc>
      </w:tr>
    </w:tbl>
    <w:p w14:paraId="50A9C8A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2297E085" w14:textId="77777777" w:rsidTr="00DB125D">
        <w:tc>
          <w:tcPr>
            <w:tcW w:w="4678" w:type="dxa"/>
            <w:tcBorders>
              <w:bottom w:val="single" w:sz="4" w:space="0" w:color="auto"/>
            </w:tcBorders>
            <w:shd w:val="clear" w:color="632423" w:fill="31849B" w:themeFill="accent5" w:themeFillShade="BF"/>
          </w:tcPr>
          <w:p w14:paraId="1C83D935"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930899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61C313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56B634B" w14:textId="77777777" w:rsidTr="00DB125D">
        <w:tc>
          <w:tcPr>
            <w:tcW w:w="4678" w:type="dxa"/>
            <w:shd w:val="clear" w:color="632423" w:fill="auto"/>
          </w:tcPr>
          <w:p w14:paraId="378D1F3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c>
          <w:tcPr>
            <w:tcW w:w="4820" w:type="dxa"/>
            <w:shd w:val="clear" w:color="632423" w:fill="auto"/>
          </w:tcPr>
          <w:p w14:paraId="3BF447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Implementación del Proyecto </w:t>
            </w:r>
          </w:p>
        </w:tc>
      </w:tr>
      <w:tr w:rsidR="00DB125D" w:rsidRPr="00A75F3A" w14:paraId="402E682B" w14:textId="77777777" w:rsidTr="00DB125D">
        <w:tc>
          <w:tcPr>
            <w:tcW w:w="4678" w:type="dxa"/>
            <w:shd w:val="clear" w:color="632423" w:fill="auto"/>
          </w:tcPr>
          <w:p w14:paraId="23CCFC4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shd w:val="clear" w:color="632423" w:fill="auto"/>
          </w:tcPr>
          <w:p w14:paraId="09F612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Gestión Comercial</w:t>
            </w:r>
          </w:p>
        </w:tc>
      </w:tr>
    </w:tbl>
    <w:p w14:paraId="4F5F21C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9885B96" w14:textId="77777777" w:rsidTr="00DB125D">
        <w:tc>
          <w:tcPr>
            <w:tcW w:w="4748" w:type="dxa"/>
            <w:tcBorders>
              <w:bottom w:val="single" w:sz="4" w:space="0" w:color="auto"/>
            </w:tcBorders>
            <w:shd w:val="clear" w:color="auto" w:fill="31849B" w:themeFill="accent5" w:themeFillShade="BF"/>
          </w:tcPr>
          <w:p w14:paraId="0F9F6ED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726BF3A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326EA3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5337DC63" w14:textId="77777777" w:rsidTr="00DB125D">
        <w:tc>
          <w:tcPr>
            <w:tcW w:w="4748" w:type="dxa"/>
            <w:shd w:val="clear" w:color="632423" w:fill="auto"/>
          </w:tcPr>
          <w:p w14:paraId="5F2E6C3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c>
          <w:tcPr>
            <w:tcW w:w="542" w:type="dxa"/>
            <w:shd w:val="clear" w:color="632423" w:fill="auto"/>
          </w:tcPr>
          <w:p w14:paraId="12FB96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58BC849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bl>
    <w:p w14:paraId="210EB70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C8F70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5DE1DED"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Administrativas.</w:t>
      </w:r>
    </w:p>
    <w:p w14:paraId="252EF03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14C2C6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F5259C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lastRenderedPageBreak/>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54A17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1BA64"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3408699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DB125D" w:rsidRPr="00A75F3A" w14:paraId="23A4F18F" w14:textId="77777777" w:rsidTr="00DB125D">
        <w:tc>
          <w:tcPr>
            <w:tcW w:w="8647" w:type="dxa"/>
            <w:gridSpan w:val="3"/>
            <w:shd w:val="clear" w:color="632423" w:fill="31849B" w:themeFill="accent5" w:themeFillShade="BF"/>
            <w:vAlign w:val="center"/>
          </w:tcPr>
          <w:p w14:paraId="41C7A8D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EAA2D1" w14:textId="77777777" w:rsidTr="00DB125D">
        <w:tc>
          <w:tcPr>
            <w:tcW w:w="8647" w:type="dxa"/>
            <w:gridSpan w:val="3"/>
            <w:shd w:val="clear" w:color="632423" w:fill="31849B" w:themeFill="accent5" w:themeFillShade="BF"/>
            <w:vAlign w:val="center"/>
          </w:tcPr>
          <w:p w14:paraId="09D3D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COMERCIAL</w:t>
            </w:r>
          </w:p>
        </w:tc>
      </w:tr>
      <w:tr w:rsidR="00DB125D" w:rsidRPr="00A75F3A" w14:paraId="7A109D9F" w14:textId="77777777" w:rsidTr="00DB125D">
        <w:tc>
          <w:tcPr>
            <w:tcW w:w="688" w:type="dxa"/>
            <w:tcBorders>
              <w:bottom w:val="single" w:sz="4" w:space="0" w:color="auto"/>
            </w:tcBorders>
            <w:shd w:val="clear" w:color="632423" w:fill="31849B" w:themeFill="accent5" w:themeFillShade="BF"/>
            <w:vAlign w:val="center"/>
          </w:tcPr>
          <w:p w14:paraId="4D74F00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1A29676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416FD3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DD5A8AC" w14:textId="77777777" w:rsidTr="00DB125D">
        <w:tc>
          <w:tcPr>
            <w:tcW w:w="688" w:type="dxa"/>
            <w:shd w:val="clear" w:color="632423" w:fill="auto"/>
          </w:tcPr>
          <w:p w14:paraId="6A7BE6B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436" w:type="dxa"/>
            <w:shd w:val="clear" w:color="632423" w:fill="auto"/>
          </w:tcPr>
          <w:p w14:paraId="2E4E70A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523" w:type="dxa"/>
            <w:shd w:val="clear" w:color="632423" w:fill="auto"/>
          </w:tcPr>
          <w:p w14:paraId="12450B7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F60EA9B" w14:textId="77777777" w:rsidTr="00DB125D">
        <w:tc>
          <w:tcPr>
            <w:tcW w:w="688" w:type="dxa"/>
            <w:shd w:val="clear" w:color="632423" w:fill="auto"/>
          </w:tcPr>
          <w:p w14:paraId="08B4C3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436" w:type="dxa"/>
            <w:shd w:val="clear" w:color="632423" w:fill="auto"/>
          </w:tcPr>
          <w:p w14:paraId="19BDBB0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523" w:type="dxa"/>
            <w:shd w:val="clear" w:color="632423" w:fill="auto"/>
          </w:tcPr>
          <w:p w14:paraId="1EBCE3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974C9D" w14:textId="77777777" w:rsidTr="00DB125D">
        <w:tc>
          <w:tcPr>
            <w:tcW w:w="688" w:type="dxa"/>
            <w:shd w:val="clear" w:color="632423" w:fill="auto"/>
          </w:tcPr>
          <w:p w14:paraId="541522C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436" w:type="dxa"/>
            <w:shd w:val="clear" w:color="632423" w:fill="auto"/>
          </w:tcPr>
          <w:p w14:paraId="49E54B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3523" w:type="dxa"/>
            <w:shd w:val="clear" w:color="632423" w:fill="auto"/>
          </w:tcPr>
          <w:p w14:paraId="7C92E63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B2630BA" w14:textId="77777777" w:rsidTr="00DB125D">
        <w:tc>
          <w:tcPr>
            <w:tcW w:w="688" w:type="dxa"/>
            <w:shd w:val="clear" w:color="632423" w:fill="auto"/>
          </w:tcPr>
          <w:p w14:paraId="0962DB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436" w:type="dxa"/>
            <w:shd w:val="clear" w:color="632423" w:fill="auto"/>
          </w:tcPr>
          <w:p w14:paraId="307E693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523" w:type="dxa"/>
            <w:shd w:val="clear" w:color="632423" w:fill="auto"/>
          </w:tcPr>
          <w:p w14:paraId="7C9855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E6935AE" w14:textId="77777777" w:rsidTr="00DB125D">
        <w:tc>
          <w:tcPr>
            <w:tcW w:w="688" w:type="dxa"/>
            <w:shd w:val="clear" w:color="632423" w:fill="auto"/>
          </w:tcPr>
          <w:p w14:paraId="03284D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436" w:type="dxa"/>
            <w:shd w:val="clear" w:color="632423" w:fill="auto"/>
          </w:tcPr>
          <w:p w14:paraId="3C38B4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523" w:type="dxa"/>
            <w:shd w:val="clear" w:color="632423" w:fill="auto"/>
          </w:tcPr>
          <w:p w14:paraId="6669A84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4C635921" w14:textId="77777777" w:rsidTr="00DB125D">
        <w:tc>
          <w:tcPr>
            <w:tcW w:w="688" w:type="dxa"/>
            <w:shd w:val="clear" w:color="632423" w:fill="auto"/>
          </w:tcPr>
          <w:p w14:paraId="253D538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436" w:type="dxa"/>
            <w:shd w:val="clear" w:color="632423" w:fill="auto"/>
          </w:tcPr>
          <w:p w14:paraId="3CB9B9C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523" w:type="dxa"/>
            <w:shd w:val="clear" w:color="632423" w:fill="auto"/>
          </w:tcPr>
          <w:p w14:paraId="3C19FF4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A5D752D" w14:textId="77777777" w:rsidTr="00DB125D">
        <w:tc>
          <w:tcPr>
            <w:tcW w:w="688" w:type="dxa"/>
            <w:shd w:val="clear" w:color="632423" w:fill="auto"/>
          </w:tcPr>
          <w:p w14:paraId="1A5F17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436" w:type="dxa"/>
            <w:shd w:val="clear" w:color="632423" w:fill="auto"/>
          </w:tcPr>
          <w:p w14:paraId="4D02A7A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523" w:type="dxa"/>
            <w:shd w:val="clear" w:color="632423" w:fill="auto"/>
          </w:tcPr>
          <w:p w14:paraId="79E5A7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56F67D6" w14:textId="77777777" w:rsidTr="00DB125D">
        <w:tc>
          <w:tcPr>
            <w:tcW w:w="688" w:type="dxa"/>
            <w:shd w:val="clear" w:color="632423" w:fill="auto"/>
          </w:tcPr>
          <w:p w14:paraId="6E65328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436" w:type="dxa"/>
            <w:shd w:val="clear" w:color="632423" w:fill="auto"/>
          </w:tcPr>
          <w:p w14:paraId="3B4FAC7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523" w:type="dxa"/>
            <w:shd w:val="clear" w:color="632423" w:fill="auto"/>
          </w:tcPr>
          <w:p w14:paraId="7A98728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DEF43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3F0504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E864C6A"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Supervisor Técnico</w:t>
      </w:r>
    </w:p>
    <w:p w14:paraId="412E616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Técnica</w:t>
      </w:r>
    </w:p>
    <w:p w14:paraId="2B5BF0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Técnico</w:t>
      </w:r>
    </w:p>
    <w:p w14:paraId="0120AC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5D8765D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Supervisar y guiar las instalaciones realizadas por técnicos, capturando información en campo que permite retroalimentar los programas desarrollados en el área de Sistemas.</w:t>
      </w:r>
    </w:p>
    <w:p w14:paraId="2E5C0A0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1E597D7" w14:textId="77777777" w:rsidTr="00DB125D">
        <w:trPr>
          <w:trHeight w:val="307"/>
        </w:trPr>
        <w:tc>
          <w:tcPr>
            <w:tcW w:w="9610" w:type="dxa"/>
            <w:tcBorders>
              <w:bottom w:val="single" w:sz="4" w:space="0" w:color="auto"/>
            </w:tcBorders>
            <w:shd w:val="clear" w:color="632423" w:fill="31849B" w:themeFill="accent5" w:themeFillShade="BF"/>
          </w:tcPr>
          <w:p w14:paraId="1BF8C68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3CDEFAB" w14:textId="77777777" w:rsidTr="00DB125D">
        <w:trPr>
          <w:trHeight w:val="1271"/>
        </w:trPr>
        <w:tc>
          <w:tcPr>
            <w:tcW w:w="9610" w:type="dxa"/>
            <w:shd w:val="clear" w:color="632423" w:fill="auto"/>
          </w:tcPr>
          <w:p w14:paraId="4FFEE8AC" w14:textId="77777777" w:rsidR="00DB125D" w:rsidRPr="00A75F3A" w:rsidRDefault="00DB125D" w:rsidP="00DB125D">
            <w:pPr>
              <w:spacing w:line="360" w:lineRule="auto"/>
              <w:ind w:left="720"/>
              <w:rPr>
                <w:rFonts w:cs="Calibri"/>
              </w:rPr>
            </w:pPr>
          </w:p>
          <w:p w14:paraId="0130F8F6" w14:textId="77777777" w:rsidR="00DB125D" w:rsidRPr="00A75F3A" w:rsidRDefault="00DB125D" w:rsidP="00352B34">
            <w:pPr>
              <w:numPr>
                <w:ilvl w:val="0"/>
                <w:numId w:val="40"/>
              </w:numPr>
              <w:spacing w:after="200" w:line="360" w:lineRule="auto"/>
              <w:jc w:val="both"/>
              <w:rPr>
                <w:rFonts w:cs="Calibri"/>
              </w:rPr>
            </w:pPr>
            <w:r w:rsidRPr="00A75F3A">
              <w:rPr>
                <w:rFonts w:cs="Calibri"/>
              </w:rPr>
              <w:t>Proyectar instalaciones eléctricas.</w:t>
            </w:r>
          </w:p>
          <w:p w14:paraId="4ECBAD1D"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Dibujar los planos correspondientes a las instalaciones eléctricas proyectadas. </w:t>
            </w:r>
            <w:r w:rsidRPr="00A75F3A">
              <w:t>Confeccionar las listas de materiales necesarios para la ejecución de las instalaciones eléctricas proyectadas.</w:t>
            </w:r>
          </w:p>
          <w:p w14:paraId="76BD10C4"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Planificar y ejecutar el análisis de procesos para diseñar las propuestas de los </w:t>
            </w:r>
            <w:r w:rsidRPr="00A75F3A">
              <w:rPr>
                <w:rFonts w:cs="Calibri"/>
              </w:rPr>
              <w:lastRenderedPageBreak/>
              <w:t>nuevos flujos de información.</w:t>
            </w:r>
          </w:p>
          <w:p w14:paraId="4E3935B3" w14:textId="77777777" w:rsidR="00DB125D" w:rsidRPr="00A75F3A" w:rsidRDefault="00DB125D" w:rsidP="00352B34">
            <w:pPr>
              <w:numPr>
                <w:ilvl w:val="0"/>
                <w:numId w:val="40"/>
              </w:numPr>
              <w:spacing w:after="200" w:line="360" w:lineRule="auto"/>
              <w:jc w:val="both"/>
              <w:rPr>
                <w:rFonts w:cs="Calibri"/>
              </w:rPr>
            </w:pPr>
            <w:r w:rsidRPr="00A75F3A">
              <w:rPr>
                <w:rFonts w:cs="Calibri"/>
              </w:rPr>
              <w:t>Inspeccionar y dar respuesta a las fallas presentadas.</w:t>
            </w:r>
          </w:p>
        </w:tc>
      </w:tr>
    </w:tbl>
    <w:p w14:paraId="0E702C3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1.4. 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722A87A6" w14:textId="77777777" w:rsidTr="00DB125D">
        <w:tc>
          <w:tcPr>
            <w:tcW w:w="4678" w:type="dxa"/>
            <w:tcBorders>
              <w:bottom w:val="single" w:sz="4" w:space="0" w:color="auto"/>
            </w:tcBorders>
            <w:shd w:val="clear" w:color="632423" w:fill="31849B" w:themeFill="accent5" w:themeFillShade="BF"/>
          </w:tcPr>
          <w:p w14:paraId="005D238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029D5C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FFC03C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425D6099" w14:textId="77777777" w:rsidTr="00DB125D">
        <w:tc>
          <w:tcPr>
            <w:tcW w:w="4678" w:type="dxa"/>
            <w:shd w:val="clear" w:color="632423" w:fill="auto"/>
          </w:tcPr>
          <w:p w14:paraId="64A2D5D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55F2F16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4820" w:type="dxa"/>
            <w:shd w:val="clear" w:color="632423" w:fill="auto"/>
          </w:tcPr>
          <w:p w14:paraId="6424A5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CE5AE5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Información de Campo / Mediciones, fallas, consumos, otros.</w:t>
            </w:r>
          </w:p>
        </w:tc>
      </w:tr>
    </w:tbl>
    <w:p w14:paraId="134F9B2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75315939" w14:textId="77777777" w:rsidTr="00DB125D">
        <w:tc>
          <w:tcPr>
            <w:tcW w:w="4748" w:type="dxa"/>
            <w:tcBorders>
              <w:bottom w:val="single" w:sz="4" w:space="0" w:color="auto"/>
            </w:tcBorders>
            <w:shd w:val="clear" w:color="auto" w:fill="31849B" w:themeFill="accent5" w:themeFillShade="BF"/>
          </w:tcPr>
          <w:p w14:paraId="6FFF411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E71E69A"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2A87F8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B848C74" w14:textId="77777777" w:rsidTr="00DB125D">
        <w:tc>
          <w:tcPr>
            <w:tcW w:w="4748" w:type="dxa"/>
            <w:shd w:val="clear" w:color="632423" w:fill="auto"/>
          </w:tcPr>
          <w:p w14:paraId="0138D13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BBF58B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shd w:val="clear" w:color="632423" w:fill="auto"/>
          </w:tcPr>
          <w:p w14:paraId="76BC2D1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C1BB0D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3D5BF2F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r>
      <w:tr w:rsidR="00DB125D" w:rsidRPr="00A75F3A" w14:paraId="1DE7BA24" w14:textId="77777777" w:rsidTr="00DB125D">
        <w:tc>
          <w:tcPr>
            <w:tcW w:w="4748" w:type="dxa"/>
            <w:shd w:val="clear" w:color="632423" w:fill="auto"/>
          </w:tcPr>
          <w:p w14:paraId="770D03B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955ACC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shd w:val="clear" w:color="632423" w:fill="auto"/>
          </w:tcPr>
          <w:p w14:paraId="76D201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18F34C1"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5DDCAB7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5AA59B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340430E"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o Tecnólogo en Electrónica, Electricidad, Electromecánica.</w:t>
      </w:r>
    </w:p>
    <w:p w14:paraId="735942E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4267A6E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D7BAF3C"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CFE622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608EF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0E1E41E0" w14:textId="77777777" w:rsidTr="00DB125D">
        <w:tc>
          <w:tcPr>
            <w:tcW w:w="8789" w:type="dxa"/>
            <w:gridSpan w:val="3"/>
            <w:shd w:val="clear" w:color="632423" w:fill="31849B" w:themeFill="accent5" w:themeFillShade="BF"/>
          </w:tcPr>
          <w:p w14:paraId="0FD8E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43DAD97B" w14:textId="77777777" w:rsidTr="00DB125D">
        <w:tc>
          <w:tcPr>
            <w:tcW w:w="8789" w:type="dxa"/>
            <w:gridSpan w:val="3"/>
            <w:shd w:val="clear" w:color="632423" w:fill="31849B" w:themeFill="accent5" w:themeFillShade="BF"/>
          </w:tcPr>
          <w:p w14:paraId="39D1E214"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SUPERVISOR TECNICO</w:t>
            </w:r>
          </w:p>
        </w:tc>
      </w:tr>
      <w:tr w:rsidR="00DB125D" w:rsidRPr="00A75F3A" w14:paraId="3BE4EC8B" w14:textId="77777777" w:rsidTr="00DB125D">
        <w:tc>
          <w:tcPr>
            <w:tcW w:w="838" w:type="dxa"/>
            <w:tcBorders>
              <w:bottom w:val="single" w:sz="4" w:space="0" w:color="auto"/>
            </w:tcBorders>
            <w:shd w:val="clear" w:color="632423" w:fill="31849B" w:themeFill="accent5" w:themeFillShade="BF"/>
          </w:tcPr>
          <w:p w14:paraId="3DD610B6"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84BE57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2AEEDC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1870C1C1" w14:textId="77777777" w:rsidTr="00DB125D">
        <w:tc>
          <w:tcPr>
            <w:tcW w:w="838" w:type="dxa"/>
            <w:shd w:val="clear" w:color="632423" w:fill="auto"/>
          </w:tcPr>
          <w:p w14:paraId="5853771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50BE0E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03C0D9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0014564" w14:textId="77777777" w:rsidTr="00DB125D">
        <w:tc>
          <w:tcPr>
            <w:tcW w:w="838" w:type="dxa"/>
            <w:shd w:val="clear" w:color="632423" w:fill="auto"/>
          </w:tcPr>
          <w:p w14:paraId="38C5BDA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1508FCB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14D3E4E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CB6B3B8" w14:textId="77777777" w:rsidTr="00DB125D">
        <w:tc>
          <w:tcPr>
            <w:tcW w:w="838" w:type="dxa"/>
            <w:shd w:val="clear" w:color="632423" w:fill="auto"/>
          </w:tcPr>
          <w:p w14:paraId="6BCFCE2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1E2419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9F2A52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460CCB1" w14:textId="77777777" w:rsidTr="00DB125D">
        <w:tc>
          <w:tcPr>
            <w:tcW w:w="838" w:type="dxa"/>
            <w:shd w:val="clear" w:color="632423" w:fill="auto"/>
          </w:tcPr>
          <w:p w14:paraId="281958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6F6741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737D7D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FB2DCD7" w14:textId="77777777" w:rsidTr="00DB125D">
        <w:tc>
          <w:tcPr>
            <w:tcW w:w="838" w:type="dxa"/>
            <w:shd w:val="clear" w:color="632423" w:fill="auto"/>
          </w:tcPr>
          <w:p w14:paraId="70997D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4B7E5FC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A2D1CB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A5447F" w14:textId="77777777" w:rsidTr="00DB125D">
        <w:tc>
          <w:tcPr>
            <w:tcW w:w="838" w:type="dxa"/>
            <w:shd w:val="clear" w:color="632423" w:fill="auto"/>
          </w:tcPr>
          <w:p w14:paraId="4BCEE7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5B92A56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195" w:type="dxa"/>
            <w:shd w:val="clear" w:color="632423" w:fill="auto"/>
          </w:tcPr>
          <w:p w14:paraId="23DF82AF"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6EFCB12" w14:textId="77777777" w:rsidTr="00DB125D">
        <w:tc>
          <w:tcPr>
            <w:tcW w:w="838" w:type="dxa"/>
            <w:shd w:val="clear" w:color="632423" w:fill="auto"/>
          </w:tcPr>
          <w:p w14:paraId="6F419C9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43205E1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195" w:type="dxa"/>
            <w:shd w:val="clear" w:color="632423" w:fill="auto"/>
          </w:tcPr>
          <w:p w14:paraId="4BC746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CC997F6" w14:textId="77777777" w:rsidTr="00DB125D">
        <w:trPr>
          <w:trHeight w:val="138"/>
        </w:trPr>
        <w:tc>
          <w:tcPr>
            <w:tcW w:w="838" w:type="dxa"/>
            <w:shd w:val="clear" w:color="632423" w:fill="auto"/>
          </w:tcPr>
          <w:p w14:paraId="284E320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8</w:t>
            </w:r>
          </w:p>
        </w:tc>
        <w:tc>
          <w:tcPr>
            <w:tcW w:w="3756" w:type="dxa"/>
            <w:shd w:val="clear" w:color="632423" w:fill="auto"/>
          </w:tcPr>
          <w:p w14:paraId="5AE30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4195" w:type="dxa"/>
            <w:shd w:val="clear" w:color="632423" w:fill="auto"/>
          </w:tcPr>
          <w:p w14:paraId="525B89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706CFB6D" w14:textId="77777777" w:rsidTr="00DB125D">
        <w:tc>
          <w:tcPr>
            <w:tcW w:w="838" w:type="dxa"/>
            <w:shd w:val="clear" w:color="632423" w:fill="auto"/>
          </w:tcPr>
          <w:p w14:paraId="7CD785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731CA36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CB6808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F67C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E182C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06BD47E"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Técnico Eléctrico</w:t>
      </w:r>
    </w:p>
    <w:p w14:paraId="13C3A94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5442223F"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Supervisor Técnico</w:t>
      </w:r>
    </w:p>
    <w:p w14:paraId="0828A4B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1A4445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Ejecutar las implementaciones de instalación con base a los planes y diseños técnicos.</w:t>
      </w:r>
    </w:p>
    <w:p w14:paraId="482134E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0809A08E" w14:textId="77777777" w:rsidTr="00DB125D">
        <w:trPr>
          <w:trHeight w:val="307"/>
        </w:trPr>
        <w:tc>
          <w:tcPr>
            <w:tcW w:w="9610" w:type="dxa"/>
            <w:tcBorders>
              <w:bottom w:val="single" w:sz="4" w:space="0" w:color="auto"/>
            </w:tcBorders>
            <w:shd w:val="clear" w:color="632423" w:fill="31849B" w:themeFill="accent5" w:themeFillShade="BF"/>
          </w:tcPr>
          <w:p w14:paraId="3CF7C3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167B955" w14:textId="77777777" w:rsidTr="00DB125D">
        <w:trPr>
          <w:trHeight w:val="1271"/>
        </w:trPr>
        <w:tc>
          <w:tcPr>
            <w:tcW w:w="9610" w:type="dxa"/>
            <w:shd w:val="clear" w:color="632423" w:fill="auto"/>
          </w:tcPr>
          <w:p w14:paraId="74610D32" w14:textId="77777777" w:rsidR="00DB125D" w:rsidRPr="00A75F3A" w:rsidRDefault="00DB125D" w:rsidP="00DB125D">
            <w:pPr>
              <w:spacing w:line="360" w:lineRule="auto"/>
              <w:ind w:left="720"/>
              <w:rPr>
                <w:rFonts w:cs="Calibri"/>
              </w:rPr>
            </w:pPr>
          </w:p>
          <w:p w14:paraId="4A443E69"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accesorios eléctricos.</w:t>
            </w:r>
          </w:p>
          <w:p w14:paraId="371B16BD"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actualizar los equipos.</w:t>
            </w:r>
          </w:p>
          <w:p w14:paraId="25442D46"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mantener tableros, circuitos y equipos de medición en óptimas condiciones.</w:t>
            </w:r>
          </w:p>
          <w:p w14:paraId="43899D63" w14:textId="77777777" w:rsidR="00DB125D" w:rsidRPr="00A75F3A" w:rsidRDefault="00DB125D" w:rsidP="00352B34">
            <w:pPr>
              <w:numPr>
                <w:ilvl w:val="0"/>
                <w:numId w:val="40"/>
              </w:numPr>
              <w:spacing w:after="200" w:line="360" w:lineRule="auto"/>
              <w:jc w:val="both"/>
              <w:rPr>
                <w:rFonts w:cs="Calibri"/>
                <w:b/>
              </w:rPr>
            </w:pPr>
            <w:r w:rsidRPr="00A75F3A">
              <w:rPr>
                <w:rFonts w:cs="Calibri"/>
              </w:rPr>
              <w:t>Regular instrumentos, ejecutar pruebas, revisar circuitos y realizar mantenimiento a todas las instalaciones eléctricas.</w:t>
            </w:r>
          </w:p>
        </w:tc>
      </w:tr>
    </w:tbl>
    <w:p w14:paraId="533DA79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0AEC07EF" w14:textId="77777777" w:rsidTr="00DB125D">
        <w:tc>
          <w:tcPr>
            <w:tcW w:w="4678" w:type="dxa"/>
            <w:tcBorders>
              <w:bottom w:val="single" w:sz="4" w:space="0" w:color="auto"/>
            </w:tcBorders>
            <w:shd w:val="clear" w:color="632423" w:fill="31849B" w:themeFill="accent5" w:themeFillShade="BF"/>
          </w:tcPr>
          <w:p w14:paraId="7F53A1D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4674F90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1082F48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E65D086" w14:textId="77777777" w:rsidTr="00DB125D">
        <w:tc>
          <w:tcPr>
            <w:tcW w:w="4678" w:type="dxa"/>
            <w:shd w:val="clear" w:color="632423" w:fill="auto"/>
          </w:tcPr>
          <w:p w14:paraId="1BF91F5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33F2F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6FCEDE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7040BB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2FD995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2899A96" w14:textId="77777777" w:rsidTr="00DB125D">
        <w:tc>
          <w:tcPr>
            <w:tcW w:w="4748" w:type="dxa"/>
            <w:tcBorders>
              <w:bottom w:val="single" w:sz="4" w:space="0" w:color="auto"/>
            </w:tcBorders>
            <w:shd w:val="clear" w:color="auto" w:fill="31849B" w:themeFill="accent5" w:themeFillShade="BF"/>
          </w:tcPr>
          <w:p w14:paraId="75F097C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9FB090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1E962EAE"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52CF140" w14:textId="77777777" w:rsidTr="00DB125D">
        <w:tc>
          <w:tcPr>
            <w:tcW w:w="4748" w:type="dxa"/>
            <w:shd w:val="clear" w:color="632423" w:fill="auto"/>
          </w:tcPr>
          <w:p w14:paraId="73FC2A0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2BE46D7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54743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9E2EEC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21EF521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58302D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ESPECIFICACIÓN DEL CARGO</w:t>
      </w:r>
    </w:p>
    <w:p w14:paraId="4B51F81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2A8267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en Electrónica, Electricidad, Electromecánica.</w:t>
      </w:r>
    </w:p>
    <w:p w14:paraId="27D934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2BFB09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lastRenderedPageBreak/>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EE79E5A"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B2AD5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FB01FB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3E5D5944" w14:textId="77777777" w:rsidTr="00DB125D">
        <w:tc>
          <w:tcPr>
            <w:tcW w:w="8789" w:type="dxa"/>
            <w:gridSpan w:val="3"/>
            <w:shd w:val="clear" w:color="632423" w:fill="31849B" w:themeFill="accent5" w:themeFillShade="BF"/>
          </w:tcPr>
          <w:p w14:paraId="22BCC1A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TECNICO ELECTRICO</w:t>
            </w:r>
          </w:p>
        </w:tc>
      </w:tr>
      <w:tr w:rsidR="00DB125D" w:rsidRPr="00A75F3A" w14:paraId="3C1B7AFE" w14:textId="77777777" w:rsidTr="00DB125D">
        <w:tc>
          <w:tcPr>
            <w:tcW w:w="838" w:type="dxa"/>
            <w:tcBorders>
              <w:bottom w:val="single" w:sz="4" w:space="0" w:color="auto"/>
            </w:tcBorders>
            <w:shd w:val="clear" w:color="632423" w:fill="31849B" w:themeFill="accent5" w:themeFillShade="BF"/>
          </w:tcPr>
          <w:p w14:paraId="1E365162"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24DCE1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C802A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39CF3E58" w14:textId="77777777" w:rsidTr="00DB125D">
        <w:tc>
          <w:tcPr>
            <w:tcW w:w="838" w:type="dxa"/>
            <w:shd w:val="clear" w:color="632423" w:fill="auto"/>
          </w:tcPr>
          <w:p w14:paraId="054A3B7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0BD7176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5A86F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86FA7A" w14:textId="77777777" w:rsidTr="00DB125D">
        <w:tc>
          <w:tcPr>
            <w:tcW w:w="838" w:type="dxa"/>
            <w:shd w:val="clear" w:color="632423" w:fill="auto"/>
          </w:tcPr>
          <w:p w14:paraId="5E977B0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74588DB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0440B5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84C9E8F" w14:textId="77777777" w:rsidTr="00DB125D">
        <w:tc>
          <w:tcPr>
            <w:tcW w:w="838" w:type="dxa"/>
            <w:shd w:val="clear" w:color="632423" w:fill="auto"/>
          </w:tcPr>
          <w:p w14:paraId="7243F6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453B68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0A8F58C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ADCF09" w14:textId="77777777" w:rsidTr="00DB125D">
        <w:tc>
          <w:tcPr>
            <w:tcW w:w="838" w:type="dxa"/>
            <w:shd w:val="clear" w:color="632423" w:fill="auto"/>
          </w:tcPr>
          <w:p w14:paraId="6E6BA1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321F854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7E484C8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C123CE" w14:textId="77777777" w:rsidTr="00DB125D">
        <w:tc>
          <w:tcPr>
            <w:tcW w:w="838" w:type="dxa"/>
            <w:shd w:val="clear" w:color="632423" w:fill="auto"/>
          </w:tcPr>
          <w:p w14:paraId="44EC52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913B48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4008A2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6E2A62" w14:textId="77777777" w:rsidTr="00DB125D">
        <w:tc>
          <w:tcPr>
            <w:tcW w:w="838" w:type="dxa"/>
            <w:shd w:val="clear" w:color="632423" w:fill="auto"/>
          </w:tcPr>
          <w:p w14:paraId="038778A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7F2D01F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7CB2979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5CEA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A900AB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2F74CC5"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Auxiliar Técnico</w:t>
      </w:r>
    </w:p>
    <w:p w14:paraId="3448EFF1"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Técnica</w:t>
      </w:r>
    </w:p>
    <w:p w14:paraId="6D29CA3D"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 xml:space="preserve"> </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Supervisor Técnico</w:t>
      </w:r>
    </w:p>
    <w:p w14:paraId="7740704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7E1F759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Apoyar la ejecución de las implementaciones de instalación con base a los planes y diseños técnicos.</w:t>
      </w:r>
    </w:p>
    <w:p w14:paraId="17EFAF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FUNCIONES ESPECÍFICAS</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F228787" w14:textId="77777777" w:rsidTr="00DB125D">
        <w:trPr>
          <w:trHeight w:val="307"/>
        </w:trPr>
        <w:tc>
          <w:tcPr>
            <w:tcW w:w="9610" w:type="dxa"/>
            <w:tcBorders>
              <w:bottom w:val="single" w:sz="4" w:space="0" w:color="auto"/>
            </w:tcBorders>
            <w:shd w:val="clear" w:color="632423" w:fill="31849B" w:themeFill="accent5" w:themeFillShade="BF"/>
          </w:tcPr>
          <w:p w14:paraId="6121F78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704E4531" w14:textId="77777777" w:rsidTr="00DB125D">
        <w:trPr>
          <w:trHeight w:val="1271"/>
        </w:trPr>
        <w:tc>
          <w:tcPr>
            <w:tcW w:w="9610" w:type="dxa"/>
            <w:shd w:val="clear" w:color="632423" w:fill="auto"/>
          </w:tcPr>
          <w:p w14:paraId="1AB645CC" w14:textId="77777777" w:rsidR="00DB125D" w:rsidRPr="00A75F3A" w:rsidRDefault="00DB125D" w:rsidP="00352B34">
            <w:pPr>
              <w:numPr>
                <w:ilvl w:val="0"/>
                <w:numId w:val="40"/>
              </w:numPr>
              <w:spacing w:after="200" w:line="360" w:lineRule="auto"/>
              <w:jc w:val="both"/>
              <w:rPr>
                <w:rFonts w:cs="Calibri"/>
              </w:rPr>
            </w:pPr>
            <w:r w:rsidRPr="00A75F3A">
              <w:rPr>
                <w:rFonts w:cs="Calibri"/>
              </w:rPr>
              <w:t>Ejecutar tareas operativas de la obra.</w:t>
            </w:r>
          </w:p>
          <w:p w14:paraId="5DA07168" w14:textId="77777777" w:rsidR="00DB125D" w:rsidRPr="00A75F3A" w:rsidRDefault="00DB125D" w:rsidP="00352B34">
            <w:pPr>
              <w:numPr>
                <w:ilvl w:val="0"/>
                <w:numId w:val="40"/>
              </w:numPr>
              <w:spacing w:after="200" w:line="360" w:lineRule="auto"/>
              <w:jc w:val="both"/>
              <w:rPr>
                <w:rFonts w:cs="Calibri"/>
              </w:rPr>
            </w:pPr>
            <w:r w:rsidRPr="00A75F3A">
              <w:rPr>
                <w:rFonts w:cs="Calibri"/>
              </w:rPr>
              <w:t>Manejo de implementos y/o materiales de obra.</w:t>
            </w:r>
          </w:p>
          <w:p w14:paraId="6F2B9BDD" w14:textId="77777777" w:rsidR="00DB125D" w:rsidRPr="00A75F3A" w:rsidRDefault="00DB125D" w:rsidP="00352B34">
            <w:pPr>
              <w:numPr>
                <w:ilvl w:val="0"/>
                <w:numId w:val="40"/>
              </w:numPr>
              <w:spacing w:after="200" w:line="360" w:lineRule="auto"/>
              <w:jc w:val="both"/>
              <w:rPr>
                <w:rFonts w:cs="Calibri"/>
              </w:rPr>
            </w:pPr>
            <w:r w:rsidRPr="00A75F3A">
              <w:rPr>
                <w:rFonts w:cs="Calibri"/>
              </w:rPr>
              <w:t>Seguir instrucciones de apoyo en la obra, por parte del Supervisor y Director Técnico.</w:t>
            </w:r>
          </w:p>
          <w:p w14:paraId="77075B80" w14:textId="77777777" w:rsidR="00DB125D" w:rsidRPr="00A75F3A" w:rsidRDefault="00DB125D" w:rsidP="00352B34">
            <w:pPr>
              <w:numPr>
                <w:ilvl w:val="0"/>
                <w:numId w:val="40"/>
              </w:numPr>
              <w:spacing w:after="200" w:line="360" w:lineRule="auto"/>
              <w:jc w:val="both"/>
              <w:rPr>
                <w:rFonts w:cs="Calibri"/>
                <w:b/>
              </w:rPr>
            </w:pPr>
            <w:r w:rsidRPr="00A75F3A">
              <w:rPr>
                <w:rFonts w:cs="Calibri"/>
              </w:rPr>
              <w:t>Dar buen uso a las herramientas dispuestas para el proyecto.</w:t>
            </w:r>
          </w:p>
        </w:tc>
      </w:tr>
    </w:tbl>
    <w:p w14:paraId="05C1673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41528EDD" w14:textId="77777777" w:rsidTr="00DB125D">
        <w:tc>
          <w:tcPr>
            <w:tcW w:w="4678" w:type="dxa"/>
            <w:tcBorders>
              <w:bottom w:val="single" w:sz="4" w:space="0" w:color="auto"/>
            </w:tcBorders>
            <w:shd w:val="clear" w:color="632423" w:fill="31849B" w:themeFill="accent5" w:themeFillShade="BF"/>
          </w:tcPr>
          <w:p w14:paraId="67A12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B5DAE28"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43EEF5A5"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C76CC6D" w14:textId="77777777" w:rsidTr="00DB125D">
        <w:tc>
          <w:tcPr>
            <w:tcW w:w="4678" w:type="dxa"/>
            <w:shd w:val="clear" w:color="632423" w:fill="auto"/>
          </w:tcPr>
          <w:p w14:paraId="173F788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900588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Ninguno</w:t>
            </w:r>
          </w:p>
        </w:tc>
        <w:tc>
          <w:tcPr>
            <w:tcW w:w="4820" w:type="dxa"/>
            <w:shd w:val="clear" w:color="632423" w:fill="auto"/>
          </w:tcPr>
          <w:p w14:paraId="1D51A3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5FF9C7E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448D2D7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SUPERVISIÓN</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BBB5169" w14:textId="77777777" w:rsidTr="00DB125D">
        <w:tc>
          <w:tcPr>
            <w:tcW w:w="4748" w:type="dxa"/>
            <w:tcBorders>
              <w:bottom w:val="single" w:sz="4" w:space="0" w:color="auto"/>
            </w:tcBorders>
            <w:shd w:val="clear" w:color="auto" w:fill="31849B" w:themeFill="accent5" w:themeFillShade="BF"/>
          </w:tcPr>
          <w:p w14:paraId="77160D1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4010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55F1E3C1"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E87263D" w14:textId="77777777" w:rsidTr="00DB125D">
        <w:tc>
          <w:tcPr>
            <w:tcW w:w="4748" w:type="dxa"/>
            <w:shd w:val="clear" w:color="632423" w:fill="auto"/>
          </w:tcPr>
          <w:p w14:paraId="1C2EEB0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EFA789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9F193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3BCE9A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15BEC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21D2E1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321F08C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B9FE579"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w:t>
      </w:r>
    </w:p>
    <w:p w14:paraId="70333B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787DC68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35479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3072D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55C73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197070BD" w14:textId="77777777" w:rsidTr="00DB125D">
        <w:tc>
          <w:tcPr>
            <w:tcW w:w="8789" w:type="dxa"/>
            <w:gridSpan w:val="3"/>
            <w:shd w:val="clear" w:color="632423" w:fill="31849B" w:themeFill="accent5" w:themeFillShade="BF"/>
          </w:tcPr>
          <w:p w14:paraId="76C9092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1D7E9B40" w14:textId="77777777" w:rsidTr="00DB125D">
        <w:tc>
          <w:tcPr>
            <w:tcW w:w="8789" w:type="dxa"/>
            <w:gridSpan w:val="3"/>
            <w:shd w:val="clear" w:color="632423" w:fill="31849B" w:themeFill="accent5" w:themeFillShade="BF"/>
          </w:tcPr>
          <w:p w14:paraId="09A1C13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AUXILIAR TECNICO</w:t>
            </w:r>
          </w:p>
        </w:tc>
      </w:tr>
      <w:tr w:rsidR="00DB125D" w:rsidRPr="00A75F3A" w14:paraId="13BBF590" w14:textId="77777777" w:rsidTr="00DB125D">
        <w:tc>
          <w:tcPr>
            <w:tcW w:w="838" w:type="dxa"/>
            <w:tcBorders>
              <w:bottom w:val="single" w:sz="4" w:space="0" w:color="auto"/>
            </w:tcBorders>
            <w:shd w:val="clear" w:color="632423" w:fill="31849B" w:themeFill="accent5" w:themeFillShade="BF"/>
          </w:tcPr>
          <w:p w14:paraId="1D169D2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7988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007E98E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944C057" w14:textId="77777777" w:rsidTr="00DB125D">
        <w:tc>
          <w:tcPr>
            <w:tcW w:w="838" w:type="dxa"/>
            <w:shd w:val="clear" w:color="632423" w:fill="auto"/>
          </w:tcPr>
          <w:p w14:paraId="2CC858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CF8EF6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1504EEA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0B2C60" w14:textId="77777777" w:rsidTr="00DB125D">
        <w:tc>
          <w:tcPr>
            <w:tcW w:w="838" w:type="dxa"/>
            <w:shd w:val="clear" w:color="632423" w:fill="auto"/>
          </w:tcPr>
          <w:p w14:paraId="5D93C43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08DBB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6FD3525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4B23A0C" w14:textId="77777777" w:rsidTr="00DB125D">
        <w:tc>
          <w:tcPr>
            <w:tcW w:w="838" w:type="dxa"/>
            <w:shd w:val="clear" w:color="632423" w:fill="auto"/>
          </w:tcPr>
          <w:p w14:paraId="5CB2251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945780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391AD0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C8453A4" w14:textId="77777777" w:rsidTr="00DB125D">
        <w:tc>
          <w:tcPr>
            <w:tcW w:w="838" w:type="dxa"/>
            <w:shd w:val="clear" w:color="632423" w:fill="auto"/>
          </w:tcPr>
          <w:p w14:paraId="5469D26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7ABA60E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5B2599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103490B" w14:textId="77777777" w:rsidTr="00DB125D">
        <w:trPr>
          <w:trHeight w:val="94"/>
        </w:trPr>
        <w:tc>
          <w:tcPr>
            <w:tcW w:w="838" w:type="dxa"/>
            <w:shd w:val="clear" w:color="632423" w:fill="auto"/>
          </w:tcPr>
          <w:p w14:paraId="0B89885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640D35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6FF97B7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61614B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u w:val="single"/>
        </w:rPr>
      </w:pPr>
      <w:r w:rsidRPr="00A75F3A">
        <w:rPr>
          <w:rFonts w:ascii="Abadi MT Condensed Light" w:hAnsi="Abadi MT Condensed Light" w:cs="Calibri"/>
          <w:b/>
          <w:color w:val="auto"/>
          <w:sz w:val="22"/>
          <w:szCs w:val="22"/>
        </w:rPr>
        <w:t>DESCRIPCIÓN DEL CARGO</w:t>
      </w:r>
    </w:p>
    <w:p w14:paraId="1825BC0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7AAA07B7"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Analistas de Procesos</w:t>
      </w:r>
    </w:p>
    <w:p w14:paraId="67F6EEC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Comercial</w:t>
      </w:r>
    </w:p>
    <w:p w14:paraId="0732B5A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Director Comercial</w:t>
      </w:r>
    </w:p>
    <w:p w14:paraId="3F6EFF4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204481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Desarrollar y ejecutar el proceso comercial de compras o adquisiciones del proyecto, garantizando su viabilidad y adecuado funcionamiento.</w:t>
      </w:r>
    </w:p>
    <w:p w14:paraId="7F37D0A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7751607" w14:textId="77777777" w:rsidTr="00DB125D">
        <w:trPr>
          <w:trHeight w:val="307"/>
        </w:trPr>
        <w:tc>
          <w:tcPr>
            <w:tcW w:w="9610" w:type="dxa"/>
            <w:tcBorders>
              <w:bottom w:val="single" w:sz="4" w:space="0" w:color="auto"/>
            </w:tcBorders>
            <w:shd w:val="clear" w:color="632423" w:fill="31849B" w:themeFill="accent5" w:themeFillShade="BF"/>
          </w:tcPr>
          <w:p w14:paraId="1B4CAC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26240440" w14:textId="77777777" w:rsidTr="00DB125D">
        <w:trPr>
          <w:trHeight w:val="1271"/>
        </w:trPr>
        <w:tc>
          <w:tcPr>
            <w:tcW w:w="9610" w:type="dxa"/>
            <w:shd w:val="clear" w:color="632423" w:fill="auto"/>
          </w:tcPr>
          <w:p w14:paraId="11DAFDC9" w14:textId="77777777" w:rsidR="00DB125D" w:rsidRPr="00A75F3A" w:rsidRDefault="00DB125D" w:rsidP="00352B34">
            <w:pPr>
              <w:numPr>
                <w:ilvl w:val="0"/>
                <w:numId w:val="40"/>
              </w:numPr>
              <w:spacing w:after="200" w:line="360" w:lineRule="auto"/>
              <w:jc w:val="both"/>
              <w:rPr>
                <w:rFonts w:cs="Calibri"/>
              </w:rPr>
            </w:pPr>
            <w:r w:rsidRPr="00A75F3A">
              <w:rPr>
                <w:rFonts w:cs="Calibri"/>
              </w:rPr>
              <w:lastRenderedPageBreak/>
              <w:t>Recepción de la solicitud de cotización del cliente</w:t>
            </w:r>
          </w:p>
          <w:p w14:paraId="1946C96F"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Confirmar los requisitos solicitados por el cliente</w:t>
            </w:r>
          </w:p>
          <w:p w14:paraId="4BAA70C1"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64B47640" w14:textId="77777777" w:rsidR="00DB125D" w:rsidRPr="00A75F3A" w:rsidRDefault="00DB125D" w:rsidP="00352B34">
            <w:pPr>
              <w:numPr>
                <w:ilvl w:val="0"/>
                <w:numId w:val="40"/>
              </w:numPr>
              <w:spacing w:after="200" w:line="360" w:lineRule="auto"/>
              <w:jc w:val="both"/>
              <w:rPr>
                <w:rFonts w:cs="Calibri"/>
              </w:rPr>
            </w:pPr>
            <w:r w:rsidRPr="00A75F3A">
              <w:rPr>
                <w:rFonts w:cs="Calibri"/>
              </w:rPr>
              <w:t>Solicitar cotizaciones a los proveedores para poder determinar las mejores condiciones en cuanto precio y disponibilidad del producto</w:t>
            </w:r>
          </w:p>
          <w:p w14:paraId="7A2962CB" w14:textId="77777777" w:rsidR="00DB125D" w:rsidRPr="00A75F3A" w:rsidRDefault="00DB125D" w:rsidP="00352B34">
            <w:pPr>
              <w:numPr>
                <w:ilvl w:val="0"/>
                <w:numId w:val="40"/>
              </w:numPr>
              <w:spacing w:after="200" w:line="360" w:lineRule="auto"/>
              <w:jc w:val="both"/>
              <w:rPr>
                <w:rFonts w:cs="Calibri"/>
              </w:rPr>
            </w:pPr>
            <w:r w:rsidRPr="00A75F3A">
              <w:rPr>
                <w:rFonts w:cs="Calibri"/>
              </w:rPr>
              <w:t>Elaboración y envió de cotización al cliente</w:t>
            </w:r>
          </w:p>
          <w:p w14:paraId="20BFF504"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Confirmación de recibo de la cotización</w:t>
            </w:r>
          </w:p>
          <w:p w14:paraId="7F276A40"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de la orden de compra y proceso de Adquisiciones.</w:t>
            </w:r>
          </w:p>
        </w:tc>
      </w:tr>
    </w:tbl>
    <w:p w14:paraId="4EC3CD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6744BEDF" w14:textId="77777777" w:rsidTr="00DB125D">
        <w:tc>
          <w:tcPr>
            <w:tcW w:w="4678" w:type="dxa"/>
            <w:tcBorders>
              <w:bottom w:val="single" w:sz="4" w:space="0" w:color="auto"/>
            </w:tcBorders>
            <w:shd w:val="clear" w:color="632423" w:fill="31849B" w:themeFill="accent5" w:themeFillShade="BF"/>
          </w:tcPr>
          <w:p w14:paraId="48AC1DE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E03B17C"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3EBCACF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56DA9D97" w14:textId="77777777" w:rsidTr="00DB125D">
        <w:tc>
          <w:tcPr>
            <w:tcW w:w="4678" w:type="dxa"/>
            <w:tcBorders>
              <w:right w:val="nil"/>
            </w:tcBorders>
            <w:shd w:val="clear" w:color="632423" w:fill="auto"/>
          </w:tcPr>
          <w:p w14:paraId="535B58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tcBorders>
              <w:left w:val="nil"/>
            </w:tcBorders>
            <w:shd w:val="clear" w:color="632423" w:fill="auto"/>
          </w:tcPr>
          <w:p w14:paraId="726CE6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1BDC97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7FCC7C9" w14:textId="77777777" w:rsidTr="00DB125D">
        <w:tc>
          <w:tcPr>
            <w:tcW w:w="4748" w:type="dxa"/>
            <w:tcBorders>
              <w:bottom w:val="single" w:sz="4" w:space="0" w:color="auto"/>
            </w:tcBorders>
            <w:shd w:val="clear" w:color="auto" w:fill="31849B" w:themeFill="accent5" w:themeFillShade="BF"/>
          </w:tcPr>
          <w:p w14:paraId="78B772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30B73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7FF8D47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3609C19" w14:textId="77777777" w:rsidTr="00DB125D">
        <w:tc>
          <w:tcPr>
            <w:tcW w:w="4748" w:type="dxa"/>
            <w:shd w:val="clear" w:color="632423" w:fill="auto"/>
          </w:tcPr>
          <w:p w14:paraId="07890D9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Digitadores</w:t>
            </w:r>
          </w:p>
        </w:tc>
        <w:tc>
          <w:tcPr>
            <w:tcW w:w="542" w:type="dxa"/>
            <w:shd w:val="clear" w:color="632423" w:fill="auto"/>
          </w:tcPr>
          <w:p w14:paraId="2FDBFE3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5B4C7C5"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Comercial</w:t>
            </w:r>
          </w:p>
        </w:tc>
      </w:tr>
    </w:tbl>
    <w:p w14:paraId="4C5122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F981F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9F9F8E7"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Industrial, Administración de Empresas o afines.</w:t>
      </w:r>
    </w:p>
    <w:p w14:paraId="35CE962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1622C2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E44CEE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0C23B9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63C7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DB125D" w:rsidRPr="00A75F3A" w14:paraId="677A7F51" w14:textId="77777777" w:rsidTr="00DB125D">
        <w:tc>
          <w:tcPr>
            <w:tcW w:w="8647" w:type="dxa"/>
            <w:gridSpan w:val="3"/>
            <w:shd w:val="clear" w:color="632423" w:fill="31849B" w:themeFill="accent5" w:themeFillShade="BF"/>
          </w:tcPr>
          <w:p w14:paraId="60F9BAA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COMPETENCIAS DEL CARGO</w:t>
            </w:r>
          </w:p>
        </w:tc>
      </w:tr>
      <w:tr w:rsidR="00DB125D" w:rsidRPr="00A75F3A" w14:paraId="1D892A40" w14:textId="77777777" w:rsidTr="00DB125D">
        <w:tc>
          <w:tcPr>
            <w:tcW w:w="8647" w:type="dxa"/>
            <w:gridSpan w:val="3"/>
            <w:shd w:val="clear" w:color="632423" w:fill="31849B" w:themeFill="accent5" w:themeFillShade="BF"/>
          </w:tcPr>
          <w:p w14:paraId="617340C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PROCESOS</w:t>
            </w:r>
          </w:p>
        </w:tc>
      </w:tr>
      <w:tr w:rsidR="00DB125D" w:rsidRPr="00A75F3A" w14:paraId="1038315B" w14:textId="77777777" w:rsidTr="00DB125D">
        <w:tc>
          <w:tcPr>
            <w:tcW w:w="696" w:type="dxa"/>
            <w:tcBorders>
              <w:bottom w:val="single" w:sz="4" w:space="0" w:color="auto"/>
            </w:tcBorders>
            <w:shd w:val="clear" w:color="632423" w:fill="31849B" w:themeFill="accent5" w:themeFillShade="BF"/>
          </w:tcPr>
          <w:p w14:paraId="32269AD0"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E0DF4E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7A205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230A1C36" w14:textId="77777777" w:rsidTr="00DB125D">
        <w:tc>
          <w:tcPr>
            <w:tcW w:w="696" w:type="dxa"/>
            <w:shd w:val="clear" w:color="632423" w:fill="auto"/>
          </w:tcPr>
          <w:p w14:paraId="56CA31E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25E9F79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195" w:type="dxa"/>
            <w:shd w:val="clear" w:color="632423" w:fill="auto"/>
          </w:tcPr>
          <w:p w14:paraId="1BCD03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ABE0FE1" w14:textId="77777777" w:rsidTr="00DB125D">
        <w:tc>
          <w:tcPr>
            <w:tcW w:w="696" w:type="dxa"/>
            <w:shd w:val="clear" w:color="632423" w:fill="auto"/>
          </w:tcPr>
          <w:p w14:paraId="55E8F7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6567A4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42CEE4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A8B8E11" w14:textId="77777777" w:rsidTr="00DB125D">
        <w:tc>
          <w:tcPr>
            <w:tcW w:w="696" w:type="dxa"/>
            <w:shd w:val="clear" w:color="632423" w:fill="auto"/>
          </w:tcPr>
          <w:p w14:paraId="48740EC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276761D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shd w:val="clear" w:color="632423" w:fill="auto"/>
          </w:tcPr>
          <w:p w14:paraId="4421AA3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7321716" w14:textId="77777777" w:rsidTr="00DB125D">
        <w:tc>
          <w:tcPr>
            <w:tcW w:w="696" w:type="dxa"/>
            <w:shd w:val="clear" w:color="632423" w:fill="auto"/>
          </w:tcPr>
          <w:p w14:paraId="36D60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4B0C6D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36C9CFB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30D5C8" w14:textId="77777777" w:rsidTr="00DB125D">
        <w:tc>
          <w:tcPr>
            <w:tcW w:w="696" w:type="dxa"/>
            <w:shd w:val="clear" w:color="632423" w:fill="auto"/>
          </w:tcPr>
          <w:p w14:paraId="57AC9A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139D11A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shd w:val="clear" w:color="632423" w:fill="auto"/>
          </w:tcPr>
          <w:p w14:paraId="0BBBD04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E003032" w14:textId="77777777" w:rsidTr="00DB125D">
        <w:tc>
          <w:tcPr>
            <w:tcW w:w="696" w:type="dxa"/>
            <w:shd w:val="clear" w:color="632423" w:fill="auto"/>
          </w:tcPr>
          <w:p w14:paraId="4F862BC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694A4E2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2A423D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D0AE49E" w14:textId="77777777" w:rsidTr="00DB125D">
        <w:tc>
          <w:tcPr>
            <w:tcW w:w="696" w:type="dxa"/>
            <w:shd w:val="clear" w:color="632423" w:fill="auto"/>
          </w:tcPr>
          <w:p w14:paraId="7845CB5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2897FA3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966EF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4098CEF" w14:textId="77777777" w:rsidTr="00DB125D">
        <w:tc>
          <w:tcPr>
            <w:tcW w:w="696" w:type="dxa"/>
            <w:shd w:val="clear" w:color="632423" w:fill="auto"/>
          </w:tcPr>
          <w:p w14:paraId="15F1440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63CAEC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195" w:type="dxa"/>
            <w:shd w:val="clear" w:color="632423" w:fill="auto"/>
          </w:tcPr>
          <w:p w14:paraId="7AEFFEA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2701B6A8" w14:textId="77777777" w:rsidTr="00DB125D">
        <w:tc>
          <w:tcPr>
            <w:tcW w:w="696" w:type="dxa"/>
            <w:shd w:val="clear" w:color="632423" w:fill="auto"/>
          </w:tcPr>
          <w:p w14:paraId="5D708A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4174F33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EA3A51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7C907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62603E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705643"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 xml:space="preserve">Digitador </w:t>
      </w:r>
    </w:p>
    <w:p w14:paraId="5FAA1BA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Comercial</w:t>
      </w:r>
    </w:p>
    <w:p w14:paraId="1BF3FBA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Pr>
          <w:rFonts w:ascii="Abadi MT Condensed Light" w:hAnsi="Abadi MT Condensed Light" w:cs="Calibri"/>
          <w:b/>
          <w:bCs/>
          <w:color w:val="auto"/>
          <w:sz w:val="22"/>
          <w:szCs w:val="22"/>
        </w:rPr>
        <w:t xml:space="preserve"> </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7A095C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42E94D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Ingresar y procesar información que se genera en el proyecto, a las bases de datos o sistemas de información manejados en la Compañía. La información proviene de las diferentes áreas.</w:t>
      </w:r>
    </w:p>
    <w:p w14:paraId="1A1187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4354DB31" w14:textId="77777777" w:rsidTr="00DB125D">
        <w:trPr>
          <w:trHeight w:val="307"/>
        </w:trPr>
        <w:tc>
          <w:tcPr>
            <w:tcW w:w="9610" w:type="dxa"/>
            <w:tcBorders>
              <w:bottom w:val="single" w:sz="4" w:space="0" w:color="auto"/>
            </w:tcBorders>
            <w:shd w:val="clear" w:color="632423" w:fill="31849B" w:themeFill="accent5" w:themeFillShade="BF"/>
          </w:tcPr>
          <w:p w14:paraId="2D7D849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0DB576E" w14:textId="77777777" w:rsidTr="00DB125D">
        <w:trPr>
          <w:trHeight w:val="1271"/>
        </w:trPr>
        <w:tc>
          <w:tcPr>
            <w:tcW w:w="9610" w:type="dxa"/>
            <w:shd w:val="clear" w:color="632423" w:fill="auto"/>
          </w:tcPr>
          <w:p w14:paraId="2969B913"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o solicitud de información a ingresar</w:t>
            </w:r>
          </w:p>
          <w:p w14:paraId="57EDD250"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de equipos de computo</w:t>
            </w:r>
          </w:p>
          <w:p w14:paraId="59AA1AAE" w14:textId="77777777" w:rsidR="00DB125D" w:rsidRPr="00A75F3A" w:rsidRDefault="00DB125D" w:rsidP="00352B34">
            <w:pPr>
              <w:numPr>
                <w:ilvl w:val="0"/>
                <w:numId w:val="40"/>
              </w:numPr>
              <w:spacing w:after="200" w:line="360" w:lineRule="auto"/>
              <w:jc w:val="both"/>
              <w:rPr>
                <w:rFonts w:cs="Calibri"/>
                <w:b/>
              </w:rPr>
            </w:pPr>
            <w:r w:rsidRPr="00A75F3A">
              <w:rPr>
                <w:rFonts w:cs="Calibri"/>
              </w:rPr>
              <w:t>Procesamiento de información para las diferentes áreas.</w:t>
            </w:r>
          </w:p>
          <w:p w14:paraId="6DCE7A52"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y desarrollo de bases de datos</w:t>
            </w:r>
          </w:p>
          <w:p w14:paraId="25379852" w14:textId="77777777" w:rsidR="00DB125D" w:rsidRPr="00A75F3A" w:rsidRDefault="00DB125D" w:rsidP="00352B34">
            <w:pPr>
              <w:numPr>
                <w:ilvl w:val="0"/>
                <w:numId w:val="40"/>
              </w:numPr>
              <w:spacing w:after="200" w:line="360" w:lineRule="auto"/>
              <w:jc w:val="both"/>
              <w:rPr>
                <w:rFonts w:cs="Calibri"/>
                <w:b/>
              </w:rPr>
            </w:pPr>
            <w:r w:rsidRPr="00A75F3A">
              <w:rPr>
                <w:rFonts w:cs="Calibri"/>
              </w:rPr>
              <w:t>Generación de informes y reportes</w:t>
            </w:r>
          </w:p>
        </w:tc>
      </w:tr>
    </w:tbl>
    <w:p w14:paraId="59B60867" w14:textId="77777777" w:rsidR="00DB125D" w:rsidRDefault="00DB125D" w:rsidP="00DB125D">
      <w:pPr>
        <w:pStyle w:val="NormalWeb"/>
        <w:shd w:val="pct15" w:color="auto" w:fill="FFFFFF"/>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 xml:space="preserve">COORDINACIÓN </w:t>
      </w:r>
    </w:p>
    <w:p w14:paraId="376D3168" w14:textId="77777777" w:rsidR="00F710C3" w:rsidRDefault="00F710C3" w:rsidP="00DB125D">
      <w:pPr>
        <w:pStyle w:val="NormalWeb"/>
        <w:shd w:val="pct15" w:color="auto" w:fill="FFFFFF"/>
        <w:spacing w:line="360" w:lineRule="auto"/>
        <w:jc w:val="both"/>
        <w:rPr>
          <w:rFonts w:ascii="Abadi MT Condensed Light" w:hAnsi="Abadi MT Condensed Light" w:cs="Calibri"/>
          <w:b/>
          <w:color w:val="auto"/>
          <w:sz w:val="22"/>
          <w:szCs w:val="22"/>
        </w:rPr>
      </w:pPr>
    </w:p>
    <w:p w14:paraId="730D4263" w14:textId="77777777" w:rsidR="00F710C3" w:rsidRPr="00A75F3A" w:rsidRDefault="00F710C3" w:rsidP="00DB125D">
      <w:pPr>
        <w:pStyle w:val="NormalWeb"/>
        <w:shd w:val="pct15" w:color="auto" w:fill="FFFFFF"/>
        <w:spacing w:line="360" w:lineRule="auto"/>
        <w:jc w:val="both"/>
        <w:rPr>
          <w:rFonts w:ascii="Abadi MT Condensed Light" w:hAnsi="Abadi MT Condensed Light" w:cs="Calibri"/>
          <w:color w:val="auto"/>
          <w:sz w:val="22"/>
          <w:szCs w:val="22"/>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198DF6F6" w14:textId="77777777" w:rsidTr="00DB125D">
        <w:tc>
          <w:tcPr>
            <w:tcW w:w="4678" w:type="dxa"/>
            <w:tcBorders>
              <w:bottom w:val="single" w:sz="4" w:space="0" w:color="auto"/>
            </w:tcBorders>
            <w:shd w:val="clear" w:color="632423" w:fill="31849B" w:themeFill="accent5" w:themeFillShade="BF"/>
          </w:tcPr>
          <w:p w14:paraId="5EB8C7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1C9625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5CFA230"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8F11DEB" w14:textId="77777777" w:rsidTr="00DB125D">
        <w:tc>
          <w:tcPr>
            <w:tcW w:w="4678" w:type="dxa"/>
            <w:shd w:val="clear" w:color="632423" w:fill="auto"/>
          </w:tcPr>
          <w:p w14:paraId="764807F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4659AD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515799E"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4674F945"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3E77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14890D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7E9267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3BA9D655" w14:textId="77777777" w:rsidTr="00DB125D">
        <w:tc>
          <w:tcPr>
            <w:tcW w:w="4748" w:type="dxa"/>
            <w:tcBorders>
              <w:top w:val="single" w:sz="4" w:space="0" w:color="auto"/>
              <w:left w:val="single" w:sz="4" w:space="0" w:color="auto"/>
              <w:bottom w:val="single" w:sz="4" w:space="0" w:color="auto"/>
              <w:right w:val="single" w:sz="4" w:space="0" w:color="auto"/>
            </w:tcBorders>
          </w:tcPr>
          <w:p w14:paraId="108BB0B3"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5A0674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4A9A84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r>
    </w:tbl>
    <w:p w14:paraId="7D903E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1B08F5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0D76D24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226E6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6 meses en el cargo en mención.</w:t>
      </w:r>
      <w:r w:rsidRPr="00A75F3A">
        <w:rPr>
          <w:rFonts w:ascii="Abadi MT Condensed Light" w:hAnsi="Abadi MT Condensed Light" w:cs="Calibri"/>
          <w:b/>
          <w:color w:val="auto"/>
          <w:sz w:val="22"/>
          <w:szCs w:val="22"/>
        </w:rPr>
        <w:t xml:space="preserve">    </w:t>
      </w:r>
    </w:p>
    <w:p w14:paraId="004FF20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603BB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8494E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F59D7C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DB125D" w:rsidRPr="00A75F3A" w14:paraId="7F97363E" w14:textId="77777777" w:rsidTr="00DB125D">
        <w:tc>
          <w:tcPr>
            <w:tcW w:w="8647" w:type="dxa"/>
            <w:gridSpan w:val="3"/>
            <w:shd w:val="clear" w:color="632423" w:fill="31849B" w:themeFill="accent5" w:themeFillShade="BF"/>
          </w:tcPr>
          <w:p w14:paraId="54B6B053" w14:textId="77777777" w:rsidR="00DB125D" w:rsidRPr="00A75F3A" w:rsidRDefault="00DB125D" w:rsidP="00DB125D">
            <w:pPr>
              <w:pStyle w:val="NormalWeb"/>
              <w:spacing w:line="360" w:lineRule="auto"/>
              <w:jc w:val="center"/>
              <w:rPr>
                <w:rFonts w:ascii="Abadi MT Condensed Light" w:hAnsi="Abadi MT Condensed Light" w:cs="Calibri"/>
                <w:b/>
                <w:color w:val="auto"/>
                <w:sz w:val="22"/>
                <w:szCs w:val="22"/>
              </w:rPr>
            </w:pPr>
            <w:r w:rsidRPr="0095794E">
              <w:rPr>
                <w:rFonts w:ascii="Abadi MT Condensed Light" w:hAnsi="Abadi MT Condensed Light" w:cs="Calibri"/>
                <w:b/>
                <w:color w:val="FFFFFF" w:themeColor="background1"/>
                <w:sz w:val="22"/>
                <w:szCs w:val="22"/>
              </w:rPr>
              <w:t>COMPETENCIAS DEL CARGO</w:t>
            </w:r>
          </w:p>
        </w:tc>
      </w:tr>
      <w:tr w:rsidR="00DB125D" w:rsidRPr="00A75F3A" w14:paraId="5A22ECC5" w14:textId="77777777" w:rsidTr="00DB125D">
        <w:tc>
          <w:tcPr>
            <w:tcW w:w="8647" w:type="dxa"/>
            <w:gridSpan w:val="3"/>
            <w:shd w:val="clear" w:color="632423" w:fill="31849B" w:themeFill="accent5" w:themeFillShade="BF"/>
          </w:tcPr>
          <w:p w14:paraId="6708DD6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DIGITADOR</w:t>
            </w:r>
          </w:p>
        </w:tc>
      </w:tr>
      <w:tr w:rsidR="00DB125D" w:rsidRPr="00A75F3A" w14:paraId="7F9E8A53" w14:textId="77777777" w:rsidTr="00DB125D">
        <w:tc>
          <w:tcPr>
            <w:tcW w:w="696" w:type="dxa"/>
            <w:shd w:val="clear" w:color="632423" w:fill="31849B" w:themeFill="accent5" w:themeFillShade="BF"/>
          </w:tcPr>
          <w:p w14:paraId="08E2236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6675C8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shd w:val="clear" w:color="632423" w:fill="31849B" w:themeFill="accent5" w:themeFillShade="BF"/>
          </w:tcPr>
          <w:p w14:paraId="4F9E1BD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30BADE0" w14:textId="77777777" w:rsidTr="00DB125D">
        <w:tc>
          <w:tcPr>
            <w:tcW w:w="696" w:type="dxa"/>
          </w:tcPr>
          <w:p w14:paraId="002D8B1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6E3DAB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tcPr>
          <w:p w14:paraId="4EE645A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31C57D" w14:textId="77777777" w:rsidTr="00DB125D">
        <w:tc>
          <w:tcPr>
            <w:tcW w:w="696" w:type="dxa"/>
          </w:tcPr>
          <w:p w14:paraId="221A54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6733071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tcPr>
          <w:p w14:paraId="2BA320E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82D06EC" w14:textId="77777777" w:rsidTr="00DB125D">
        <w:tc>
          <w:tcPr>
            <w:tcW w:w="696" w:type="dxa"/>
          </w:tcPr>
          <w:p w14:paraId="0C720D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0E6F42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tcPr>
          <w:p w14:paraId="5D4D43C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9AA74A" w14:textId="77777777" w:rsidTr="00DB125D">
        <w:tc>
          <w:tcPr>
            <w:tcW w:w="696" w:type="dxa"/>
          </w:tcPr>
          <w:p w14:paraId="726F745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38CED09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tcPr>
          <w:p w14:paraId="712550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3FAD4A2" w14:textId="77777777" w:rsidTr="00DB125D">
        <w:tc>
          <w:tcPr>
            <w:tcW w:w="696" w:type="dxa"/>
          </w:tcPr>
          <w:p w14:paraId="2B1086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34027E9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tcPr>
          <w:p w14:paraId="5EBFED2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77347F" w14:textId="77777777" w:rsidTr="00DB125D">
        <w:tc>
          <w:tcPr>
            <w:tcW w:w="696" w:type="dxa"/>
          </w:tcPr>
          <w:p w14:paraId="48BBF2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D63C1D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tcPr>
          <w:p w14:paraId="271061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A25BD1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 xml:space="preserve">DESCRIPCIÓN DEL CARGO </w:t>
      </w:r>
    </w:p>
    <w:p w14:paraId="64D2C8E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571572E"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Analista de Sistemas</w:t>
      </w:r>
    </w:p>
    <w:p w14:paraId="682A215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Sistemas</w:t>
      </w:r>
    </w:p>
    <w:p w14:paraId="334E68E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621ABB9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369B2B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79D82F1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C2E632D"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9264B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lastRenderedPageBreak/>
              <w:t xml:space="preserve">Actividades / Tareas </w:t>
            </w:r>
          </w:p>
        </w:tc>
      </w:tr>
      <w:tr w:rsidR="00DB125D" w:rsidRPr="00A75F3A" w14:paraId="6AB8F56F"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6A9F6CB8" w14:textId="77777777" w:rsidR="00DB125D" w:rsidRPr="00A75F3A" w:rsidRDefault="00DB125D" w:rsidP="00DB125D">
            <w:pPr>
              <w:spacing w:line="360" w:lineRule="auto"/>
              <w:ind w:left="720"/>
              <w:rPr>
                <w:rFonts w:cs="Calibri"/>
              </w:rPr>
            </w:pPr>
          </w:p>
          <w:p w14:paraId="011AB19A" w14:textId="77777777" w:rsidR="00DB125D" w:rsidRPr="00A75F3A" w:rsidRDefault="00DB125D" w:rsidP="00352B34">
            <w:pPr>
              <w:numPr>
                <w:ilvl w:val="0"/>
                <w:numId w:val="39"/>
              </w:numPr>
              <w:spacing w:after="200" w:line="360" w:lineRule="auto"/>
              <w:jc w:val="both"/>
              <w:rPr>
                <w:rFonts w:cs="Calibri"/>
              </w:rPr>
            </w:pPr>
            <w:r w:rsidRPr="00A75F3A">
              <w:rPr>
                <w:rFonts w:cs="Calibri"/>
              </w:rPr>
              <w:t xml:space="preserve">Brindar la asistencia especializada en tecnología de la informática en el ámbito de las funciones de </w:t>
            </w:r>
            <w:r w:rsidR="00746D69">
              <w:rPr>
                <w:rFonts w:cs="Calibri"/>
              </w:rPr>
              <w:t>LUDUS</w:t>
            </w:r>
            <w:r w:rsidRPr="00A75F3A">
              <w:rPr>
                <w:rFonts w:cs="Calibri"/>
              </w:rPr>
              <w:t>.</w:t>
            </w:r>
          </w:p>
          <w:p w14:paraId="781C23DA" w14:textId="77777777" w:rsidR="00DB125D" w:rsidRPr="00A75F3A" w:rsidRDefault="00DB125D" w:rsidP="00352B34">
            <w:pPr>
              <w:numPr>
                <w:ilvl w:val="0"/>
                <w:numId w:val="37"/>
              </w:numPr>
              <w:spacing w:after="200" w:line="360" w:lineRule="auto"/>
              <w:jc w:val="both"/>
              <w:rPr>
                <w:rFonts w:cs="Calibri"/>
              </w:rPr>
            </w:pPr>
            <w:r w:rsidRPr="00A75F3A">
              <w:rPr>
                <w:rFonts w:cs="Calibri"/>
              </w:rPr>
              <w:t>Configuración, integración y supervisión de los equipos de la organización.</w:t>
            </w:r>
          </w:p>
          <w:p w14:paraId="6A986A44" w14:textId="77777777" w:rsidR="00DB125D" w:rsidRPr="00A75F3A" w:rsidRDefault="00DB125D" w:rsidP="00352B34">
            <w:pPr>
              <w:numPr>
                <w:ilvl w:val="0"/>
                <w:numId w:val="37"/>
              </w:numPr>
              <w:spacing w:after="200" w:line="360" w:lineRule="auto"/>
              <w:jc w:val="both"/>
              <w:rPr>
                <w:rFonts w:cs="Calibri"/>
              </w:rPr>
            </w:pPr>
            <w:r w:rsidRPr="00A75F3A">
              <w:rPr>
                <w:rFonts w:cs="Calibri"/>
              </w:rPr>
              <w:t xml:space="preserve">Administrar bases de datos de la información capturada en el área Comercial: Consumos, fallas, perdidas, otros. </w:t>
            </w:r>
          </w:p>
          <w:p w14:paraId="743192AF" w14:textId="77777777" w:rsidR="00DB125D" w:rsidRPr="00A75F3A" w:rsidRDefault="00DB125D" w:rsidP="00352B34">
            <w:pPr>
              <w:numPr>
                <w:ilvl w:val="0"/>
                <w:numId w:val="37"/>
              </w:numPr>
              <w:spacing w:after="200" w:line="360" w:lineRule="auto"/>
              <w:jc w:val="both"/>
              <w:rPr>
                <w:rFonts w:cs="Calibri"/>
              </w:rPr>
            </w:pPr>
            <w:r w:rsidRPr="00A75F3A">
              <w:rPr>
                <w:rFonts w:cs="Calibri"/>
              </w:rPr>
              <w:t>Coordinar con el supervisor técnico los registros de información de campo.</w:t>
            </w:r>
          </w:p>
          <w:p w14:paraId="2CD53791"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el desarrollo del software que cumpla los criterios de proyecto y solicitud del cliente.</w:t>
            </w:r>
          </w:p>
          <w:p w14:paraId="0AC1700C"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mejoras y hacer modificaciones en el software si se requiere.</w:t>
            </w:r>
          </w:p>
          <w:p w14:paraId="39F442F1" w14:textId="77777777" w:rsidR="00DB125D" w:rsidRPr="00A75F3A" w:rsidRDefault="00DB125D" w:rsidP="00DB125D">
            <w:pPr>
              <w:spacing w:line="360" w:lineRule="auto"/>
              <w:ind w:left="720"/>
              <w:rPr>
                <w:rFonts w:cs="Calibri"/>
                <w:b/>
              </w:rPr>
            </w:pPr>
          </w:p>
        </w:tc>
      </w:tr>
    </w:tbl>
    <w:p w14:paraId="54AC940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3768BB46"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BB73E7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FE4FD8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EDE0B6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39FE7F7E" w14:textId="77777777" w:rsidTr="00DB125D">
        <w:tc>
          <w:tcPr>
            <w:tcW w:w="4678" w:type="dxa"/>
            <w:tcBorders>
              <w:top w:val="single" w:sz="4" w:space="0" w:color="auto"/>
              <w:left w:val="single" w:sz="4" w:space="0" w:color="auto"/>
              <w:bottom w:val="single" w:sz="4" w:space="0" w:color="auto"/>
              <w:right w:val="single" w:sz="4" w:space="0" w:color="auto"/>
            </w:tcBorders>
          </w:tcPr>
          <w:p w14:paraId="47E5372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80F0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tcBorders>
              <w:top w:val="single" w:sz="4" w:space="0" w:color="auto"/>
              <w:left w:val="single" w:sz="4" w:space="0" w:color="auto"/>
              <w:bottom w:val="single" w:sz="4" w:space="0" w:color="auto"/>
              <w:right w:val="single" w:sz="4" w:space="0" w:color="auto"/>
            </w:tcBorders>
          </w:tcPr>
          <w:p w14:paraId="50A51C2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93539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Desarrollo de la Herramienta de detección.</w:t>
            </w:r>
          </w:p>
        </w:tc>
      </w:tr>
    </w:tbl>
    <w:p w14:paraId="736DE3C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2358AE60"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9C855C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58FC9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838BA8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69803C4" w14:textId="77777777" w:rsidTr="00DB125D">
        <w:tc>
          <w:tcPr>
            <w:tcW w:w="4748" w:type="dxa"/>
            <w:tcBorders>
              <w:top w:val="single" w:sz="4" w:space="0" w:color="auto"/>
              <w:left w:val="single" w:sz="4" w:space="0" w:color="auto"/>
              <w:bottom w:val="single" w:sz="4" w:space="0" w:color="auto"/>
              <w:right w:val="single" w:sz="4" w:space="0" w:color="auto"/>
            </w:tcBorders>
          </w:tcPr>
          <w:p w14:paraId="1C2670D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09C3CB64"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375E62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3AED9C1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88A8EE0"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D528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C762C5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C8FE092"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de Sistemas.</w:t>
      </w:r>
    </w:p>
    <w:p w14:paraId="76A7082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2 años en el cargo en mención.</w:t>
      </w:r>
      <w:r w:rsidRPr="00A75F3A">
        <w:rPr>
          <w:rFonts w:ascii="Abadi MT Condensed Light" w:hAnsi="Abadi MT Condensed Light" w:cs="Calibri"/>
          <w:b/>
          <w:color w:val="auto"/>
          <w:sz w:val="22"/>
          <w:szCs w:val="22"/>
        </w:rPr>
        <w:t xml:space="preserve">    </w:t>
      </w:r>
    </w:p>
    <w:p w14:paraId="00F05BB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FFC5BD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F5D374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261F80A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DB125D" w:rsidRPr="00A75F3A" w14:paraId="37D54FD2" w14:textId="77777777" w:rsidTr="00DB125D">
        <w:tc>
          <w:tcPr>
            <w:tcW w:w="8789" w:type="dxa"/>
            <w:gridSpan w:val="3"/>
            <w:shd w:val="clear" w:color="632423" w:fill="31849B" w:themeFill="accent5" w:themeFillShade="BF"/>
          </w:tcPr>
          <w:p w14:paraId="2196F8D9" w14:textId="77777777" w:rsidR="00DB125D" w:rsidRPr="00A75F3A" w:rsidRDefault="00DB125D" w:rsidP="00DB125D">
            <w:pPr>
              <w:pStyle w:val="NormalWeb"/>
              <w:tabs>
                <w:tab w:val="left" w:pos="5124"/>
              </w:tabs>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COMPETENCIAS DEL CARGO</w:t>
            </w:r>
          </w:p>
        </w:tc>
      </w:tr>
      <w:tr w:rsidR="00DB125D" w:rsidRPr="00A75F3A" w14:paraId="51C23D93" w14:textId="77777777" w:rsidTr="00DB125D">
        <w:tc>
          <w:tcPr>
            <w:tcW w:w="8789" w:type="dxa"/>
            <w:gridSpan w:val="3"/>
            <w:shd w:val="clear" w:color="632423" w:fill="31849B" w:themeFill="accent5" w:themeFillShade="BF"/>
          </w:tcPr>
          <w:p w14:paraId="0D64093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SISTEMAS</w:t>
            </w:r>
          </w:p>
        </w:tc>
      </w:tr>
      <w:tr w:rsidR="00DB125D" w:rsidRPr="00A75F3A" w14:paraId="7A9BC345" w14:textId="77777777" w:rsidTr="00DB125D">
        <w:tc>
          <w:tcPr>
            <w:tcW w:w="567" w:type="dxa"/>
            <w:shd w:val="clear" w:color="632423" w:fill="31849B" w:themeFill="accent5" w:themeFillShade="BF"/>
          </w:tcPr>
          <w:p w14:paraId="23C10BE4"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885" w:type="dxa"/>
            <w:shd w:val="clear" w:color="632423" w:fill="31849B" w:themeFill="accent5" w:themeFillShade="BF"/>
          </w:tcPr>
          <w:p w14:paraId="3FF1FB5A"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37" w:type="dxa"/>
            <w:shd w:val="clear" w:color="632423" w:fill="31849B" w:themeFill="accent5" w:themeFillShade="BF"/>
          </w:tcPr>
          <w:p w14:paraId="4144772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498E6CB1" w14:textId="77777777" w:rsidTr="00DB125D">
        <w:tc>
          <w:tcPr>
            <w:tcW w:w="567" w:type="dxa"/>
          </w:tcPr>
          <w:p w14:paraId="449F1F6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885" w:type="dxa"/>
          </w:tcPr>
          <w:p w14:paraId="2785B8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37" w:type="dxa"/>
          </w:tcPr>
          <w:p w14:paraId="5000CB9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BE2551" w14:textId="77777777" w:rsidTr="00DB125D">
        <w:tc>
          <w:tcPr>
            <w:tcW w:w="567" w:type="dxa"/>
          </w:tcPr>
          <w:p w14:paraId="77EC952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885" w:type="dxa"/>
          </w:tcPr>
          <w:p w14:paraId="4A238EC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37" w:type="dxa"/>
          </w:tcPr>
          <w:p w14:paraId="5129416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C896C" w14:textId="77777777" w:rsidTr="00DB125D">
        <w:tc>
          <w:tcPr>
            <w:tcW w:w="567" w:type="dxa"/>
          </w:tcPr>
          <w:p w14:paraId="37AA70A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885" w:type="dxa"/>
          </w:tcPr>
          <w:p w14:paraId="20B0F43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37" w:type="dxa"/>
          </w:tcPr>
          <w:p w14:paraId="3F9690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E7D285" w14:textId="77777777" w:rsidTr="00DB125D">
        <w:tc>
          <w:tcPr>
            <w:tcW w:w="567" w:type="dxa"/>
          </w:tcPr>
          <w:p w14:paraId="43709C0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885" w:type="dxa"/>
          </w:tcPr>
          <w:p w14:paraId="521E56F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37" w:type="dxa"/>
          </w:tcPr>
          <w:p w14:paraId="70FB11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7A82339" w14:textId="77777777" w:rsidTr="00DB125D">
        <w:trPr>
          <w:trHeight w:val="188"/>
        </w:trPr>
        <w:tc>
          <w:tcPr>
            <w:tcW w:w="567" w:type="dxa"/>
          </w:tcPr>
          <w:p w14:paraId="5A8436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885" w:type="dxa"/>
          </w:tcPr>
          <w:p w14:paraId="1D341B2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37" w:type="dxa"/>
          </w:tcPr>
          <w:p w14:paraId="730310C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8A2B585" w14:textId="77777777" w:rsidTr="00DB125D">
        <w:tc>
          <w:tcPr>
            <w:tcW w:w="567" w:type="dxa"/>
          </w:tcPr>
          <w:p w14:paraId="685C15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885" w:type="dxa"/>
          </w:tcPr>
          <w:p w14:paraId="2FB96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337" w:type="dxa"/>
          </w:tcPr>
          <w:p w14:paraId="767C465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FD0944C" w14:textId="77777777" w:rsidTr="00DB125D">
        <w:tc>
          <w:tcPr>
            <w:tcW w:w="567" w:type="dxa"/>
          </w:tcPr>
          <w:p w14:paraId="351A815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885" w:type="dxa"/>
          </w:tcPr>
          <w:p w14:paraId="54E1A2A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37" w:type="dxa"/>
          </w:tcPr>
          <w:p w14:paraId="6F29C0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184580" w14:textId="77777777" w:rsidTr="00DB125D">
        <w:tc>
          <w:tcPr>
            <w:tcW w:w="567" w:type="dxa"/>
          </w:tcPr>
          <w:p w14:paraId="6FD5E1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885" w:type="dxa"/>
          </w:tcPr>
          <w:p w14:paraId="7B4B20C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337" w:type="dxa"/>
          </w:tcPr>
          <w:p w14:paraId="0C34DD3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7267252" w14:textId="77777777" w:rsidTr="00DB125D">
        <w:tc>
          <w:tcPr>
            <w:tcW w:w="567" w:type="dxa"/>
          </w:tcPr>
          <w:p w14:paraId="352F1F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885" w:type="dxa"/>
          </w:tcPr>
          <w:p w14:paraId="6BCF06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37" w:type="dxa"/>
          </w:tcPr>
          <w:p w14:paraId="00285A8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8FC75E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84302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DC5651E"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 </w:t>
      </w:r>
      <w:r w:rsidRPr="00A75F3A">
        <w:rPr>
          <w:rFonts w:ascii="Abadi MT Condensed Light" w:hAnsi="Abadi MT Condensed Light" w:cs="Calibri"/>
          <w:bCs/>
          <w:color w:val="auto"/>
          <w:sz w:val="22"/>
          <w:szCs w:val="22"/>
          <w:lang w:val="es-MX"/>
        </w:rPr>
        <w:t>Secretaria</w:t>
      </w:r>
    </w:p>
    <w:p w14:paraId="38C4E27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Gerencia</w:t>
      </w:r>
    </w:p>
    <w:p w14:paraId="74312D1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 </w:t>
      </w:r>
      <w:r w:rsidRPr="00A75F3A">
        <w:rPr>
          <w:rFonts w:ascii="Abadi MT Condensed Light" w:hAnsi="Abadi MT Condensed Light" w:cs="Calibri"/>
          <w:bCs/>
          <w:color w:val="auto"/>
          <w:sz w:val="22"/>
          <w:szCs w:val="22"/>
        </w:rPr>
        <w:t>Gerente de Proyecto</w:t>
      </w:r>
    </w:p>
    <w:p w14:paraId="1D9BFC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0434EA1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Apoyar y ejecutar todas las solicitudes provenientes de la Gerencia del Proyecto, generando continuidad y buen desempeño en el proyecto a desarrollar.</w:t>
      </w:r>
    </w:p>
    <w:p w14:paraId="7D0657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EFE8B0C"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7583B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314638DE"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6291084" w14:textId="77777777" w:rsidR="00DB125D" w:rsidRPr="00A75F3A" w:rsidRDefault="00DB125D" w:rsidP="00352B34">
            <w:pPr>
              <w:numPr>
                <w:ilvl w:val="0"/>
                <w:numId w:val="38"/>
              </w:numPr>
              <w:spacing w:after="200" w:line="360" w:lineRule="auto"/>
              <w:jc w:val="both"/>
              <w:rPr>
                <w:rFonts w:cs="Calibri"/>
              </w:rPr>
            </w:pPr>
            <w:r w:rsidRPr="00A75F3A">
              <w:rPr>
                <w:rFonts w:cs="Calibri"/>
              </w:rPr>
              <w:t>Registrar y dar trámite a todos los documentos remitidos por las diferentes dependencias.</w:t>
            </w:r>
          </w:p>
          <w:p w14:paraId="006B8AE6" w14:textId="77777777" w:rsidR="00DB125D" w:rsidRPr="00A75F3A" w:rsidRDefault="00DB125D" w:rsidP="00352B34">
            <w:pPr>
              <w:numPr>
                <w:ilvl w:val="0"/>
                <w:numId w:val="38"/>
              </w:numPr>
              <w:spacing w:after="200" w:line="360" w:lineRule="auto"/>
              <w:jc w:val="both"/>
              <w:rPr>
                <w:rFonts w:cs="Calibri"/>
              </w:rPr>
            </w:pPr>
            <w:r w:rsidRPr="00A75F3A">
              <w:rPr>
                <w:rFonts w:cs="Calibri"/>
              </w:rPr>
              <w:t>Recibir, clasificar, revisar y redactar documentos de la organización.</w:t>
            </w:r>
          </w:p>
          <w:p w14:paraId="38BC3F18" w14:textId="77777777" w:rsidR="00DB125D" w:rsidRPr="00A75F3A" w:rsidRDefault="00DB125D" w:rsidP="00352B34">
            <w:pPr>
              <w:numPr>
                <w:ilvl w:val="0"/>
                <w:numId w:val="38"/>
              </w:numPr>
              <w:spacing w:after="200" w:line="360" w:lineRule="auto"/>
              <w:jc w:val="both"/>
              <w:rPr>
                <w:rFonts w:cs="Calibri"/>
              </w:rPr>
            </w:pPr>
            <w:r w:rsidRPr="00A75F3A">
              <w:rPr>
                <w:rFonts w:cs="Calibri"/>
              </w:rPr>
              <w:t>Distribuir la documentación emitida por la Gerencia.</w:t>
            </w:r>
          </w:p>
          <w:p w14:paraId="28CD55A3" w14:textId="77777777" w:rsidR="00DB125D" w:rsidRPr="00A75F3A" w:rsidRDefault="00DB125D" w:rsidP="00352B34">
            <w:pPr>
              <w:numPr>
                <w:ilvl w:val="0"/>
                <w:numId w:val="38"/>
              </w:numPr>
              <w:spacing w:after="200" w:line="360" w:lineRule="auto"/>
              <w:jc w:val="both"/>
              <w:rPr>
                <w:rFonts w:cs="Calibri"/>
              </w:rPr>
            </w:pPr>
            <w:r w:rsidRPr="00A75F3A">
              <w:rPr>
                <w:rFonts w:cs="Calibri"/>
              </w:rPr>
              <w:t>Archivar, planificar y supervisar el ordenamiento de la documentación de la organización.</w:t>
            </w:r>
          </w:p>
          <w:p w14:paraId="685B0BF4" w14:textId="77777777" w:rsidR="00DB125D" w:rsidRPr="00A75F3A" w:rsidRDefault="00DB125D" w:rsidP="00352B34">
            <w:pPr>
              <w:numPr>
                <w:ilvl w:val="0"/>
                <w:numId w:val="38"/>
              </w:numPr>
              <w:spacing w:after="200" w:line="360" w:lineRule="auto"/>
              <w:jc w:val="both"/>
              <w:rPr>
                <w:rFonts w:cs="Calibri"/>
                <w:b/>
              </w:rPr>
            </w:pPr>
            <w:r w:rsidRPr="00A75F3A">
              <w:rPr>
                <w:rFonts w:cs="Calibri"/>
              </w:rPr>
              <w:t>Coordinar reuniones y concertar citas de acuerdo a lo dispuesto por la gerencia.</w:t>
            </w:r>
          </w:p>
          <w:p w14:paraId="07E68342" w14:textId="77777777" w:rsidR="00DB125D" w:rsidRPr="00A75F3A" w:rsidRDefault="00DB125D" w:rsidP="00352B34">
            <w:pPr>
              <w:numPr>
                <w:ilvl w:val="0"/>
                <w:numId w:val="38"/>
              </w:numPr>
              <w:spacing w:after="200" w:line="360" w:lineRule="auto"/>
              <w:jc w:val="both"/>
              <w:rPr>
                <w:rFonts w:cs="Calibri"/>
                <w:b/>
              </w:rPr>
            </w:pPr>
            <w:r w:rsidRPr="00A75F3A">
              <w:rPr>
                <w:rFonts w:cs="Calibri"/>
              </w:rPr>
              <w:t xml:space="preserve">Realizar cobro de cartera y apoyar todas las tareas administrativas que surjan del </w:t>
            </w:r>
            <w:r w:rsidRPr="00A75F3A">
              <w:rPr>
                <w:rFonts w:cs="Calibri"/>
              </w:rPr>
              <w:lastRenderedPageBreak/>
              <w:t>proyecto.</w:t>
            </w:r>
          </w:p>
        </w:tc>
      </w:tr>
    </w:tbl>
    <w:p w14:paraId="6E0077D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D07A64" w14:textId="77777777" w:rsidTr="00DB125D">
        <w:trPr>
          <w:trHeight w:val="590"/>
        </w:trPr>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30228C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4E2500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925D7B2"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A45C844" w14:textId="77777777" w:rsidTr="00DB125D">
        <w:tc>
          <w:tcPr>
            <w:tcW w:w="4678" w:type="dxa"/>
            <w:tcBorders>
              <w:top w:val="single" w:sz="4" w:space="0" w:color="auto"/>
              <w:left w:val="single" w:sz="4" w:space="0" w:color="auto"/>
              <w:bottom w:val="single" w:sz="4" w:space="0" w:color="auto"/>
              <w:right w:val="single" w:sz="4" w:space="0" w:color="auto"/>
            </w:tcBorders>
          </w:tcPr>
          <w:p w14:paraId="67F4270B"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1C8AAD3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Todas las Áreas </w:t>
            </w:r>
          </w:p>
        </w:tc>
        <w:tc>
          <w:tcPr>
            <w:tcW w:w="4820" w:type="dxa"/>
            <w:tcBorders>
              <w:top w:val="single" w:sz="4" w:space="0" w:color="auto"/>
              <w:left w:val="single" w:sz="4" w:space="0" w:color="auto"/>
              <w:bottom w:val="single" w:sz="4" w:space="0" w:color="auto"/>
              <w:right w:val="single" w:sz="4" w:space="0" w:color="auto"/>
            </w:tcBorders>
          </w:tcPr>
          <w:p w14:paraId="0F24A1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0B4BE96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Tareas administrativas</w:t>
            </w:r>
          </w:p>
        </w:tc>
      </w:tr>
    </w:tbl>
    <w:p w14:paraId="6220CD3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EB3CEB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F6DA23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4BF47BF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D44426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4ED292CB" w14:textId="77777777" w:rsidTr="00DB125D">
        <w:tc>
          <w:tcPr>
            <w:tcW w:w="4748" w:type="dxa"/>
            <w:tcBorders>
              <w:top w:val="single" w:sz="4" w:space="0" w:color="auto"/>
              <w:left w:val="single" w:sz="4" w:space="0" w:color="auto"/>
              <w:bottom w:val="single" w:sz="4" w:space="0" w:color="auto"/>
              <w:right w:val="single" w:sz="4" w:space="0" w:color="auto"/>
            </w:tcBorders>
          </w:tcPr>
          <w:p w14:paraId="130F35C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498DE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318F09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7F5649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C5209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243B08B"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xml:space="preserve">: Bachiller </w:t>
      </w:r>
      <w:r w:rsidR="001227AE" w:rsidRPr="00A75F3A">
        <w:rPr>
          <w:rFonts w:ascii="Abadi MT Condensed Light" w:hAnsi="Abadi MT Condensed Light" w:cs="Calibri"/>
          <w:color w:val="auto"/>
          <w:sz w:val="22"/>
          <w:szCs w:val="22"/>
        </w:rPr>
        <w:t>o</w:t>
      </w:r>
      <w:r w:rsidRPr="00A75F3A">
        <w:rPr>
          <w:rFonts w:ascii="Abadi MT Condensed Light" w:hAnsi="Abadi MT Condensed Light" w:cs="Calibri"/>
          <w:color w:val="auto"/>
          <w:sz w:val="22"/>
          <w:szCs w:val="22"/>
        </w:rPr>
        <w:t xml:space="preserve"> técnico en carreras administrativas.</w:t>
      </w:r>
    </w:p>
    <w:p w14:paraId="59D8A90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67DA286B"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4D82C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39E50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5B7A7AA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7DE5B4BA" w14:textId="77777777" w:rsidTr="00DB125D">
        <w:trPr>
          <w:trHeight w:val="411"/>
        </w:trPr>
        <w:tc>
          <w:tcPr>
            <w:tcW w:w="8613" w:type="dxa"/>
            <w:gridSpan w:val="3"/>
            <w:shd w:val="clear" w:color="632423" w:fill="31849B" w:themeFill="accent5" w:themeFillShade="BF"/>
          </w:tcPr>
          <w:p w14:paraId="04C112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6A945AD" w14:textId="77777777" w:rsidTr="00DB125D">
        <w:tc>
          <w:tcPr>
            <w:tcW w:w="8613" w:type="dxa"/>
            <w:gridSpan w:val="3"/>
            <w:shd w:val="clear" w:color="632423" w:fill="31849B" w:themeFill="accent5" w:themeFillShade="BF"/>
          </w:tcPr>
          <w:p w14:paraId="70534C7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SECRETARIA</w:t>
            </w:r>
          </w:p>
        </w:tc>
      </w:tr>
      <w:tr w:rsidR="00DB125D" w:rsidRPr="00A75F3A" w14:paraId="2F0E9408" w14:textId="77777777" w:rsidTr="00DB125D">
        <w:tc>
          <w:tcPr>
            <w:tcW w:w="492" w:type="dxa"/>
            <w:shd w:val="clear" w:color="632423" w:fill="31849B" w:themeFill="accent5" w:themeFillShade="BF"/>
          </w:tcPr>
          <w:p w14:paraId="66E2CC98"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25CFDFC0"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32C79E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6E0B3639" w14:textId="77777777" w:rsidTr="00DB125D">
        <w:tc>
          <w:tcPr>
            <w:tcW w:w="492" w:type="dxa"/>
          </w:tcPr>
          <w:p w14:paraId="5D51B2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224434C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365" w:type="dxa"/>
          </w:tcPr>
          <w:p w14:paraId="2DAA019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D5976B9" w14:textId="77777777" w:rsidTr="00DB125D">
        <w:tc>
          <w:tcPr>
            <w:tcW w:w="492" w:type="dxa"/>
          </w:tcPr>
          <w:p w14:paraId="3F2C100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186FEF5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193D3C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6FED35" w14:textId="77777777" w:rsidTr="00DB125D">
        <w:tc>
          <w:tcPr>
            <w:tcW w:w="492" w:type="dxa"/>
          </w:tcPr>
          <w:p w14:paraId="4C2C75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60A9032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365" w:type="dxa"/>
          </w:tcPr>
          <w:p w14:paraId="4EEA66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5345BB4" w14:textId="77777777" w:rsidTr="00DB125D">
        <w:tc>
          <w:tcPr>
            <w:tcW w:w="492" w:type="dxa"/>
          </w:tcPr>
          <w:p w14:paraId="0DEBBF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280B5E6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65" w:type="dxa"/>
          </w:tcPr>
          <w:p w14:paraId="57319B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A5DEE71" w14:textId="77777777" w:rsidTr="00DB125D">
        <w:tc>
          <w:tcPr>
            <w:tcW w:w="492" w:type="dxa"/>
          </w:tcPr>
          <w:p w14:paraId="64AEBE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1ED4608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5488422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E8316C5" w14:textId="77777777" w:rsidTr="00DB125D">
        <w:tc>
          <w:tcPr>
            <w:tcW w:w="492" w:type="dxa"/>
          </w:tcPr>
          <w:p w14:paraId="509121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AC2951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45DD86A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51952E" w14:textId="77777777" w:rsidTr="00DB125D">
        <w:tc>
          <w:tcPr>
            <w:tcW w:w="492" w:type="dxa"/>
          </w:tcPr>
          <w:p w14:paraId="660D71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2CCA6DA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CDDF01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7A0F375" w14:textId="77777777" w:rsidTr="00DB125D">
        <w:tc>
          <w:tcPr>
            <w:tcW w:w="492" w:type="dxa"/>
          </w:tcPr>
          <w:p w14:paraId="69D4B6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207AFBF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2921FAD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29B2EAA7" w14:textId="77777777" w:rsidTr="00DB125D">
        <w:tc>
          <w:tcPr>
            <w:tcW w:w="492" w:type="dxa"/>
          </w:tcPr>
          <w:p w14:paraId="14A891D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tcPr>
          <w:p w14:paraId="21EECF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6191994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ACE1FD8" w14:textId="77777777" w:rsidTr="00DB125D">
        <w:tc>
          <w:tcPr>
            <w:tcW w:w="492" w:type="dxa"/>
          </w:tcPr>
          <w:p w14:paraId="4FE0CDA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10</w:t>
            </w:r>
          </w:p>
        </w:tc>
        <w:tc>
          <w:tcPr>
            <w:tcW w:w="3756" w:type="dxa"/>
          </w:tcPr>
          <w:p w14:paraId="7E3F4AD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5D27615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63E3EED0" w14:textId="77777777" w:rsidTr="00DB125D">
        <w:tc>
          <w:tcPr>
            <w:tcW w:w="492" w:type="dxa"/>
          </w:tcPr>
          <w:p w14:paraId="60A8881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11</w:t>
            </w:r>
          </w:p>
        </w:tc>
        <w:tc>
          <w:tcPr>
            <w:tcW w:w="3756" w:type="dxa"/>
          </w:tcPr>
          <w:p w14:paraId="3C7AE14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51206C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3A4D9F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EE4D22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IDENTIFICACIÓN Y DATOS DE CONTROL</w:t>
      </w:r>
    </w:p>
    <w:p w14:paraId="3B5E9D60"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001227AE">
        <w:rPr>
          <w:rFonts w:ascii="Abadi MT Condensed Light" w:hAnsi="Abadi MT Condensed Light" w:cs="Calibri"/>
          <w:b/>
          <w:bCs/>
          <w:color w:val="auto"/>
          <w:sz w:val="22"/>
          <w:szCs w:val="22"/>
          <w:lang w:val="es-MX"/>
        </w:rPr>
        <w:t>:</w:t>
      </w:r>
      <w:r w:rsidR="001227AE">
        <w:rPr>
          <w:rFonts w:ascii="Abadi MT Condensed Light" w:hAnsi="Abadi MT Condensed Light" w:cs="Calibri"/>
          <w:b/>
          <w:bCs/>
          <w:color w:val="auto"/>
          <w:sz w:val="22"/>
          <w:szCs w:val="22"/>
          <w:lang w:val="es-MX"/>
        </w:rPr>
        <w:tab/>
      </w:r>
      <w:r w:rsidR="001227AE">
        <w:rPr>
          <w:rFonts w:ascii="Abadi MT Condensed Light" w:hAnsi="Abadi MT Condensed Light" w:cs="Calibri"/>
          <w:b/>
          <w:bCs/>
          <w:color w:val="auto"/>
          <w:sz w:val="22"/>
          <w:szCs w:val="22"/>
          <w:lang w:val="es-MX"/>
        </w:rPr>
        <w:tab/>
      </w:r>
      <w:r w:rsidR="001227AE" w:rsidRPr="00A75F3A">
        <w:rPr>
          <w:rFonts w:ascii="Abadi MT Condensed Light" w:hAnsi="Abadi MT Condensed Light" w:cs="Calibri"/>
          <w:b/>
          <w:bCs/>
          <w:color w:val="auto"/>
          <w:sz w:val="22"/>
          <w:szCs w:val="22"/>
          <w:lang w:val="es-MX"/>
        </w:rPr>
        <w:t xml:space="preserve"> </w:t>
      </w:r>
      <w:r w:rsidR="001227AE" w:rsidRPr="001227AE">
        <w:rPr>
          <w:rFonts w:ascii="Abadi MT Condensed Light" w:hAnsi="Abadi MT Condensed Light" w:cs="Calibri"/>
          <w:bCs/>
          <w:color w:val="auto"/>
          <w:sz w:val="22"/>
          <w:szCs w:val="22"/>
          <w:lang w:val="es-MX"/>
        </w:rPr>
        <w:t>Capacitador</w:t>
      </w:r>
    </w:p>
    <w:p w14:paraId="37C82DBD" w14:textId="77777777" w:rsidR="00DB125D" w:rsidRPr="00A75F3A" w:rsidRDefault="001227AE"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t xml:space="preserve"> </w:t>
      </w:r>
      <w:r w:rsidRPr="001227AE">
        <w:rPr>
          <w:rFonts w:ascii="Abadi MT Condensed Light" w:hAnsi="Abadi MT Condensed Light" w:cs="Calibri"/>
          <w:bCs/>
          <w:color w:val="auto"/>
          <w:sz w:val="22"/>
          <w:szCs w:val="22"/>
        </w:rPr>
        <w:t>Capacitación</w:t>
      </w:r>
    </w:p>
    <w:p w14:paraId="158F788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001227AE">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ab/>
      </w:r>
      <w:r w:rsidR="001227AE" w:rsidRPr="00A75F3A">
        <w:rPr>
          <w:rFonts w:ascii="Abadi MT Condensed Light" w:hAnsi="Abadi MT Condensed Light" w:cs="Calibri"/>
          <w:b/>
          <w:bCs/>
          <w:color w:val="auto"/>
          <w:sz w:val="22"/>
          <w:szCs w:val="22"/>
        </w:rPr>
        <w:tab/>
      </w:r>
      <w:r w:rsidR="001227AE">
        <w:rPr>
          <w:rFonts w:ascii="Abadi MT Condensed Light" w:hAnsi="Abadi MT Condensed Light" w:cs="Calibri"/>
          <w:b/>
          <w:bCs/>
          <w:color w:val="auto"/>
          <w:sz w:val="22"/>
          <w:szCs w:val="22"/>
        </w:rPr>
        <w:t xml:space="preserve"> </w:t>
      </w:r>
      <w:r w:rsidR="001227AE" w:rsidRPr="001227AE">
        <w:rPr>
          <w:rFonts w:ascii="Abadi MT Condensed Light" w:hAnsi="Abadi MT Condensed Light" w:cs="Calibri"/>
          <w:bCs/>
          <w:color w:val="auto"/>
          <w:sz w:val="22"/>
          <w:szCs w:val="22"/>
        </w:rPr>
        <w:t>Gerente</w:t>
      </w:r>
      <w:r w:rsidRPr="001227AE">
        <w:rPr>
          <w:rFonts w:ascii="Abadi MT Condensed Light" w:hAnsi="Abadi MT Condensed Light" w:cs="Calibri"/>
          <w:bCs/>
          <w:color w:val="auto"/>
          <w:sz w:val="22"/>
          <w:szCs w:val="22"/>
        </w:rPr>
        <w:t xml:space="preserve"> de Proyecto</w:t>
      </w:r>
    </w:p>
    <w:p w14:paraId="3C10078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FE4F4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3034A40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92955B2"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E85415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3BDF7A2"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11C9371A" w14:textId="77777777" w:rsidR="00DB125D" w:rsidRPr="00A75F3A" w:rsidRDefault="00DB125D" w:rsidP="00352B34">
            <w:pPr>
              <w:numPr>
                <w:ilvl w:val="0"/>
                <w:numId w:val="38"/>
              </w:numPr>
              <w:spacing w:after="200" w:line="360" w:lineRule="auto"/>
              <w:jc w:val="both"/>
              <w:rPr>
                <w:rFonts w:cs="Calibri"/>
              </w:rPr>
            </w:pPr>
            <w:r w:rsidRPr="00A75F3A">
              <w:rPr>
                <w:rFonts w:cs="Calibri"/>
              </w:rPr>
              <w:t>Diseñar programa de capacitación para el proyecto.</w:t>
            </w:r>
          </w:p>
          <w:p w14:paraId="6F53A514" w14:textId="77777777" w:rsidR="00DB125D" w:rsidRPr="00A75F3A" w:rsidRDefault="00DB125D" w:rsidP="00352B34">
            <w:pPr>
              <w:numPr>
                <w:ilvl w:val="0"/>
                <w:numId w:val="38"/>
              </w:numPr>
              <w:spacing w:after="200" w:line="360" w:lineRule="auto"/>
              <w:jc w:val="both"/>
              <w:rPr>
                <w:rFonts w:cs="Calibri"/>
              </w:rPr>
            </w:pPr>
            <w:r w:rsidRPr="00A75F3A">
              <w:rPr>
                <w:rFonts w:cs="Calibri"/>
              </w:rPr>
              <w:t>Desarrollar cronograma de capacitación en el tiempo del proyecto.</w:t>
            </w:r>
          </w:p>
          <w:p w14:paraId="76F0D8CA" w14:textId="77777777" w:rsidR="00DB125D" w:rsidRPr="00A75F3A" w:rsidRDefault="00DB125D" w:rsidP="00352B34">
            <w:pPr>
              <w:numPr>
                <w:ilvl w:val="0"/>
                <w:numId w:val="38"/>
              </w:numPr>
              <w:spacing w:after="200" w:line="360" w:lineRule="auto"/>
              <w:jc w:val="both"/>
              <w:rPr>
                <w:rFonts w:cs="Calibri"/>
              </w:rPr>
            </w:pPr>
            <w:r w:rsidRPr="00A75F3A">
              <w:rPr>
                <w:rFonts w:cs="Calibri"/>
              </w:rPr>
              <w:t>Ejecutar las capacitaciones con los temas objetivos diseñados.</w:t>
            </w:r>
          </w:p>
          <w:p w14:paraId="10B9A636" w14:textId="77777777" w:rsidR="00DB125D" w:rsidRPr="00A75F3A" w:rsidRDefault="00DB125D" w:rsidP="00352B34">
            <w:pPr>
              <w:numPr>
                <w:ilvl w:val="0"/>
                <w:numId w:val="38"/>
              </w:numPr>
              <w:spacing w:after="200" w:line="360" w:lineRule="auto"/>
              <w:jc w:val="both"/>
              <w:rPr>
                <w:rFonts w:cs="Calibri"/>
              </w:rPr>
            </w:pPr>
            <w:r w:rsidRPr="00A75F3A">
              <w:rPr>
                <w:rFonts w:cs="Calibri"/>
              </w:rPr>
              <w:t>Evaluar el impacto de la capacitación en la población.</w:t>
            </w:r>
          </w:p>
          <w:p w14:paraId="3D2A1D97" w14:textId="77777777" w:rsidR="00DB125D" w:rsidRPr="00A75F3A" w:rsidRDefault="00DB125D" w:rsidP="00352B34">
            <w:pPr>
              <w:numPr>
                <w:ilvl w:val="0"/>
                <w:numId w:val="38"/>
              </w:numPr>
              <w:spacing w:after="200" w:line="360" w:lineRule="auto"/>
              <w:jc w:val="both"/>
              <w:rPr>
                <w:rFonts w:cs="Calibri"/>
              </w:rPr>
            </w:pPr>
            <w:r w:rsidRPr="00A75F3A">
              <w:rPr>
                <w:rFonts w:cs="Calibri"/>
              </w:rPr>
              <w:t>Proponer acciones de mejora en el proyecto.</w:t>
            </w:r>
          </w:p>
        </w:tc>
      </w:tr>
    </w:tbl>
    <w:p w14:paraId="79D1CA2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A8133E"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45453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C7DED6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60A7E9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95AE8DA" w14:textId="77777777" w:rsidTr="00DB125D">
        <w:tc>
          <w:tcPr>
            <w:tcW w:w="4678" w:type="dxa"/>
            <w:tcBorders>
              <w:top w:val="single" w:sz="4" w:space="0" w:color="auto"/>
              <w:left w:val="single" w:sz="4" w:space="0" w:color="auto"/>
              <w:bottom w:val="single" w:sz="4" w:space="0" w:color="auto"/>
              <w:right w:val="single" w:sz="4" w:space="0" w:color="auto"/>
            </w:tcBorders>
          </w:tcPr>
          <w:p w14:paraId="59F712E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Gerencia del Proyecto </w:t>
            </w:r>
          </w:p>
        </w:tc>
        <w:tc>
          <w:tcPr>
            <w:tcW w:w="4820" w:type="dxa"/>
            <w:tcBorders>
              <w:top w:val="single" w:sz="4" w:space="0" w:color="auto"/>
              <w:left w:val="single" w:sz="4" w:space="0" w:color="auto"/>
              <w:bottom w:val="single" w:sz="4" w:space="0" w:color="auto"/>
              <w:right w:val="single" w:sz="4" w:space="0" w:color="auto"/>
            </w:tcBorders>
          </w:tcPr>
          <w:p w14:paraId="769E13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Temas de capacitación</w:t>
            </w:r>
          </w:p>
        </w:tc>
      </w:tr>
    </w:tbl>
    <w:p w14:paraId="1FA3C10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5A6B702"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831B8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5684FF6F"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74824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E1FAF6F" w14:textId="77777777" w:rsidTr="00DB125D">
        <w:tc>
          <w:tcPr>
            <w:tcW w:w="4748" w:type="dxa"/>
            <w:tcBorders>
              <w:top w:val="single" w:sz="4" w:space="0" w:color="auto"/>
              <w:left w:val="single" w:sz="4" w:space="0" w:color="auto"/>
              <w:bottom w:val="single" w:sz="4" w:space="0" w:color="auto"/>
              <w:right w:val="single" w:sz="4" w:space="0" w:color="auto"/>
            </w:tcBorders>
          </w:tcPr>
          <w:p w14:paraId="57C7914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1E1E45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A59B27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99FE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EB24D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1955BDE4"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Psicología o Comunicación Social.</w:t>
      </w:r>
    </w:p>
    <w:p w14:paraId="096298F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2693EE7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430FD5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72BF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B3BB27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0F08C378" w14:textId="77777777" w:rsidTr="00DB125D">
        <w:tc>
          <w:tcPr>
            <w:tcW w:w="8613" w:type="dxa"/>
            <w:gridSpan w:val="3"/>
            <w:shd w:val="clear" w:color="632423" w:fill="31849B" w:themeFill="accent5" w:themeFillShade="BF"/>
          </w:tcPr>
          <w:p w14:paraId="6C3A2E2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COMPETENCIAS DEL CARGO</w:t>
            </w:r>
          </w:p>
        </w:tc>
      </w:tr>
      <w:tr w:rsidR="00DB125D" w:rsidRPr="00A75F3A" w14:paraId="457D386B" w14:textId="77777777" w:rsidTr="00DB125D">
        <w:tc>
          <w:tcPr>
            <w:tcW w:w="8613" w:type="dxa"/>
            <w:gridSpan w:val="3"/>
            <w:shd w:val="clear" w:color="632423" w:fill="31849B" w:themeFill="accent5" w:themeFillShade="BF"/>
          </w:tcPr>
          <w:p w14:paraId="5E3F82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CAPACITADOR</w:t>
            </w:r>
          </w:p>
        </w:tc>
      </w:tr>
      <w:tr w:rsidR="00DB125D" w:rsidRPr="00A75F3A" w14:paraId="63AFC028" w14:textId="77777777" w:rsidTr="00DB125D">
        <w:tc>
          <w:tcPr>
            <w:tcW w:w="492" w:type="dxa"/>
            <w:shd w:val="clear" w:color="632423" w:fill="31849B" w:themeFill="accent5" w:themeFillShade="BF"/>
          </w:tcPr>
          <w:p w14:paraId="6FEA404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08AFE03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5E399FA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CD24A6" w14:textId="77777777" w:rsidTr="00DB125D">
        <w:tc>
          <w:tcPr>
            <w:tcW w:w="492" w:type="dxa"/>
          </w:tcPr>
          <w:p w14:paraId="686BB8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07954E9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05F42F7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9D7323" w14:textId="77777777" w:rsidTr="00DB125D">
        <w:tc>
          <w:tcPr>
            <w:tcW w:w="492" w:type="dxa"/>
          </w:tcPr>
          <w:p w14:paraId="7003AD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58342A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6457DBF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2090C82" w14:textId="77777777" w:rsidTr="00DB125D">
        <w:tc>
          <w:tcPr>
            <w:tcW w:w="492" w:type="dxa"/>
          </w:tcPr>
          <w:p w14:paraId="4856BD3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42A697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0C0E777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301F746" w14:textId="77777777" w:rsidTr="00DB125D">
        <w:tc>
          <w:tcPr>
            <w:tcW w:w="492" w:type="dxa"/>
          </w:tcPr>
          <w:p w14:paraId="5031A4A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1B85805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B98765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ALTA</w:t>
            </w:r>
          </w:p>
        </w:tc>
      </w:tr>
      <w:tr w:rsidR="00DB125D" w:rsidRPr="00A75F3A" w14:paraId="5F9671F8" w14:textId="77777777" w:rsidTr="00DB125D">
        <w:tc>
          <w:tcPr>
            <w:tcW w:w="492" w:type="dxa"/>
          </w:tcPr>
          <w:p w14:paraId="0D780D7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51A9BB0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77785D0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E01BCFC" w14:textId="77777777" w:rsidTr="00DB125D">
        <w:tc>
          <w:tcPr>
            <w:tcW w:w="492" w:type="dxa"/>
          </w:tcPr>
          <w:p w14:paraId="299F24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5944D0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400DD7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2E85C0F" w14:textId="77777777" w:rsidTr="00DB125D">
        <w:tc>
          <w:tcPr>
            <w:tcW w:w="492" w:type="dxa"/>
          </w:tcPr>
          <w:p w14:paraId="53BC06C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6F5C1A0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3B5EE79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371847" w14:textId="77777777" w:rsidTr="00DB125D">
        <w:tc>
          <w:tcPr>
            <w:tcW w:w="492" w:type="dxa"/>
          </w:tcPr>
          <w:p w14:paraId="67208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65C5D82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720162C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EAB273E" w14:textId="77777777" w:rsidR="00CE6F96" w:rsidRDefault="00CE6F96" w:rsidP="00352B34">
      <w:pPr>
        <w:pStyle w:val="Ttulo3"/>
        <w:numPr>
          <w:ilvl w:val="2"/>
          <w:numId w:val="42"/>
        </w:numPr>
      </w:pPr>
      <w:bookmarkStart w:id="652" w:name="_Toc476693653"/>
      <w:bookmarkStart w:id="653" w:name="_Toc257381918"/>
      <w:r>
        <w:t>Equipo de proyecto</w:t>
      </w:r>
      <w:bookmarkEnd w:id="652"/>
    </w:p>
    <w:p w14:paraId="370D725B" w14:textId="77777777" w:rsidR="00CE6F96" w:rsidRDefault="00CE6F96" w:rsidP="00CE6F96">
      <w:pPr>
        <w:rPr>
          <w:lang w:val="es-CO"/>
        </w:rPr>
      </w:pPr>
      <w:r>
        <w:rPr>
          <w:lang w:val="es-CO"/>
        </w:rPr>
        <w:t>Para el desarrollo del proyecto se tendrán las siguientes personas:</w:t>
      </w:r>
    </w:p>
    <w:p w14:paraId="19E8D837" w14:textId="77777777" w:rsidR="00CE6F96" w:rsidRDefault="00CE6F96" w:rsidP="00CE6F96">
      <w:pPr>
        <w:rPr>
          <w:lang w:val="es-CO"/>
        </w:rPr>
      </w:pPr>
    </w:p>
    <w:tbl>
      <w:tblPr>
        <w:tblStyle w:val="Cuadrculaclara"/>
        <w:tblW w:w="6800" w:type="dxa"/>
        <w:jc w:val="center"/>
        <w:tblLook w:val="04A0" w:firstRow="1" w:lastRow="0" w:firstColumn="1" w:lastColumn="0" w:noHBand="0" w:noVBand="1"/>
      </w:tblPr>
      <w:tblGrid>
        <w:gridCol w:w="3580"/>
        <w:gridCol w:w="3220"/>
      </w:tblGrid>
      <w:tr w:rsidR="00CE6F96" w:rsidRPr="00CE6F96" w14:paraId="5D420659" w14:textId="77777777" w:rsidTr="00CE6F96">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14BB7094" w14:textId="77777777" w:rsidR="00CE6F96" w:rsidRPr="00CE6F96" w:rsidRDefault="00F710C3" w:rsidP="00F710C3">
            <w:pPr>
              <w:jc w:val="center"/>
              <w:rPr>
                <w:rFonts w:ascii="Calibri" w:eastAsia="Times New Roman" w:hAnsi="Calibri" w:cs="Times New Roman"/>
                <w:color w:val="000000"/>
                <w:sz w:val="22"/>
                <w:szCs w:val="22"/>
                <w:lang w:val="en-US"/>
              </w:rPr>
            </w:pPr>
            <w:r w:rsidRPr="00CE6F96">
              <w:rPr>
                <w:rFonts w:ascii="Calibri" w:eastAsia="Times New Roman" w:hAnsi="Calibri" w:cs="Times New Roman"/>
                <w:color w:val="000000"/>
                <w:sz w:val="22"/>
                <w:szCs w:val="22"/>
                <w:lang w:val="en-US"/>
              </w:rPr>
              <w:t>CARGO</w:t>
            </w:r>
          </w:p>
        </w:tc>
        <w:tc>
          <w:tcPr>
            <w:tcW w:w="3220" w:type="dxa"/>
            <w:noWrap/>
            <w:hideMark/>
          </w:tcPr>
          <w:p w14:paraId="75DA92E3" w14:textId="77777777" w:rsidR="00CE6F96" w:rsidRPr="00CE6F96" w:rsidRDefault="00F710C3" w:rsidP="00F710C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s-CO"/>
              </w:rPr>
            </w:pPr>
            <w:r>
              <w:rPr>
                <w:rFonts w:ascii="Calibri" w:eastAsia="Times New Roman" w:hAnsi="Calibri" w:cs="Times New Roman"/>
                <w:color w:val="000000"/>
                <w:sz w:val="22"/>
                <w:szCs w:val="22"/>
                <w:lang w:val="es-CO"/>
              </w:rPr>
              <w:t>CANTIDAD</w:t>
            </w:r>
          </w:p>
        </w:tc>
      </w:tr>
      <w:tr w:rsidR="00CE6F96" w:rsidRPr="00CE6F96" w14:paraId="70C7566E" w14:textId="77777777" w:rsidTr="00CE6F96">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8FA7626"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Gerente Proyecto</w:t>
            </w:r>
          </w:p>
        </w:tc>
        <w:tc>
          <w:tcPr>
            <w:tcW w:w="3220" w:type="dxa"/>
            <w:noWrap/>
            <w:hideMark/>
          </w:tcPr>
          <w:p w14:paraId="4B936646"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0915C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A4BB35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Director Técnico</w:t>
            </w:r>
          </w:p>
        </w:tc>
        <w:tc>
          <w:tcPr>
            <w:tcW w:w="3220" w:type="dxa"/>
            <w:noWrap/>
            <w:hideMark/>
          </w:tcPr>
          <w:p w14:paraId="352C1AB3"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633D46"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0F962BF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Comercial </w:t>
            </w:r>
          </w:p>
        </w:tc>
        <w:tc>
          <w:tcPr>
            <w:tcW w:w="3220" w:type="dxa"/>
            <w:noWrap/>
            <w:hideMark/>
          </w:tcPr>
          <w:p w14:paraId="0F21A27D"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F3709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3232722F"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Supervisor Técnico</w:t>
            </w:r>
          </w:p>
        </w:tc>
        <w:tc>
          <w:tcPr>
            <w:tcW w:w="3220" w:type="dxa"/>
            <w:noWrap/>
            <w:hideMark/>
          </w:tcPr>
          <w:p w14:paraId="5453410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51C3E78"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33BED4"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Técnico Eléctrico</w:t>
            </w:r>
          </w:p>
        </w:tc>
        <w:tc>
          <w:tcPr>
            <w:tcW w:w="3220" w:type="dxa"/>
            <w:noWrap/>
            <w:hideMark/>
          </w:tcPr>
          <w:p w14:paraId="322CA0A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2ACEC5B3"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79581F2"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Analistas de Procesos</w:t>
            </w:r>
          </w:p>
        </w:tc>
        <w:tc>
          <w:tcPr>
            <w:tcW w:w="3220" w:type="dxa"/>
            <w:noWrap/>
            <w:hideMark/>
          </w:tcPr>
          <w:p w14:paraId="1DA7009A"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A2C4C0B"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9832EE1"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Digitador </w:t>
            </w:r>
          </w:p>
        </w:tc>
        <w:tc>
          <w:tcPr>
            <w:tcW w:w="3220" w:type="dxa"/>
            <w:noWrap/>
            <w:hideMark/>
          </w:tcPr>
          <w:p w14:paraId="18AA5930"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4AFE50"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6E3861"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Analista de Sistemas</w:t>
            </w:r>
          </w:p>
        </w:tc>
        <w:tc>
          <w:tcPr>
            <w:tcW w:w="3220" w:type="dxa"/>
            <w:noWrap/>
            <w:hideMark/>
          </w:tcPr>
          <w:p w14:paraId="4F75E124"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4B4857E"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0B33E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Secretaria</w:t>
            </w:r>
          </w:p>
        </w:tc>
        <w:tc>
          <w:tcPr>
            <w:tcW w:w="3220" w:type="dxa"/>
            <w:noWrap/>
            <w:hideMark/>
          </w:tcPr>
          <w:p w14:paraId="78D3140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E57FFF8"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C72261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Capacitador</w:t>
            </w:r>
          </w:p>
        </w:tc>
        <w:tc>
          <w:tcPr>
            <w:tcW w:w="3220" w:type="dxa"/>
            <w:noWrap/>
            <w:hideMark/>
          </w:tcPr>
          <w:p w14:paraId="322C08B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BBBCA9E"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103A79B"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Conductores </w:t>
            </w:r>
          </w:p>
        </w:tc>
        <w:tc>
          <w:tcPr>
            <w:tcW w:w="3220" w:type="dxa"/>
            <w:noWrap/>
            <w:hideMark/>
          </w:tcPr>
          <w:p w14:paraId="3441CF55"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0ABAEA0" w14:textId="77777777" w:rsidTr="00CE6F9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58E7F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Auxiliares Técnicos </w:t>
            </w:r>
          </w:p>
        </w:tc>
        <w:tc>
          <w:tcPr>
            <w:tcW w:w="3220" w:type="dxa"/>
            <w:noWrap/>
            <w:hideMark/>
          </w:tcPr>
          <w:p w14:paraId="43C7BD08"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6A03D11"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tcPr>
          <w:p w14:paraId="35571E58" w14:textId="77777777" w:rsidR="00CE6F96" w:rsidRPr="00CE6F96" w:rsidRDefault="00CE6F96" w:rsidP="00F710C3">
            <w:pPr>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TOTAL</w:t>
            </w:r>
            <w:r w:rsidR="00F710C3">
              <w:rPr>
                <w:rFonts w:ascii="Calibri" w:eastAsia="Times New Roman" w:hAnsi="Calibri" w:cs="Times New Roman"/>
                <w:color w:val="000000"/>
                <w:sz w:val="22"/>
                <w:szCs w:val="22"/>
                <w:lang w:val="en-US"/>
              </w:rPr>
              <w:t xml:space="preserve"> </w:t>
            </w:r>
          </w:p>
        </w:tc>
        <w:tc>
          <w:tcPr>
            <w:tcW w:w="3220" w:type="dxa"/>
            <w:noWrap/>
          </w:tcPr>
          <w:p w14:paraId="6A33F73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12</w:t>
            </w:r>
          </w:p>
        </w:tc>
      </w:tr>
    </w:tbl>
    <w:p w14:paraId="2C539C94" w14:textId="77777777" w:rsidR="00CE6F96" w:rsidRPr="00CE6F96" w:rsidRDefault="00CE6F96" w:rsidP="00CE6F96">
      <w:pPr>
        <w:rPr>
          <w:lang w:val="es-CO"/>
        </w:rPr>
      </w:pPr>
    </w:p>
    <w:p w14:paraId="1EAAA6B8" w14:textId="77777777" w:rsidR="00DB125D" w:rsidRPr="00A75F3A" w:rsidRDefault="00DB125D" w:rsidP="00352B34">
      <w:pPr>
        <w:pStyle w:val="Ttulo2"/>
        <w:numPr>
          <w:ilvl w:val="1"/>
          <w:numId w:val="42"/>
        </w:numPr>
        <w:spacing w:before="200" w:line="276" w:lineRule="auto"/>
        <w:jc w:val="both"/>
        <w:rPr>
          <w:lang w:eastAsia="es-CO"/>
        </w:rPr>
      </w:pPr>
      <w:bookmarkStart w:id="654" w:name="_Toc476693654"/>
      <w:r w:rsidRPr="00A75F3A">
        <w:rPr>
          <w:lang w:eastAsia="es-CO"/>
        </w:rPr>
        <w:t>Plan de Gestión de Comunicaciones</w:t>
      </w:r>
      <w:bookmarkEnd w:id="653"/>
      <w:bookmarkEnd w:id="654"/>
    </w:p>
    <w:p w14:paraId="13CAA93A" w14:textId="77777777" w:rsidR="00DB125D" w:rsidRPr="00A75F3A" w:rsidRDefault="00DB125D" w:rsidP="00352B34">
      <w:pPr>
        <w:pStyle w:val="Ttulo3"/>
        <w:numPr>
          <w:ilvl w:val="2"/>
          <w:numId w:val="42"/>
        </w:numPr>
      </w:pPr>
      <w:bookmarkStart w:id="655" w:name="_Toc257381919"/>
      <w:bookmarkStart w:id="656" w:name="_Toc476693655"/>
      <w:r w:rsidRPr="00A75F3A">
        <w:t>Objeto</w:t>
      </w:r>
      <w:bookmarkEnd w:id="655"/>
      <w:bookmarkEnd w:id="656"/>
    </w:p>
    <w:p w14:paraId="60CADB61" w14:textId="77777777" w:rsidR="00DB125D" w:rsidRPr="00A75F3A" w:rsidRDefault="00DB125D" w:rsidP="00DB125D">
      <w:pPr>
        <w:jc w:val="both"/>
        <w:rPr>
          <w:lang w:eastAsia="es-CO"/>
        </w:rPr>
      </w:pPr>
      <w:r w:rsidRPr="00A75F3A">
        <w:rPr>
          <w:lang w:eastAsia="es-CO"/>
        </w:rPr>
        <w:t xml:space="preserve">Este Plan tiene como finalidad dotar a </w:t>
      </w:r>
      <w:r w:rsidR="00746D69">
        <w:rPr>
          <w:lang w:eastAsia="es-CO"/>
        </w:rPr>
        <w:t>LUDUS</w:t>
      </w:r>
      <w:r w:rsidRPr="00A75F3A">
        <w:rPr>
          <w:lang w:eastAsia="es-CO"/>
        </w:rPr>
        <w:t xml:space="preserve"> de un sistema de comunicación que le permita difundir sus principios y valores, sus contenidos y sus avances de manera clara y concisa con el objeto de facilitar y favorecer la aceptación y la interiorización de los mismos, contribuyendo, de esta manera, a aumentar la </w:t>
      </w:r>
      <w:r w:rsidRPr="00A75F3A">
        <w:rPr>
          <w:lang w:eastAsia="es-CO"/>
        </w:rPr>
        <w:lastRenderedPageBreak/>
        <w:t>motivación y el desarrollo personal para lograr una gestión más ágil, eficiente y eficaz.</w:t>
      </w:r>
    </w:p>
    <w:p w14:paraId="614EF2C0" w14:textId="77777777" w:rsidR="00DB125D" w:rsidRPr="00A75F3A" w:rsidRDefault="00DB125D" w:rsidP="00352B34">
      <w:pPr>
        <w:pStyle w:val="Ttulo3"/>
        <w:numPr>
          <w:ilvl w:val="2"/>
          <w:numId w:val="42"/>
        </w:numPr>
      </w:pPr>
      <w:bookmarkStart w:id="657" w:name="_Toc257381920"/>
      <w:bookmarkStart w:id="658" w:name="_Toc476693656"/>
      <w:r w:rsidRPr="00A75F3A">
        <w:t>Alcance</w:t>
      </w:r>
      <w:bookmarkEnd w:id="657"/>
      <w:bookmarkEnd w:id="658"/>
    </w:p>
    <w:p w14:paraId="2CC399C6" w14:textId="77777777" w:rsidR="00DB125D" w:rsidRPr="00A75F3A" w:rsidRDefault="00DB125D" w:rsidP="00DB125D">
      <w:pPr>
        <w:jc w:val="both"/>
        <w:rPr>
          <w:lang w:eastAsia="es-CO"/>
        </w:rPr>
      </w:pPr>
      <w:r w:rsidRPr="00A75F3A">
        <w:rPr>
          <w:lang w:eastAsia="es-CO"/>
        </w:rPr>
        <w:t xml:space="preserve">El procedimiento sirve como guía para desarrollar todas las tareas necesarias para asegurar el máximo alcance de la información relevante sobre el Plan de </w:t>
      </w:r>
      <w:r w:rsidR="00746D69">
        <w:rPr>
          <w:lang w:eastAsia="es-CO"/>
        </w:rPr>
        <w:t>LUDUS</w:t>
      </w:r>
      <w:r w:rsidRPr="00A75F3A">
        <w:rPr>
          <w:lang w:eastAsia="es-CO"/>
        </w:rPr>
        <w:t xml:space="preserve">. Asimismo, puede servir de apoyo para que los grupos de mejora constituidos en la Administración implementen a su vez las tareas necesarias para garantizar la difusión de sus propios planes de mejora. </w:t>
      </w:r>
    </w:p>
    <w:p w14:paraId="66EF1B97" w14:textId="77777777" w:rsidR="00DB125D" w:rsidRPr="00A75F3A" w:rsidRDefault="00DB125D" w:rsidP="00352B34">
      <w:pPr>
        <w:pStyle w:val="Ttulo3"/>
        <w:numPr>
          <w:ilvl w:val="2"/>
          <w:numId w:val="42"/>
        </w:numPr>
        <w:rPr>
          <w:lang w:eastAsia="es-CO"/>
        </w:rPr>
      </w:pPr>
      <w:bookmarkStart w:id="659" w:name="_Toc257381921"/>
      <w:bookmarkStart w:id="660" w:name="_Toc476693657"/>
      <w:r w:rsidRPr="00A75F3A">
        <w:rPr>
          <w:lang w:eastAsia="es-CO"/>
        </w:rPr>
        <w:t>Tipos de comunicación</w:t>
      </w:r>
      <w:bookmarkEnd w:id="659"/>
      <w:bookmarkEnd w:id="660"/>
    </w:p>
    <w:p w14:paraId="7E0267D0" w14:textId="77777777" w:rsidR="00DB125D" w:rsidRDefault="00DB125D" w:rsidP="00DB125D">
      <w:pPr>
        <w:jc w:val="both"/>
        <w:rPr>
          <w:lang w:eastAsia="es-CO"/>
        </w:rPr>
      </w:pPr>
      <w:r w:rsidRPr="00A75F3A">
        <w:rPr>
          <w:b/>
          <w:lang w:eastAsia="es-CO"/>
        </w:rPr>
        <w:t xml:space="preserve">Descendente: </w:t>
      </w:r>
      <w:r w:rsidRPr="00A75F3A">
        <w:rPr>
          <w:lang w:eastAsia="es-CO"/>
        </w:rPr>
        <w:t>Este fluye desde la dirección hacia los empleados. Se utiliza para dirigir, coordinar, informar al trabajador sobre las tareas a realizar, los objetivos y la política empresarial, las actividades, los servicios, los beneficios que ofrece la empresa, etc. Entre sus fines se encuentra fundamentalmente la motivación.</w:t>
      </w:r>
    </w:p>
    <w:p w14:paraId="3D558F59" w14:textId="77777777" w:rsidR="00DB125D" w:rsidRPr="00A75F3A" w:rsidRDefault="00DB125D" w:rsidP="00DB125D">
      <w:pPr>
        <w:jc w:val="both"/>
        <w:rPr>
          <w:lang w:eastAsia="es-CO"/>
        </w:rPr>
      </w:pPr>
    </w:p>
    <w:p w14:paraId="16691BAE" w14:textId="77777777" w:rsidR="00DB125D" w:rsidRDefault="00DB125D" w:rsidP="00DB125D">
      <w:pPr>
        <w:jc w:val="both"/>
        <w:rPr>
          <w:lang w:eastAsia="es-CO"/>
        </w:rPr>
      </w:pPr>
      <w:r w:rsidRPr="00A75F3A">
        <w:rPr>
          <w:b/>
          <w:lang w:eastAsia="es-CO"/>
        </w:rPr>
        <w:t xml:space="preserve">Ascendente: </w:t>
      </w:r>
      <w:r w:rsidRPr="00A75F3A">
        <w:rPr>
          <w:lang w:eastAsia="es-CO"/>
        </w:rPr>
        <w:t>Este fluye desde los empleados hacia la dirección a través de los canales que se prevean para ello.</w:t>
      </w:r>
    </w:p>
    <w:p w14:paraId="5957AD96" w14:textId="77777777" w:rsidR="00DB125D" w:rsidRPr="00A75F3A" w:rsidRDefault="00DB125D" w:rsidP="00DB125D">
      <w:pPr>
        <w:jc w:val="both"/>
        <w:rPr>
          <w:lang w:eastAsia="es-CO"/>
        </w:rPr>
      </w:pPr>
    </w:p>
    <w:p w14:paraId="13AB495B" w14:textId="77777777" w:rsidR="00DB125D" w:rsidRDefault="00DB125D" w:rsidP="00DB125D">
      <w:pPr>
        <w:jc w:val="both"/>
        <w:rPr>
          <w:lang w:eastAsia="es-CO"/>
        </w:rPr>
      </w:pPr>
      <w:r w:rsidRPr="00A75F3A">
        <w:rPr>
          <w:b/>
          <w:lang w:eastAsia="es-CO"/>
        </w:rPr>
        <w:t xml:space="preserve">Horizontal: </w:t>
      </w:r>
      <w:r w:rsidRPr="00A75F3A">
        <w:rPr>
          <w:lang w:eastAsia="es-CO"/>
        </w:rPr>
        <w:t>Los grupos de trabajo. Consiste en la transmisión de información entre personas que están en un mismo nivel jerárquico, o la que se produce entre personas que están en un nivel distinto, con o sin dependencia directa y se encuentran o no en diferentes entidades.</w:t>
      </w:r>
    </w:p>
    <w:p w14:paraId="2D29F72F" w14:textId="77777777" w:rsidR="00DB125D" w:rsidRPr="00A75F3A" w:rsidRDefault="00DB125D" w:rsidP="00DB125D">
      <w:pPr>
        <w:jc w:val="both"/>
        <w:rPr>
          <w:lang w:eastAsia="es-CO"/>
        </w:rPr>
      </w:pPr>
    </w:p>
    <w:p w14:paraId="3DFC98B8" w14:textId="77777777" w:rsidR="00DB125D" w:rsidRPr="00A75F3A" w:rsidRDefault="00DB125D" w:rsidP="00DB125D">
      <w:pPr>
        <w:jc w:val="both"/>
        <w:rPr>
          <w:lang w:eastAsia="es-CO"/>
        </w:rPr>
      </w:pPr>
      <w:r w:rsidRPr="00A75F3A">
        <w:rPr>
          <w:b/>
          <w:lang w:eastAsia="es-CO"/>
        </w:rPr>
        <w:t xml:space="preserve">Formal: </w:t>
      </w:r>
      <w:r w:rsidRPr="00A75F3A">
        <w:rPr>
          <w:lang w:eastAsia="es-CO"/>
        </w:rPr>
        <w:t>Esta se lleva a cabo dentro de una organización de forma estructurada, de acuerdo con la jerarquía establecida y respetando determinadas normas y reglas.</w:t>
      </w:r>
    </w:p>
    <w:p w14:paraId="1E7BB219" w14:textId="77777777" w:rsidR="00DB125D" w:rsidRPr="00A75F3A" w:rsidRDefault="00DB125D" w:rsidP="00352B34">
      <w:pPr>
        <w:pStyle w:val="Ttulo3"/>
        <w:numPr>
          <w:ilvl w:val="2"/>
          <w:numId w:val="42"/>
        </w:numPr>
      </w:pPr>
      <w:bookmarkStart w:id="661" w:name="_Toc257381922"/>
      <w:bookmarkStart w:id="662" w:name="_Toc476693658"/>
      <w:r w:rsidRPr="00A75F3A">
        <w:t>Herramientas</w:t>
      </w:r>
      <w:bookmarkEnd w:id="661"/>
      <w:bookmarkEnd w:id="662"/>
    </w:p>
    <w:p w14:paraId="0A6C281A" w14:textId="77777777" w:rsidR="00DB125D" w:rsidRDefault="00DB125D" w:rsidP="00DB125D">
      <w:pPr>
        <w:jc w:val="both"/>
        <w:rPr>
          <w:lang w:eastAsia="es-CO"/>
        </w:rPr>
      </w:pPr>
      <w:r w:rsidRPr="00A75F3A">
        <w:rPr>
          <w:b/>
          <w:lang w:eastAsia="es-CO"/>
        </w:rPr>
        <w:t xml:space="preserve">Carta Dirigidas al Personal: </w:t>
      </w:r>
      <w:r w:rsidRPr="00A75F3A">
        <w:rPr>
          <w:lang w:eastAsia="es-CO"/>
        </w:rPr>
        <w:t>En esta se difunde información importante tal como resultados y cambios en la organización. Son cartas breves y legibles. Esta herramienta se emplea por su rapidez de llegada y el impacto que provoca al ser remitida.</w:t>
      </w:r>
    </w:p>
    <w:p w14:paraId="724B17B4" w14:textId="77777777" w:rsidR="00DB125D" w:rsidRPr="00A75F3A" w:rsidRDefault="00DB125D" w:rsidP="00DB125D">
      <w:pPr>
        <w:jc w:val="both"/>
        <w:rPr>
          <w:lang w:eastAsia="es-CO"/>
        </w:rPr>
      </w:pPr>
    </w:p>
    <w:p w14:paraId="45D93F50" w14:textId="77777777" w:rsidR="00DB125D" w:rsidRDefault="00DB125D" w:rsidP="00DB125D">
      <w:pPr>
        <w:jc w:val="both"/>
        <w:rPr>
          <w:lang w:eastAsia="es-CO"/>
        </w:rPr>
      </w:pPr>
      <w:r w:rsidRPr="00A75F3A">
        <w:rPr>
          <w:b/>
          <w:lang w:eastAsia="es-CO"/>
        </w:rPr>
        <w:t xml:space="preserve">Carteleras: </w:t>
      </w:r>
      <w:r w:rsidRPr="00A75F3A">
        <w:rPr>
          <w:lang w:eastAsia="es-CO"/>
        </w:rPr>
        <w:t>Este medio de comunicación es colocado en un lugar de tránsito visible, contiene información general, normativas institucionales e informaciones que intercambia el personal. Se pretende que sea visualmente clara y de fácil y rápida lectura.</w:t>
      </w:r>
    </w:p>
    <w:p w14:paraId="3A5EC1B2" w14:textId="77777777" w:rsidR="00DB125D" w:rsidRPr="00A75F3A" w:rsidRDefault="00DB125D" w:rsidP="00DB125D">
      <w:pPr>
        <w:jc w:val="both"/>
        <w:rPr>
          <w:lang w:eastAsia="es-CO"/>
        </w:rPr>
      </w:pPr>
    </w:p>
    <w:p w14:paraId="60399723" w14:textId="77777777" w:rsidR="00DB125D" w:rsidRDefault="00DB125D" w:rsidP="00DB125D">
      <w:pPr>
        <w:jc w:val="both"/>
        <w:rPr>
          <w:lang w:eastAsia="es-CO"/>
        </w:rPr>
      </w:pPr>
      <w:r w:rsidRPr="00A75F3A">
        <w:rPr>
          <w:b/>
          <w:lang w:eastAsia="es-CO"/>
        </w:rPr>
        <w:t xml:space="preserve">Manual de Estilo: </w:t>
      </w:r>
      <w:r w:rsidRPr="00A75F3A">
        <w:rPr>
          <w:lang w:eastAsia="es-CO"/>
        </w:rPr>
        <w:t>Se emplea como Guía de procedimientos institucionales que reúne información técnica, organizativa e histórica. Ayuda a organizar y coordinar las actividades.</w:t>
      </w:r>
    </w:p>
    <w:p w14:paraId="1C6812E0" w14:textId="77777777" w:rsidR="00DB125D" w:rsidRPr="00A75F3A" w:rsidRDefault="00DB125D" w:rsidP="00DB125D">
      <w:pPr>
        <w:jc w:val="both"/>
        <w:rPr>
          <w:lang w:eastAsia="es-CO"/>
        </w:rPr>
      </w:pPr>
    </w:p>
    <w:p w14:paraId="5FA8EA33" w14:textId="77777777" w:rsidR="00DB125D" w:rsidRDefault="00DB125D" w:rsidP="00DB125D">
      <w:pPr>
        <w:jc w:val="both"/>
        <w:rPr>
          <w:lang w:eastAsia="es-CO"/>
        </w:rPr>
      </w:pPr>
      <w:r w:rsidRPr="00A75F3A">
        <w:rPr>
          <w:b/>
          <w:lang w:eastAsia="es-CO"/>
        </w:rPr>
        <w:t xml:space="preserve">Reuniones: </w:t>
      </w:r>
      <w:r w:rsidRPr="00A75F3A">
        <w:rPr>
          <w:lang w:eastAsia="es-CO"/>
        </w:rPr>
        <w:t xml:space="preserve">Las reuniones son un espacio de comunicación para: informar, capacitar, reflexionar, tomar decisiones, etc. Se realizan reuniones semanales para informar sobre el avance de las actividades del proyecto, las tareas </w:t>
      </w:r>
      <w:r w:rsidRPr="00A75F3A">
        <w:rPr>
          <w:lang w:eastAsia="es-CO"/>
        </w:rPr>
        <w:lastRenderedPageBreak/>
        <w:t>cumplidas a la fecha y la programación de las tareas a realizar durante la siguiente semana.</w:t>
      </w:r>
    </w:p>
    <w:p w14:paraId="6E2D83A9" w14:textId="77777777" w:rsidR="00DB125D" w:rsidRPr="00A75F3A" w:rsidRDefault="00DB125D" w:rsidP="00DB125D">
      <w:pPr>
        <w:jc w:val="both"/>
        <w:rPr>
          <w:lang w:eastAsia="es-CO"/>
        </w:rPr>
      </w:pPr>
    </w:p>
    <w:p w14:paraId="6320E221" w14:textId="77777777" w:rsidR="00DB125D" w:rsidRDefault="00DB125D" w:rsidP="00DB125D">
      <w:pPr>
        <w:jc w:val="both"/>
        <w:rPr>
          <w:lang w:eastAsia="es-CO"/>
        </w:rPr>
      </w:pPr>
      <w:r w:rsidRPr="00A75F3A">
        <w:rPr>
          <w:b/>
          <w:lang w:eastAsia="es-CO"/>
        </w:rPr>
        <w:t xml:space="preserve">Línea Telefónica: </w:t>
      </w:r>
      <w:r w:rsidRPr="00A75F3A">
        <w:rPr>
          <w:lang w:eastAsia="es-CO"/>
        </w:rPr>
        <w:t xml:space="preserve">Se establece comunicación telefónica con todos los integrantes de la organización. </w:t>
      </w:r>
    </w:p>
    <w:p w14:paraId="7F8FF004" w14:textId="77777777" w:rsidR="00DB125D" w:rsidRPr="00A75F3A" w:rsidRDefault="00DB125D" w:rsidP="00DB125D">
      <w:pPr>
        <w:jc w:val="both"/>
        <w:rPr>
          <w:lang w:eastAsia="es-CO"/>
        </w:rPr>
      </w:pPr>
    </w:p>
    <w:p w14:paraId="4FF7B619" w14:textId="77777777" w:rsidR="00DB125D" w:rsidRDefault="00DB125D" w:rsidP="00DB125D">
      <w:pPr>
        <w:jc w:val="both"/>
        <w:rPr>
          <w:lang w:eastAsia="es-CO"/>
        </w:rPr>
      </w:pPr>
      <w:r w:rsidRPr="00A75F3A">
        <w:rPr>
          <w:b/>
          <w:lang w:eastAsia="es-CO"/>
        </w:rPr>
        <w:t xml:space="preserve">Actas: </w:t>
      </w:r>
      <w:r w:rsidRPr="00A75F3A">
        <w:rPr>
          <w:lang w:eastAsia="es-CO"/>
        </w:rPr>
        <w:t xml:space="preserve">Para cada reunión con los integrantes de la organización se debe llevar un acta donde se incluyen los asistentes, los temas a tratar y los compromisos. En cada reunión se debe leer y aprobar el acta anterior. </w:t>
      </w:r>
    </w:p>
    <w:p w14:paraId="6D11C59B" w14:textId="77777777" w:rsidR="00DB125D" w:rsidRPr="00A75F3A" w:rsidRDefault="00DB125D" w:rsidP="00DB125D">
      <w:pPr>
        <w:jc w:val="both"/>
        <w:rPr>
          <w:lang w:eastAsia="es-CO"/>
        </w:rPr>
      </w:pPr>
    </w:p>
    <w:p w14:paraId="5DD6B40F" w14:textId="77777777" w:rsidR="00DB125D" w:rsidRDefault="00DB125D" w:rsidP="00DB125D">
      <w:pPr>
        <w:jc w:val="both"/>
        <w:rPr>
          <w:lang w:eastAsia="es-CO"/>
        </w:rPr>
      </w:pPr>
      <w:r w:rsidRPr="00A75F3A">
        <w:rPr>
          <w:b/>
          <w:lang w:eastAsia="es-CO"/>
        </w:rPr>
        <w:t xml:space="preserve">Buzón de Quejas y Sugerencias: </w:t>
      </w:r>
      <w:r w:rsidRPr="00A75F3A">
        <w:rPr>
          <w:lang w:eastAsia="es-CO"/>
        </w:rPr>
        <w:t xml:space="preserve">Todos los integrantes de la organización se pueden expresar con libertad y pueden transmitir a los niveles superiores de la organización sus inquietudes y expectativas. </w:t>
      </w:r>
    </w:p>
    <w:p w14:paraId="10C67AE5" w14:textId="77777777" w:rsidR="00DB125D" w:rsidRPr="00A75F3A" w:rsidRDefault="00DB125D" w:rsidP="00DB125D">
      <w:pPr>
        <w:jc w:val="both"/>
        <w:rPr>
          <w:lang w:eastAsia="es-CO"/>
        </w:rPr>
      </w:pPr>
    </w:p>
    <w:p w14:paraId="296555B2" w14:textId="77777777" w:rsidR="00DB125D" w:rsidRPr="00A75F3A" w:rsidRDefault="00DB125D" w:rsidP="00DB125D">
      <w:pPr>
        <w:jc w:val="both"/>
        <w:rPr>
          <w:lang w:eastAsia="es-CO"/>
        </w:rPr>
      </w:pPr>
      <w:r w:rsidRPr="00A75F3A">
        <w:rPr>
          <w:b/>
          <w:lang w:eastAsia="es-CO"/>
        </w:rPr>
        <w:t xml:space="preserve">Boletín Electrónico o email: </w:t>
      </w:r>
      <w:r w:rsidRPr="00A75F3A">
        <w:rPr>
          <w:lang w:eastAsia="es-CO"/>
        </w:rPr>
        <w:t>Es enviado a todos los integrantes de la organización, su uso es muy eficiente debido a la rapidez, facilidad de entrega y lectura del mismo.</w:t>
      </w:r>
    </w:p>
    <w:p w14:paraId="2F95517A" w14:textId="77777777" w:rsidR="00DB125D" w:rsidRPr="00A75F3A" w:rsidRDefault="00DB125D" w:rsidP="00352B34">
      <w:pPr>
        <w:pStyle w:val="Ttulo3"/>
        <w:numPr>
          <w:ilvl w:val="2"/>
          <w:numId w:val="42"/>
        </w:numPr>
      </w:pPr>
      <w:bookmarkStart w:id="663" w:name="_Toc257381923"/>
      <w:bookmarkStart w:id="664" w:name="_Toc476693659"/>
      <w:r w:rsidRPr="00A75F3A">
        <w:t>Auditoría</w:t>
      </w:r>
      <w:bookmarkEnd w:id="663"/>
      <w:bookmarkEnd w:id="664"/>
    </w:p>
    <w:p w14:paraId="0E63778F" w14:textId="77777777" w:rsidR="00DB125D" w:rsidRDefault="00DB125D" w:rsidP="00DB125D">
      <w:pPr>
        <w:jc w:val="both"/>
        <w:rPr>
          <w:lang w:eastAsia="es-CO"/>
        </w:rPr>
      </w:pPr>
      <w:r w:rsidRPr="00A75F3A">
        <w:rPr>
          <w:lang w:eastAsia="es-CO"/>
        </w:rPr>
        <w:t xml:space="preserve">De acuerdo a un análisis realizado por </w:t>
      </w:r>
      <w:r>
        <w:rPr>
          <w:lang w:eastAsia="es-CO"/>
        </w:rPr>
        <w:t>Ludus</w:t>
      </w:r>
      <w:r w:rsidRPr="00A75F3A">
        <w:rPr>
          <w:lang w:eastAsia="es-CO"/>
        </w:rPr>
        <w:t xml:space="preserve">, en relación con las herramientas empleadas en la comunicación interna y basándonos en el conocimiento y la experiencia de nuestra organización y en los medios técnicos de los que se dispone, llegamos a la conclusión de que el correo electrónico es el principal medio utilizado para la comunicación, ya que cada integrante de la organización cuenta con una cuenta de correo y con los medios necesarios para acceder a ella. </w:t>
      </w:r>
    </w:p>
    <w:p w14:paraId="18EE724F" w14:textId="77777777" w:rsidR="00DB125D" w:rsidRPr="00A75F3A" w:rsidRDefault="00DB125D" w:rsidP="00DB125D">
      <w:pPr>
        <w:jc w:val="both"/>
        <w:rPr>
          <w:lang w:eastAsia="es-CO"/>
        </w:rPr>
      </w:pPr>
    </w:p>
    <w:p w14:paraId="0EA3ED82" w14:textId="77777777" w:rsidR="00DB125D" w:rsidRPr="00A75F3A" w:rsidRDefault="00DB125D" w:rsidP="00DB125D">
      <w:pPr>
        <w:jc w:val="both"/>
        <w:rPr>
          <w:lang w:eastAsia="es-CO"/>
        </w:rPr>
      </w:pPr>
      <w:r w:rsidRPr="00A75F3A">
        <w:rPr>
          <w:lang w:eastAsia="es-CO"/>
        </w:rPr>
        <w:t>De acuerdo al análisis y los resultados obtenidos se puede decir que el uso del correo es un óptimo medio de comunicación y es muy adecuado.  En definitiva, se debe fomentar el uso de correo electrónico y establecer una comunicación empleando planes de mejora por parte de todos los integrantes de la organización.</w:t>
      </w:r>
    </w:p>
    <w:p w14:paraId="41DB5F88" w14:textId="77777777" w:rsidR="00DB125D" w:rsidRPr="00A75F3A" w:rsidRDefault="00DB125D" w:rsidP="00352B34">
      <w:pPr>
        <w:pStyle w:val="Ttulo3"/>
        <w:numPr>
          <w:ilvl w:val="2"/>
          <w:numId w:val="42"/>
        </w:numPr>
      </w:pPr>
      <w:bookmarkStart w:id="665" w:name="_Toc257381924"/>
      <w:bookmarkStart w:id="666" w:name="_Toc476693660"/>
      <w:r w:rsidRPr="00A75F3A">
        <w:t>Acciones a tomar</w:t>
      </w:r>
      <w:bookmarkEnd w:id="665"/>
      <w:bookmarkEnd w:id="666"/>
    </w:p>
    <w:p w14:paraId="17ECACF1" w14:textId="77777777" w:rsidR="00DB125D" w:rsidRDefault="00DB125D" w:rsidP="00DB125D">
      <w:pPr>
        <w:jc w:val="both"/>
        <w:rPr>
          <w:lang w:eastAsia="es-CO"/>
        </w:rPr>
      </w:pPr>
      <w:r w:rsidRPr="00A75F3A">
        <w:rPr>
          <w:lang w:eastAsia="es-CO"/>
        </w:rPr>
        <w:t xml:space="preserve">Asegurar el alcance de la información difundida por </w:t>
      </w:r>
      <w:r>
        <w:rPr>
          <w:lang w:eastAsia="es-CO"/>
        </w:rPr>
        <w:t>Ludus</w:t>
      </w:r>
      <w:r w:rsidRPr="00A75F3A">
        <w:rPr>
          <w:lang w:eastAsia="es-CO"/>
        </w:rPr>
        <w:t xml:space="preserve"> a todos los integrantes de la organización.</w:t>
      </w:r>
    </w:p>
    <w:p w14:paraId="6DB3466E" w14:textId="77777777" w:rsidR="00DB125D" w:rsidRPr="00A75F3A" w:rsidRDefault="00DB125D" w:rsidP="00DB125D">
      <w:pPr>
        <w:rPr>
          <w:lang w:eastAsia="es-CO"/>
        </w:rPr>
      </w:pPr>
    </w:p>
    <w:p w14:paraId="11A1E299" w14:textId="77777777" w:rsidR="00DB125D" w:rsidRPr="00A75F3A" w:rsidRDefault="00DB125D" w:rsidP="00DB125D">
      <w:pPr>
        <w:spacing w:line="360" w:lineRule="auto"/>
        <w:jc w:val="center"/>
        <w:rPr>
          <w:rFonts w:cs="Calibri"/>
          <w:b/>
        </w:rPr>
      </w:pPr>
      <w:r w:rsidRPr="00A75F3A">
        <w:rPr>
          <w:noProof/>
          <w:lang w:val="es-CO" w:eastAsia="es-CO"/>
        </w:rPr>
        <w:drawing>
          <wp:inline distT="0" distB="0" distL="0" distR="0" wp14:anchorId="53B64ED0" wp14:editId="13FA6106">
            <wp:extent cx="5603240" cy="1903095"/>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cstate="print"/>
                    <a:srcRect/>
                    <a:stretch>
                      <a:fillRect/>
                    </a:stretch>
                  </pic:blipFill>
                  <pic:spPr bwMode="auto">
                    <a:xfrm>
                      <a:off x="0" y="0"/>
                      <a:ext cx="5603240" cy="1903095"/>
                    </a:xfrm>
                    <a:prstGeom prst="rect">
                      <a:avLst/>
                    </a:prstGeom>
                    <a:noFill/>
                    <a:ln w="9525">
                      <a:noFill/>
                      <a:miter lim="800000"/>
                      <a:headEnd/>
                      <a:tailEnd/>
                    </a:ln>
                  </pic:spPr>
                </pic:pic>
              </a:graphicData>
            </a:graphic>
          </wp:inline>
        </w:drawing>
      </w:r>
    </w:p>
    <w:p w14:paraId="0A7ECC25" w14:textId="77777777" w:rsidR="00DB125D" w:rsidRPr="00A75F3A" w:rsidRDefault="00DB125D" w:rsidP="00352B34">
      <w:pPr>
        <w:pStyle w:val="Ttulo3"/>
        <w:numPr>
          <w:ilvl w:val="2"/>
          <w:numId w:val="42"/>
        </w:numPr>
      </w:pPr>
      <w:bookmarkStart w:id="667" w:name="_Toc257381925"/>
      <w:bookmarkStart w:id="668" w:name="_Toc476693661"/>
      <w:r w:rsidRPr="00A75F3A">
        <w:lastRenderedPageBreak/>
        <w:t>Técnicas para la planeación de las comunicaciones</w:t>
      </w:r>
      <w:bookmarkEnd w:id="667"/>
      <w:bookmarkEnd w:id="668"/>
    </w:p>
    <w:p w14:paraId="3D6A62A3" w14:textId="77777777" w:rsidR="00DB125D" w:rsidRDefault="00DB125D" w:rsidP="00DB125D">
      <w:pPr>
        <w:jc w:val="both"/>
        <w:rPr>
          <w:lang w:eastAsia="es-CO"/>
        </w:rPr>
      </w:pPr>
      <w:r w:rsidRPr="00A75F3A">
        <w:rPr>
          <w:lang w:eastAsia="es-CO"/>
        </w:rPr>
        <w:t>Las necesidades de información de los diferentes interesados se deben analizar para desarrollar una visión tan completa como sea posible de las mismas y determinar las fuentes de información para satisfacer aquellas necesidades.</w:t>
      </w:r>
    </w:p>
    <w:p w14:paraId="3556CDB9" w14:textId="77777777" w:rsidR="00F710C3" w:rsidRDefault="00F710C3" w:rsidP="00DB125D">
      <w:pPr>
        <w:jc w:val="both"/>
        <w:rPr>
          <w:lang w:eastAsia="es-CO"/>
        </w:rPr>
      </w:pPr>
    </w:p>
    <w:p w14:paraId="5E1F091F" w14:textId="77777777" w:rsidR="00F710C3" w:rsidRDefault="00F710C3" w:rsidP="00DB125D">
      <w:pPr>
        <w:jc w:val="both"/>
        <w:rPr>
          <w:lang w:eastAsia="es-CO"/>
        </w:rPr>
      </w:pPr>
    </w:p>
    <w:p w14:paraId="67ADDF13" w14:textId="77777777" w:rsidR="00F710C3" w:rsidRDefault="00F710C3" w:rsidP="00DB125D">
      <w:pPr>
        <w:jc w:val="both"/>
        <w:rPr>
          <w:lang w:eastAsia="es-CO"/>
        </w:rPr>
      </w:pPr>
    </w:p>
    <w:p w14:paraId="1453BC90" w14:textId="77777777" w:rsidR="00DB125D" w:rsidRPr="00A75F3A" w:rsidRDefault="00DB125D" w:rsidP="00DB125D">
      <w:pPr>
        <w:jc w:val="both"/>
        <w:rPr>
          <w:lang w:eastAsia="es-CO"/>
        </w:rPr>
      </w:pPr>
    </w:p>
    <w:tbl>
      <w:tblPr>
        <w:tblW w:w="8848" w:type="dxa"/>
        <w:tblInd w:w="65" w:type="dxa"/>
        <w:tblCellMar>
          <w:left w:w="70" w:type="dxa"/>
          <w:right w:w="70" w:type="dxa"/>
        </w:tblCellMar>
        <w:tblLook w:val="04A0" w:firstRow="1" w:lastRow="0" w:firstColumn="1" w:lastColumn="0" w:noHBand="0" w:noVBand="1"/>
      </w:tblPr>
      <w:tblGrid>
        <w:gridCol w:w="1031"/>
        <w:gridCol w:w="1022"/>
        <w:gridCol w:w="761"/>
        <w:gridCol w:w="3455"/>
        <w:gridCol w:w="1259"/>
        <w:gridCol w:w="1320"/>
      </w:tblGrid>
      <w:tr w:rsidR="00DB125D" w:rsidRPr="00A75F3A" w14:paraId="1A85291B" w14:textId="77777777" w:rsidTr="00DB125D">
        <w:trPr>
          <w:trHeight w:val="300"/>
        </w:trPr>
        <w:tc>
          <w:tcPr>
            <w:tcW w:w="8848" w:type="dxa"/>
            <w:gridSpan w:val="6"/>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6B759FED" w14:textId="77777777" w:rsidR="00DB125D" w:rsidRPr="00A75F3A" w:rsidRDefault="00DB125D" w:rsidP="00DB125D">
            <w:pPr>
              <w:jc w:val="center"/>
              <w:rPr>
                <w:rFonts w:eastAsia="Times New Roman" w:cs="Calibri"/>
                <w:b/>
                <w:color w:val="FFFFFF"/>
                <w:sz w:val="20"/>
                <w:szCs w:val="20"/>
                <w:lang w:eastAsia="es-CO"/>
              </w:rPr>
            </w:pPr>
            <w:r w:rsidRPr="00A75F3A">
              <w:rPr>
                <w:rFonts w:eastAsia="Times New Roman" w:cs="Calibri"/>
                <w:b/>
                <w:color w:val="FFFFFF"/>
                <w:sz w:val="20"/>
                <w:szCs w:val="20"/>
                <w:lang w:eastAsia="es-CO"/>
              </w:rPr>
              <w:t>Requerimientos Comunicaciones Interesados</w:t>
            </w:r>
          </w:p>
        </w:tc>
      </w:tr>
      <w:tr w:rsidR="00DB125D" w:rsidRPr="00A75F3A" w14:paraId="28B7AF65"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186BA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Interesados:</w:t>
            </w:r>
          </w:p>
        </w:tc>
      </w:tr>
      <w:tr w:rsidR="00DB125D" w:rsidRPr="00A75F3A" w14:paraId="3FC0815C"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29D0866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Departamentos y Especialistas involucrados:</w:t>
            </w:r>
          </w:p>
        </w:tc>
      </w:tr>
      <w:tr w:rsidR="00DB125D" w:rsidRPr="00A75F3A" w14:paraId="2A8B3FED" w14:textId="77777777" w:rsidTr="00DB125D">
        <w:trPr>
          <w:trHeight w:val="300"/>
        </w:trPr>
        <w:tc>
          <w:tcPr>
            <w:tcW w:w="2053"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572F6C2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Descripción Requerimiento</w:t>
            </w:r>
          </w:p>
        </w:tc>
        <w:tc>
          <w:tcPr>
            <w:tcW w:w="761"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51548E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Tipo</w:t>
            </w:r>
          </w:p>
        </w:tc>
        <w:tc>
          <w:tcPr>
            <w:tcW w:w="3455"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F618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Análisis Información</w:t>
            </w:r>
          </w:p>
        </w:tc>
        <w:tc>
          <w:tcPr>
            <w:tcW w:w="2579"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03212B6A"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Necesidades Información</w:t>
            </w:r>
          </w:p>
        </w:tc>
      </w:tr>
      <w:tr w:rsidR="00DB125D" w:rsidRPr="00A75F3A" w14:paraId="6A1BD1AF" w14:textId="77777777" w:rsidTr="00DB125D">
        <w:trPr>
          <w:trHeight w:val="300"/>
        </w:trPr>
        <w:tc>
          <w:tcPr>
            <w:tcW w:w="2053"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3B202657" w14:textId="77777777" w:rsidR="00DB125D" w:rsidRPr="00A75F3A" w:rsidRDefault="00DB125D" w:rsidP="00DB125D">
            <w:pPr>
              <w:jc w:val="center"/>
              <w:rPr>
                <w:rFonts w:eastAsia="Times New Roman" w:cs="Calibri"/>
                <w:color w:val="FFFFFF"/>
                <w:sz w:val="20"/>
                <w:szCs w:val="20"/>
                <w:lang w:eastAsia="es-CO"/>
              </w:rPr>
            </w:pPr>
          </w:p>
        </w:tc>
        <w:tc>
          <w:tcPr>
            <w:tcW w:w="761"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B6BADC6" w14:textId="77777777" w:rsidR="00DB125D" w:rsidRPr="00A75F3A" w:rsidRDefault="00DB125D" w:rsidP="00DB125D">
            <w:pPr>
              <w:jc w:val="center"/>
              <w:rPr>
                <w:rFonts w:eastAsia="Times New Roman" w:cs="Calibri"/>
                <w:color w:val="FFFFFF"/>
                <w:sz w:val="20"/>
                <w:szCs w:val="20"/>
                <w:lang w:eastAsia="es-CO"/>
              </w:rPr>
            </w:pPr>
          </w:p>
        </w:tc>
        <w:tc>
          <w:tcPr>
            <w:tcW w:w="34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CF65A6C" w14:textId="77777777" w:rsidR="00DB125D" w:rsidRPr="00A75F3A" w:rsidRDefault="00DB125D" w:rsidP="00DB125D">
            <w:pPr>
              <w:jc w:val="center"/>
              <w:rPr>
                <w:rFonts w:eastAsia="Times New Roman" w:cs="Calibri"/>
                <w:color w:val="FFFFFF"/>
                <w:sz w:val="20"/>
                <w:szCs w:val="20"/>
                <w:lang w:eastAsia="es-CO"/>
              </w:rPr>
            </w:pPr>
          </w:p>
        </w:tc>
        <w:tc>
          <w:tcPr>
            <w:tcW w:w="1259" w:type="dxa"/>
            <w:tcBorders>
              <w:top w:val="nil"/>
              <w:left w:val="nil"/>
              <w:bottom w:val="single" w:sz="4" w:space="0" w:color="auto"/>
              <w:right w:val="single" w:sz="4" w:space="0" w:color="auto"/>
            </w:tcBorders>
            <w:shd w:val="clear" w:color="632423" w:fill="31849B" w:themeFill="accent5" w:themeFillShade="BF"/>
            <w:noWrap/>
            <w:vAlign w:val="bottom"/>
            <w:hideMark/>
          </w:tcPr>
          <w:p w14:paraId="21F7C4BE"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Interna</w:t>
            </w:r>
          </w:p>
        </w:tc>
        <w:tc>
          <w:tcPr>
            <w:tcW w:w="1320" w:type="dxa"/>
            <w:tcBorders>
              <w:top w:val="nil"/>
              <w:left w:val="nil"/>
              <w:bottom w:val="single" w:sz="4" w:space="0" w:color="auto"/>
              <w:right w:val="single" w:sz="4" w:space="0" w:color="auto"/>
            </w:tcBorders>
            <w:shd w:val="clear" w:color="632423" w:fill="31849B" w:themeFill="accent5" w:themeFillShade="BF"/>
            <w:noWrap/>
            <w:vAlign w:val="bottom"/>
            <w:hideMark/>
          </w:tcPr>
          <w:p w14:paraId="394368E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Externa</w:t>
            </w:r>
          </w:p>
        </w:tc>
      </w:tr>
      <w:tr w:rsidR="00DB125D" w:rsidRPr="00A75F3A" w14:paraId="7FFAFE47"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4848252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12C534D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287D08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F57910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7D63860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E1A3F4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C9C51F8"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5AF9E87F"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40592FF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892232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595B2B6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199D6DB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4786775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301E779C"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64014E0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211ACE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1C7AEA7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328229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689A0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28ED3B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5FBA1E1D"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1BDF6BD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653924F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5C4B2BD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4ADD750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2CDE6D0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C0A3C5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2449D6F"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02221B1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717567E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401F745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1BE13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40996A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3EE56AF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631FA5CD"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center"/>
            <w:hideMark/>
          </w:tcPr>
          <w:p w14:paraId="1D5864C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Observaciones:</w:t>
            </w:r>
          </w:p>
        </w:tc>
      </w:tr>
      <w:tr w:rsidR="00DB125D" w:rsidRPr="00A75F3A" w14:paraId="3D39C61F"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center"/>
            <w:hideMark/>
          </w:tcPr>
          <w:p w14:paraId="5028831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Elaboró:</w:t>
            </w:r>
          </w:p>
        </w:tc>
      </w:tr>
    </w:tbl>
    <w:p w14:paraId="6C727903" w14:textId="77777777" w:rsidR="00DB125D" w:rsidRPr="00A75F3A" w:rsidRDefault="00DB125D" w:rsidP="00DB125D">
      <w:pPr>
        <w:spacing w:line="360" w:lineRule="auto"/>
        <w:rPr>
          <w:rFonts w:cs="Calibri"/>
          <w:b/>
        </w:rPr>
      </w:pPr>
    </w:p>
    <w:p w14:paraId="7E995B8D" w14:textId="77777777" w:rsidR="00DB125D" w:rsidRPr="00A75F3A" w:rsidRDefault="00DB125D" w:rsidP="00352B34">
      <w:pPr>
        <w:pStyle w:val="Ttulo3"/>
        <w:numPr>
          <w:ilvl w:val="2"/>
          <w:numId w:val="42"/>
        </w:numPr>
      </w:pPr>
      <w:bookmarkStart w:id="669" w:name="_Toc257381926"/>
      <w:bookmarkStart w:id="670" w:name="_Toc476693662"/>
      <w:r w:rsidRPr="00A75F3A">
        <w:t>Técnicas para la distribución de información</w:t>
      </w:r>
      <w:bookmarkEnd w:id="669"/>
      <w:bookmarkEnd w:id="670"/>
      <w:r w:rsidRPr="00A75F3A">
        <w:t xml:space="preserve"> </w:t>
      </w:r>
    </w:p>
    <w:p w14:paraId="5C5A2CFA" w14:textId="77777777" w:rsidR="00DB125D" w:rsidRDefault="00DB125D" w:rsidP="00DB125D">
      <w:pPr>
        <w:jc w:val="both"/>
        <w:rPr>
          <w:lang w:eastAsia="es-CO"/>
        </w:rPr>
      </w:pPr>
      <w:r w:rsidRPr="00A75F3A">
        <w:rPr>
          <w:lang w:eastAsia="es-CO"/>
        </w:rPr>
        <w:t xml:space="preserve">Las habilidades de comunicación son utilizadas para intercambiar información. El remitente es responsable de hacer que la información sea clara, precisa y completa, de tal forma que el receptor la pueda recibir correctamente. El receptor es responsable de asegurarse que la información recibida está completa y es entendida correctamente. </w:t>
      </w:r>
    </w:p>
    <w:p w14:paraId="0A7C5D4C" w14:textId="77777777" w:rsidR="00DB125D" w:rsidRPr="00A75F3A" w:rsidRDefault="00DB125D" w:rsidP="00DB125D">
      <w:pPr>
        <w:jc w:val="both"/>
        <w:rPr>
          <w:lang w:eastAsia="es-CO"/>
        </w:rPr>
      </w:pPr>
    </w:p>
    <w:tbl>
      <w:tblPr>
        <w:tblW w:w="8848" w:type="dxa"/>
        <w:jc w:val="center"/>
        <w:tblCellMar>
          <w:left w:w="70" w:type="dxa"/>
          <w:right w:w="70" w:type="dxa"/>
        </w:tblCellMar>
        <w:tblLook w:val="04A0" w:firstRow="1" w:lastRow="0" w:firstColumn="1" w:lastColumn="0" w:noHBand="0" w:noVBand="1"/>
      </w:tblPr>
      <w:tblGrid>
        <w:gridCol w:w="913"/>
        <w:gridCol w:w="913"/>
        <w:gridCol w:w="887"/>
        <w:gridCol w:w="1134"/>
        <w:gridCol w:w="1348"/>
        <w:gridCol w:w="2116"/>
        <w:gridCol w:w="1567"/>
      </w:tblGrid>
      <w:tr w:rsidR="00DB125D" w:rsidRPr="00A75F3A" w14:paraId="762C564A"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6013E45B" w14:textId="77777777" w:rsidR="00DB125D" w:rsidRPr="00A75F3A" w:rsidRDefault="00DB125D" w:rsidP="00DB125D">
            <w:pPr>
              <w:jc w:val="center"/>
              <w:rPr>
                <w:rFonts w:eastAsia="Times New Roman" w:cs="Calibri"/>
                <w:b/>
                <w:color w:val="FFFFFF"/>
                <w:lang w:eastAsia="es-CO"/>
              </w:rPr>
            </w:pPr>
            <w:r w:rsidRPr="00A75F3A">
              <w:rPr>
                <w:rFonts w:eastAsia="Times New Roman" w:cs="Calibri"/>
                <w:b/>
                <w:color w:val="FFFFFF"/>
                <w:lang w:eastAsia="es-CO"/>
              </w:rPr>
              <w:t>Relación Comunicaciones</w:t>
            </w:r>
          </w:p>
        </w:tc>
      </w:tr>
      <w:tr w:rsidR="00DB125D" w:rsidRPr="00A75F3A" w14:paraId="2EBEF28D" w14:textId="77777777" w:rsidTr="00DB125D">
        <w:trPr>
          <w:trHeight w:val="387"/>
          <w:jc w:val="center"/>
        </w:trPr>
        <w:tc>
          <w:tcPr>
            <w:tcW w:w="1826"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DF74FE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Información</w:t>
            </w:r>
          </w:p>
        </w:tc>
        <w:tc>
          <w:tcPr>
            <w:tcW w:w="857"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C1A7B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Emisor</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274CCE6F"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Receptor</w:t>
            </w:r>
          </w:p>
        </w:tc>
        <w:tc>
          <w:tcPr>
            <w:tcW w:w="1348"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48984AD2"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Frecuencia</w:t>
            </w:r>
          </w:p>
        </w:tc>
        <w:tc>
          <w:tcPr>
            <w:tcW w:w="2116"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157B339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Medio de Acceso</w:t>
            </w:r>
          </w:p>
        </w:tc>
        <w:tc>
          <w:tcPr>
            <w:tcW w:w="1567"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3277889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r>
      <w:tr w:rsidR="00DB125D" w:rsidRPr="00A75F3A" w14:paraId="0662C977" w14:textId="77777777" w:rsidTr="00DB125D">
        <w:trPr>
          <w:trHeight w:val="387"/>
          <w:jc w:val="center"/>
        </w:trPr>
        <w:tc>
          <w:tcPr>
            <w:tcW w:w="1826"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6E6BD6D3" w14:textId="77777777" w:rsidR="00DB125D" w:rsidRPr="00A75F3A" w:rsidRDefault="00DB125D" w:rsidP="00DB125D">
            <w:pPr>
              <w:rPr>
                <w:rFonts w:eastAsia="Times New Roman" w:cs="Calibri"/>
                <w:color w:val="000000"/>
                <w:lang w:eastAsia="es-CO"/>
              </w:rPr>
            </w:pPr>
          </w:p>
        </w:tc>
        <w:tc>
          <w:tcPr>
            <w:tcW w:w="857"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A1D410F"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F559F37" w14:textId="77777777" w:rsidR="00DB125D" w:rsidRPr="00A75F3A" w:rsidRDefault="00DB125D" w:rsidP="00DB125D">
            <w:pPr>
              <w:rPr>
                <w:rFonts w:eastAsia="Times New Roman" w:cs="Calibri"/>
                <w:color w:val="000000"/>
                <w:lang w:eastAsia="es-CO"/>
              </w:rPr>
            </w:pPr>
          </w:p>
        </w:tc>
        <w:tc>
          <w:tcPr>
            <w:tcW w:w="134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2C9AE63" w14:textId="77777777" w:rsidR="00DB125D" w:rsidRPr="00A75F3A" w:rsidRDefault="00DB125D" w:rsidP="00DB125D">
            <w:pPr>
              <w:rPr>
                <w:rFonts w:eastAsia="Times New Roman" w:cs="Calibri"/>
                <w:color w:val="000000"/>
                <w:lang w:eastAsia="es-CO"/>
              </w:rPr>
            </w:pPr>
          </w:p>
        </w:tc>
        <w:tc>
          <w:tcPr>
            <w:tcW w:w="211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E8A6" w14:textId="77777777" w:rsidR="00DB125D" w:rsidRPr="00A75F3A" w:rsidRDefault="00DB125D" w:rsidP="00DB125D">
            <w:pPr>
              <w:rPr>
                <w:rFonts w:eastAsia="Times New Roman" w:cs="Calibri"/>
                <w:color w:val="000000"/>
                <w:lang w:eastAsia="es-CO"/>
              </w:rPr>
            </w:pPr>
          </w:p>
        </w:tc>
        <w:tc>
          <w:tcPr>
            <w:tcW w:w="15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8711C98" w14:textId="77777777" w:rsidR="00DB125D" w:rsidRPr="00A75F3A" w:rsidRDefault="00DB125D" w:rsidP="00DB125D">
            <w:pPr>
              <w:rPr>
                <w:rFonts w:eastAsia="Times New Roman" w:cs="Calibri"/>
                <w:color w:val="000000"/>
                <w:lang w:eastAsia="es-CO"/>
              </w:rPr>
            </w:pPr>
          </w:p>
        </w:tc>
      </w:tr>
      <w:tr w:rsidR="00DB125D" w:rsidRPr="00A75F3A" w14:paraId="59012C82"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6D790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66C8C5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F5CEB2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AB65F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7170446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AFC374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8E2346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C48F0F5"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D154FF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55A8ACC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42F98B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A7765E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18CB60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1E30922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4863809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F8D7AD8"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0550A12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014306D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036A76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26593A0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4814D57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624D9D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56A769A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624F2C9"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21AE936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1589A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7F3484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CD28F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4DECDE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028E83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05EF68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1B45CFF"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282F40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4D825F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335D09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328F48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3DD6AFC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023644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18C9D31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3F5876C0"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F6060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3FD069E2" w14:textId="77777777" w:rsidR="00DB125D" w:rsidRPr="00A75F3A" w:rsidRDefault="00DB125D" w:rsidP="00DB125D">
      <w:pPr>
        <w:spacing w:line="360" w:lineRule="auto"/>
        <w:rPr>
          <w:rFonts w:cs="Calibri"/>
          <w:b/>
        </w:rPr>
      </w:pPr>
    </w:p>
    <w:tbl>
      <w:tblPr>
        <w:tblW w:w="8992" w:type="dxa"/>
        <w:jc w:val="center"/>
        <w:tblCellMar>
          <w:left w:w="70" w:type="dxa"/>
          <w:right w:w="70" w:type="dxa"/>
        </w:tblCellMar>
        <w:tblLook w:val="04A0" w:firstRow="1" w:lastRow="0" w:firstColumn="1" w:lastColumn="0" w:noHBand="0" w:noVBand="1"/>
      </w:tblPr>
      <w:tblGrid>
        <w:gridCol w:w="2669"/>
        <w:gridCol w:w="1220"/>
        <w:gridCol w:w="1501"/>
        <w:gridCol w:w="1134"/>
        <w:gridCol w:w="1275"/>
        <w:gridCol w:w="1541"/>
      </w:tblGrid>
      <w:tr w:rsidR="00DB125D" w:rsidRPr="00A75F3A" w14:paraId="3991DA30"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397ADD8A" w14:textId="77777777" w:rsidR="00DB125D" w:rsidRPr="00026FA8" w:rsidRDefault="00DB125D" w:rsidP="00DB125D">
            <w:pPr>
              <w:jc w:val="center"/>
              <w:rPr>
                <w:rFonts w:eastAsia="Times New Roman" w:cs="Calibri"/>
                <w:b/>
                <w:bCs/>
                <w:color w:val="FFFFFF" w:themeColor="background1"/>
                <w:lang w:eastAsia="es-CO"/>
              </w:rPr>
            </w:pPr>
            <w:r w:rsidRPr="00026FA8">
              <w:rPr>
                <w:rFonts w:eastAsia="Times New Roman" w:cs="Calibri"/>
                <w:b/>
                <w:bCs/>
                <w:color w:val="FFFFFF" w:themeColor="background1"/>
                <w:lang w:eastAsia="es-CO"/>
              </w:rPr>
              <w:t>Matriz de Comunicación</w:t>
            </w:r>
          </w:p>
        </w:tc>
      </w:tr>
      <w:tr w:rsidR="00DB125D" w:rsidRPr="00A75F3A" w14:paraId="03BD4E52" w14:textId="77777777" w:rsidTr="00DB125D">
        <w:trPr>
          <w:trHeight w:val="387"/>
          <w:jc w:val="center"/>
        </w:trPr>
        <w:tc>
          <w:tcPr>
            <w:tcW w:w="2669" w:type="dxa"/>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2B6C4239"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 </w:t>
            </w:r>
          </w:p>
        </w:tc>
        <w:tc>
          <w:tcPr>
            <w:tcW w:w="1220"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33555ED"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 xml:space="preserve">Gerente </w:t>
            </w:r>
            <w:r w:rsidRPr="00026FA8">
              <w:rPr>
                <w:rFonts w:eastAsia="Times New Roman" w:cs="Calibri"/>
                <w:color w:val="FFFFFF" w:themeColor="background1"/>
                <w:lang w:eastAsia="es-CO"/>
              </w:rPr>
              <w:lastRenderedPageBreak/>
              <w:t>del Proyecto</w:t>
            </w:r>
          </w:p>
        </w:tc>
        <w:tc>
          <w:tcPr>
            <w:tcW w:w="1276"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02E6167"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lastRenderedPageBreak/>
              <w:t xml:space="preserve">Patrocinador </w:t>
            </w:r>
            <w:r w:rsidRPr="00026FA8">
              <w:rPr>
                <w:rFonts w:eastAsia="Times New Roman" w:cs="Calibri"/>
                <w:color w:val="FFFFFF" w:themeColor="background1"/>
                <w:lang w:eastAsia="es-CO"/>
              </w:rPr>
              <w:lastRenderedPageBreak/>
              <w:t>del Proyecto</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5B9371"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lastRenderedPageBreak/>
              <w:t xml:space="preserve">Equipo </w:t>
            </w:r>
            <w:r w:rsidRPr="00026FA8">
              <w:rPr>
                <w:rFonts w:eastAsia="Times New Roman" w:cs="Calibri"/>
                <w:color w:val="FFFFFF" w:themeColor="background1"/>
                <w:lang w:eastAsia="es-CO"/>
              </w:rPr>
              <w:lastRenderedPageBreak/>
              <w:t>del Proyecto</w:t>
            </w:r>
          </w:p>
        </w:tc>
        <w:tc>
          <w:tcPr>
            <w:tcW w:w="127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A344CE3"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lastRenderedPageBreak/>
              <w:t xml:space="preserve">Líder </w:t>
            </w:r>
            <w:r w:rsidRPr="00026FA8">
              <w:rPr>
                <w:rFonts w:eastAsia="Times New Roman" w:cs="Calibri"/>
                <w:color w:val="FFFFFF" w:themeColor="background1"/>
                <w:lang w:eastAsia="es-CO"/>
              </w:rPr>
              <w:lastRenderedPageBreak/>
              <w:t>Equipo del Proyecto</w:t>
            </w:r>
          </w:p>
        </w:tc>
        <w:tc>
          <w:tcPr>
            <w:tcW w:w="1418"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767D9A"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lastRenderedPageBreak/>
              <w:t xml:space="preserve">Responsable </w:t>
            </w:r>
            <w:r w:rsidRPr="00026FA8">
              <w:rPr>
                <w:rFonts w:eastAsia="Times New Roman" w:cs="Calibri"/>
                <w:color w:val="FFFFFF" w:themeColor="background1"/>
                <w:lang w:eastAsia="es-CO"/>
              </w:rPr>
              <w:lastRenderedPageBreak/>
              <w:t>de la Operación</w:t>
            </w:r>
          </w:p>
        </w:tc>
      </w:tr>
      <w:tr w:rsidR="00DB125D" w:rsidRPr="00A75F3A" w14:paraId="09D4FE96" w14:textId="77777777" w:rsidTr="00DB125D">
        <w:trPr>
          <w:trHeight w:val="387"/>
          <w:jc w:val="center"/>
        </w:trPr>
        <w:tc>
          <w:tcPr>
            <w:tcW w:w="2669" w:type="dxa"/>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10725D4F" w14:textId="77777777" w:rsidR="00DB125D" w:rsidRPr="00A75F3A" w:rsidRDefault="00DB125D" w:rsidP="00DB125D">
            <w:pPr>
              <w:rPr>
                <w:rFonts w:eastAsia="Times New Roman" w:cs="Calibri"/>
                <w:color w:val="000000"/>
                <w:lang w:eastAsia="es-CO"/>
              </w:rPr>
            </w:pPr>
          </w:p>
        </w:tc>
        <w:tc>
          <w:tcPr>
            <w:tcW w:w="1220"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E72580C" w14:textId="77777777" w:rsidR="00DB125D" w:rsidRPr="00A75F3A" w:rsidRDefault="00DB125D" w:rsidP="00DB125D">
            <w:pPr>
              <w:rPr>
                <w:rFonts w:eastAsia="Times New Roman" w:cs="Calibri"/>
                <w:color w:val="000000"/>
                <w:lang w:eastAsia="es-CO"/>
              </w:rPr>
            </w:pPr>
          </w:p>
        </w:tc>
        <w:tc>
          <w:tcPr>
            <w:tcW w:w="127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A88E9D"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473F71A" w14:textId="77777777" w:rsidR="00DB125D" w:rsidRPr="00A75F3A" w:rsidRDefault="00DB125D" w:rsidP="00DB125D">
            <w:pPr>
              <w:rPr>
                <w:rFonts w:eastAsia="Times New Roman" w:cs="Calibri"/>
                <w:color w:val="000000"/>
                <w:lang w:eastAsia="es-CO"/>
              </w:rPr>
            </w:pPr>
          </w:p>
        </w:tc>
        <w:tc>
          <w:tcPr>
            <w:tcW w:w="127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FDB60A8" w14:textId="77777777" w:rsidR="00DB125D" w:rsidRPr="00A75F3A" w:rsidRDefault="00DB125D" w:rsidP="00DB125D">
            <w:pPr>
              <w:rPr>
                <w:rFonts w:eastAsia="Times New Roman" w:cs="Calibri"/>
                <w:color w:val="000000"/>
                <w:lang w:eastAsia="es-CO"/>
              </w:rPr>
            </w:pPr>
          </w:p>
        </w:tc>
        <w:tc>
          <w:tcPr>
            <w:tcW w:w="141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E18006C" w14:textId="77777777" w:rsidR="00DB125D" w:rsidRPr="00A75F3A" w:rsidRDefault="00DB125D" w:rsidP="00DB125D">
            <w:pPr>
              <w:rPr>
                <w:rFonts w:eastAsia="Times New Roman" w:cs="Calibri"/>
                <w:color w:val="000000"/>
                <w:lang w:eastAsia="es-CO"/>
              </w:rPr>
            </w:pPr>
          </w:p>
        </w:tc>
      </w:tr>
      <w:tr w:rsidR="00DB125D" w:rsidRPr="00A75F3A" w14:paraId="6E2437BA"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3781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Gerente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2B76CB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6" w:type="dxa"/>
            <w:tcBorders>
              <w:top w:val="nil"/>
              <w:left w:val="nil"/>
              <w:bottom w:val="single" w:sz="4" w:space="0" w:color="auto"/>
              <w:right w:val="single" w:sz="4" w:space="0" w:color="auto"/>
            </w:tcBorders>
            <w:shd w:val="clear" w:color="auto" w:fill="auto"/>
            <w:noWrap/>
            <w:vAlign w:val="bottom"/>
            <w:hideMark/>
          </w:tcPr>
          <w:p w14:paraId="075A649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134" w:type="dxa"/>
            <w:tcBorders>
              <w:top w:val="nil"/>
              <w:left w:val="nil"/>
              <w:bottom w:val="single" w:sz="4" w:space="0" w:color="auto"/>
              <w:right w:val="single" w:sz="4" w:space="0" w:color="auto"/>
            </w:tcBorders>
            <w:shd w:val="clear" w:color="auto" w:fill="auto"/>
            <w:noWrap/>
            <w:vAlign w:val="bottom"/>
            <w:hideMark/>
          </w:tcPr>
          <w:p w14:paraId="31D194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503CB8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4486457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65F83539"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7AD5A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Patrocinador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496438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4D73FB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0B42D7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4B40195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51948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64178B"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1EB7D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7B7F1DF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56ADD14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54208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3151C3A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28CCD7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512FB7FC"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E824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Líder 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13C5CB5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617483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6392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3901388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EE2785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097C05C8"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B22D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Responsable de la Operación</w:t>
            </w:r>
          </w:p>
        </w:tc>
        <w:tc>
          <w:tcPr>
            <w:tcW w:w="1220" w:type="dxa"/>
            <w:tcBorders>
              <w:top w:val="nil"/>
              <w:left w:val="nil"/>
              <w:bottom w:val="single" w:sz="4" w:space="0" w:color="auto"/>
              <w:right w:val="single" w:sz="4" w:space="0" w:color="auto"/>
            </w:tcBorders>
            <w:shd w:val="clear" w:color="auto" w:fill="auto"/>
            <w:noWrap/>
            <w:vAlign w:val="bottom"/>
            <w:hideMark/>
          </w:tcPr>
          <w:p w14:paraId="048EBAE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72A542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48F7071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47D8F9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69E176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F199146"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5F690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62E6DC1B" w14:textId="77777777" w:rsidR="00DB125D" w:rsidRPr="00A75F3A" w:rsidRDefault="00DB125D" w:rsidP="00DB125D">
      <w:pPr>
        <w:spacing w:line="360" w:lineRule="auto"/>
        <w:rPr>
          <w:rFonts w:cs="Calibri"/>
          <w:b/>
        </w:rPr>
      </w:pPr>
    </w:p>
    <w:p w14:paraId="4D96E20E" w14:textId="77777777" w:rsidR="00DB125D" w:rsidRDefault="00DB125D" w:rsidP="00DB125D">
      <w:pPr>
        <w:rPr>
          <w:lang w:eastAsia="es-CO"/>
        </w:rPr>
      </w:pPr>
      <w:r w:rsidRPr="00A75F3A">
        <w:rPr>
          <w:b/>
          <w:lang w:eastAsia="es-CO"/>
        </w:rPr>
        <w:t xml:space="preserve">Requerimientos de cambios. </w:t>
      </w:r>
      <w:r w:rsidRPr="00A75F3A">
        <w:rPr>
          <w:lang w:eastAsia="es-CO"/>
        </w:rPr>
        <w:t xml:space="preserve"> Los cambios en el proceso de distribución de información deben dar inicio a los cambios de los planes de gestión del proyecto y de las comunicaciones.</w:t>
      </w:r>
    </w:p>
    <w:p w14:paraId="306B22A8" w14:textId="77777777" w:rsidR="00DB125D" w:rsidRPr="00A75F3A" w:rsidRDefault="00DB125D" w:rsidP="00DB125D">
      <w:pPr>
        <w:rPr>
          <w:lang w:eastAsia="es-CO"/>
        </w:rPr>
      </w:pPr>
    </w:p>
    <w:tbl>
      <w:tblPr>
        <w:tblW w:w="9193" w:type="dxa"/>
        <w:jc w:val="center"/>
        <w:tblCellMar>
          <w:left w:w="70" w:type="dxa"/>
          <w:right w:w="70" w:type="dxa"/>
        </w:tblCellMar>
        <w:tblLook w:val="04A0" w:firstRow="1" w:lastRow="0" w:firstColumn="1" w:lastColumn="0" w:noHBand="0" w:noVBand="1"/>
      </w:tblPr>
      <w:tblGrid>
        <w:gridCol w:w="1181"/>
        <w:gridCol w:w="1355"/>
        <w:gridCol w:w="1368"/>
        <w:gridCol w:w="2387"/>
        <w:gridCol w:w="1021"/>
        <w:gridCol w:w="2636"/>
      </w:tblGrid>
      <w:tr w:rsidR="00DB125D" w:rsidRPr="00A75F3A" w14:paraId="1403A040"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91D4C4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Requerimiento de Cambios</w:t>
            </w:r>
          </w:p>
        </w:tc>
      </w:tr>
      <w:tr w:rsidR="00DB125D" w:rsidRPr="00A75F3A" w14:paraId="08413033"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77F0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 Solicitud Cambio:</w:t>
            </w:r>
          </w:p>
        </w:tc>
      </w:tr>
      <w:tr w:rsidR="00DB125D" w:rsidRPr="00A75F3A" w14:paraId="616A882E"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2C34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Solicitante:</w:t>
            </w:r>
          </w:p>
        </w:tc>
      </w:tr>
      <w:tr w:rsidR="00DB125D" w:rsidRPr="00A75F3A" w14:paraId="7EE72ED8" w14:textId="77777777" w:rsidTr="00DB125D">
        <w:trPr>
          <w:trHeight w:val="387"/>
          <w:jc w:val="center"/>
        </w:trPr>
        <w:tc>
          <w:tcPr>
            <w:tcW w:w="9193" w:type="dxa"/>
            <w:gridSpan w:val="6"/>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F743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Descripción del Cambio:</w:t>
            </w:r>
          </w:p>
        </w:tc>
      </w:tr>
      <w:tr w:rsidR="00DB125D" w:rsidRPr="00A75F3A" w14:paraId="55B362D3"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05FCFE45" w14:textId="77777777" w:rsidR="00DB125D" w:rsidRPr="00A75F3A" w:rsidRDefault="00DB125D" w:rsidP="00DB125D">
            <w:pPr>
              <w:rPr>
                <w:rFonts w:eastAsia="Times New Roman" w:cs="Calibri"/>
                <w:color w:val="000000"/>
                <w:lang w:eastAsia="es-CO"/>
              </w:rPr>
            </w:pPr>
          </w:p>
        </w:tc>
      </w:tr>
      <w:tr w:rsidR="00DB125D" w:rsidRPr="00A75F3A" w14:paraId="6BE75654"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5DE3169C" w14:textId="77777777" w:rsidR="00DB125D" w:rsidRPr="00A75F3A" w:rsidRDefault="00DB125D" w:rsidP="00DB125D">
            <w:pPr>
              <w:rPr>
                <w:rFonts w:eastAsia="Times New Roman" w:cs="Calibri"/>
                <w:color w:val="000000"/>
                <w:lang w:eastAsia="es-CO"/>
              </w:rPr>
            </w:pPr>
          </w:p>
        </w:tc>
      </w:tr>
      <w:tr w:rsidR="00DB125D" w:rsidRPr="00A75F3A" w14:paraId="6D4E4336"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24E7D7CB" w14:textId="77777777" w:rsidR="00DB125D" w:rsidRPr="00A75F3A" w:rsidRDefault="00DB125D" w:rsidP="00DB125D">
            <w:pPr>
              <w:rPr>
                <w:rFonts w:eastAsia="Times New Roman" w:cs="Calibri"/>
                <w:color w:val="000000"/>
                <w:lang w:eastAsia="es-CO"/>
              </w:rPr>
            </w:pPr>
          </w:p>
        </w:tc>
      </w:tr>
      <w:tr w:rsidR="00DB125D" w:rsidRPr="00A75F3A" w14:paraId="27C4FBA9" w14:textId="77777777" w:rsidTr="00DB125D">
        <w:trPr>
          <w:trHeight w:val="387"/>
          <w:jc w:val="center"/>
        </w:trPr>
        <w:tc>
          <w:tcPr>
            <w:tcW w:w="9193" w:type="dxa"/>
            <w:gridSpan w:val="6"/>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E755E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Razón del Cambio:</w:t>
            </w:r>
          </w:p>
        </w:tc>
      </w:tr>
      <w:tr w:rsidR="00DB125D" w:rsidRPr="00A75F3A" w14:paraId="0A336E2B" w14:textId="77777777" w:rsidTr="00DB125D">
        <w:trPr>
          <w:trHeight w:val="387"/>
          <w:jc w:val="center"/>
        </w:trPr>
        <w:tc>
          <w:tcPr>
            <w:tcW w:w="9193" w:type="dxa"/>
            <w:gridSpan w:val="6"/>
            <w:vMerge/>
            <w:tcBorders>
              <w:top w:val="single" w:sz="4" w:space="0" w:color="auto"/>
              <w:left w:val="single" w:sz="4" w:space="0" w:color="auto"/>
              <w:bottom w:val="single" w:sz="4" w:space="0" w:color="000000"/>
              <w:right w:val="single" w:sz="4" w:space="0" w:color="000000"/>
            </w:tcBorders>
            <w:vAlign w:val="center"/>
            <w:hideMark/>
          </w:tcPr>
          <w:p w14:paraId="4AF73EDC" w14:textId="77777777" w:rsidR="00DB125D" w:rsidRPr="00A75F3A" w:rsidRDefault="00DB125D" w:rsidP="00DB125D">
            <w:pPr>
              <w:rPr>
                <w:rFonts w:eastAsia="Times New Roman" w:cs="Calibri"/>
                <w:color w:val="000000"/>
                <w:lang w:eastAsia="es-CO"/>
              </w:rPr>
            </w:pPr>
          </w:p>
        </w:tc>
      </w:tr>
      <w:tr w:rsidR="00DB125D" w:rsidRPr="00A75F3A" w14:paraId="2C9A3910"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72161ED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Aprobado</w:t>
            </w:r>
          </w:p>
        </w:tc>
        <w:tc>
          <w:tcPr>
            <w:tcW w:w="1134" w:type="dxa"/>
            <w:tcBorders>
              <w:top w:val="nil"/>
              <w:left w:val="nil"/>
              <w:bottom w:val="single" w:sz="4" w:space="0" w:color="auto"/>
              <w:right w:val="single" w:sz="4" w:space="0" w:color="auto"/>
            </w:tcBorders>
            <w:shd w:val="clear" w:color="auto" w:fill="auto"/>
            <w:noWrap/>
            <w:vAlign w:val="bottom"/>
            <w:hideMark/>
          </w:tcPr>
          <w:p w14:paraId="55AA194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Rechazado</w:t>
            </w:r>
          </w:p>
        </w:tc>
        <w:tc>
          <w:tcPr>
            <w:tcW w:w="1157" w:type="dxa"/>
            <w:tcBorders>
              <w:top w:val="nil"/>
              <w:left w:val="nil"/>
              <w:bottom w:val="single" w:sz="4" w:space="0" w:color="auto"/>
              <w:right w:val="single" w:sz="4" w:space="0" w:color="auto"/>
            </w:tcBorders>
            <w:shd w:val="clear" w:color="auto" w:fill="auto"/>
            <w:noWrap/>
            <w:vAlign w:val="bottom"/>
            <w:hideMark/>
          </w:tcPr>
          <w:p w14:paraId="7998F70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Postergado</w:t>
            </w:r>
          </w:p>
        </w:tc>
        <w:tc>
          <w:tcPr>
            <w:tcW w:w="2387" w:type="dxa"/>
            <w:tcBorders>
              <w:top w:val="nil"/>
              <w:left w:val="nil"/>
              <w:bottom w:val="single" w:sz="4" w:space="0" w:color="auto"/>
              <w:right w:val="single" w:sz="4" w:space="0" w:color="auto"/>
            </w:tcBorders>
            <w:shd w:val="clear" w:color="auto" w:fill="auto"/>
            <w:noWrap/>
            <w:vAlign w:val="bottom"/>
            <w:hideMark/>
          </w:tcPr>
          <w:p w14:paraId="7C49F53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Autorización</w:t>
            </w:r>
          </w:p>
        </w:tc>
        <w:tc>
          <w:tcPr>
            <w:tcW w:w="850" w:type="dxa"/>
            <w:tcBorders>
              <w:top w:val="nil"/>
              <w:left w:val="nil"/>
              <w:bottom w:val="single" w:sz="4" w:space="0" w:color="auto"/>
              <w:right w:val="single" w:sz="4" w:space="0" w:color="auto"/>
            </w:tcBorders>
            <w:shd w:val="clear" w:color="auto" w:fill="auto"/>
            <w:noWrap/>
            <w:vAlign w:val="bottom"/>
            <w:hideMark/>
          </w:tcPr>
          <w:p w14:paraId="3C518DB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Autoriza</w:t>
            </w:r>
          </w:p>
        </w:tc>
        <w:tc>
          <w:tcPr>
            <w:tcW w:w="2636" w:type="dxa"/>
            <w:tcBorders>
              <w:top w:val="single" w:sz="4" w:space="0" w:color="auto"/>
              <w:left w:val="nil"/>
              <w:bottom w:val="single" w:sz="4" w:space="0" w:color="auto"/>
              <w:right w:val="single" w:sz="4" w:space="0" w:color="auto"/>
            </w:tcBorders>
            <w:shd w:val="clear" w:color="auto" w:fill="auto"/>
            <w:noWrap/>
            <w:vAlign w:val="bottom"/>
            <w:hideMark/>
          </w:tcPr>
          <w:p w14:paraId="1FB6384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Implementación</w:t>
            </w:r>
          </w:p>
        </w:tc>
      </w:tr>
      <w:tr w:rsidR="00DB125D" w:rsidRPr="00A75F3A" w14:paraId="54BFEE86"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338BEDE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A32C7F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7" w:type="dxa"/>
            <w:tcBorders>
              <w:top w:val="nil"/>
              <w:left w:val="nil"/>
              <w:bottom w:val="single" w:sz="4" w:space="0" w:color="auto"/>
              <w:right w:val="single" w:sz="4" w:space="0" w:color="auto"/>
            </w:tcBorders>
            <w:shd w:val="clear" w:color="auto" w:fill="auto"/>
            <w:noWrap/>
            <w:vAlign w:val="bottom"/>
            <w:hideMark/>
          </w:tcPr>
          <w:p w14:paraId="292EB4D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387" w:type="dxa"/>
            <w:tcBorders>
              <w:top w:val="nil"/>
              <w:left w:val="nil"/>
              <w:bottom w:val="single" w:sz="4" w:space="0" w:color="auto"/>
              <w:right w:val="single" w:sz="4" w:space="0" w:color="auto"/>
            </w:tcBorders>
            <w:shd w:val="clear" w:color="auto" w:fill="auto"/>
            <w:noWrap/>
            <w:vAlign w:val="bottom"/>
            <w:hideMark/>
          </w:tcPr>
          <w:p w14:paraId="7FDC489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0" w:type="dxa"/>
            <w:tcBorders>
              <w:top w:val="nil"/>
              <w:left w:val="nil"/>
              <w:bottom w:val="single" w:sz="4" w:space="0" w:color="auto"/>
              <w:right w:val="single" w:sz="4" w:space="0" w:color="auto"/>
            </w:tcBorders>
            <w:shd w:val="clear" w:color="auto" w:fill="auto"/>
            <w:noWrap/>
            <w:vAlign w:val="bottom"/>
            <w:hideMark/>
          </w:tcPr>
          <w:p w14:paraId="40DA84D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636" w:type="dxa"/>
            <w:tcBorders>
              <w:top w:val="single" w:sz="4" w:space="0" w:color="auto"/>
              <w:left w:val="nil"/>
              <w:bottom w:val="single" w:sz="4" w:space="0" w:color="auto"/>
              <w:right w:val="single" w:sz="4" w:space="0" w:color="000000"/>
            </w:tcBorders>
            <w:shd w:val="clear" w:color="auto" w:fill="auto"/>
            <w:noWrap/>
            <w:vAlign w:val="bottom"/>
            <w:hideMark/>
          </w:tcPr>
          <w:p w14:paraId="1A26921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92F0FDA"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22E66E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0D7FE6CE" w14:textId="77777777" w:rsidR="00DB125D" w:rsidRPr="00A75F3A" w:rsidRDefault="00DB125D" w:rsidP="00DB125D">
      <w:pPr>
        <w:spacing w:line="360" w:lineRule="auto"/>
        <w:rPr>
          <w:b/>
          <w:lang w:eastAsia="es-CO"/>
        </w:rPr>
      </w:pPr>
    </w:p>
    <w:p w14:paraId="7EC620AF" w14:textId="77777777" w:rsidR="00DB125D" w:rsidRPr="00A75F3A" w:rsidRDefault="00DB125D" w:rsidP="00DB125D">
      <w:pPr>
        <w:spacing w:line="360" w:lineRule="auto"/>
        <w:rPr>
          <w:lang w:eastAsia="es-CO"/>
        </w:rPr>
      </w:pPr>
      <w:r w:rsidRPr="00A75F3A">
        <w:rPr>
          <w:b/>
          <w:lang w:eastAsia="es-CO"/>
        </w:rPr>
        <w:t>Entregables.</w:t>
      </w:r>
      <w:r w:rsidRPr="00A75F3A">
        <w:rPr>
          <w:lang w:eastAsia="es-CO"/>
        </w:rPr>
        <w:t xml:space="preserve"> Proveen información sobre el resultado del proyecto.</w:t>
      </w:r>
    </w:p>
    <w:p w14:paraId="11E0CE17" w14:textId="77777777" w:rsidR="00DB125D" w:rsidRPr="00A75F3A" w:rsidRDefault="00DB125D" w:rsidP="00DB125D">
      <w:pPr>
        <w:spacing w:line="360" w:lineRule="auto"/>
        <w:rPr>
          <w:lang w:eastAsia="es-CO"/>
        </w:rPr>
      </w:pPr>
    </w:p>
    <w:tbl>
      <w:tblPr>
        <w:tblW w:w="8343" w:type="dxa"/>
        <w:jc w:val="center"/>
        <w:tblCellMar>
          <w:left w:w="70" w:type="dxa"/>
          <w:right w:w="70" w:type="dxa"/>
        </w:tblCellMar>
        <w:tblLook w:val="04A0" w:firstRow="1" w:lastRow="0" w:firstColumn="1" w:lastColumn="0" w:noHBand="0" w:noVBand="1"/>
      </w:tblPr>
      <w:tblGrid>
        <w:gridCol w:w="948"/>
        <w:gridCol w:w="1129"/>
        <w:gridCol w:w="1209"/>
        <w:gridCol w:w="1152"/>
        <w:gridCol w:w="1334"/>
        <w:gridCol w:w="1197"/>
        <w:gridCol w:w="857"/>
        <w:gridCol w:w="1152"/>
      </w:tblGrid>
      <w:tr w:rsidR="00DB125D" w:rsidRPr="00A75F3A" w14:paraId="0BBACE0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784F0D36"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Entregables</w:t>
            </w:r>
          </w:p>
        </w:tc>
      </w:tr>
      <w:tr w:rsidR="00DB125D" w:rsidRPr="00A75F3A" w14:paraId="21E5EEFE" w14:textId="77777777" w:rsidTr="00DB125D">
        <w:trPr>
          <w:trHeight w:val="300"/>
          <w:jc w:val="center"/>
        </w:trPr>
        <w:tc>
          <w:tcPr>
            <w:tcW w:w="98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187F7EE6"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Fase del Proyecto</w:t>
            </w:r>
          </w:p>
        </w:tc>
        <w:tc>
          <w:tcPr>
            <w:tcW w:w="1081"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FD8A"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Entregable</w:t>
            </w:r>
          </w:p>
        </w:tc>
        <w:tc>
          <w:tcPr>
            <w:tcW w:w="115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B929BF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Entregable</w:t>
            </w:r>
          </w:p>
        </w:tc>
        <w:tc>
          <w:tcPr>
            <w:tcW w:w="1049"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2276C7F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Criterios Aceptación</w:t>
            </w:r>
          </w:p>
        </w:tc>
        <w:tc>
          <w:tcPr>
            <w:tcW w:w="1167"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1E2627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c>
          <w:tcPr>
            <w:tcW w:w="2909" w:type="dxa"/>
            <w:gridSpan w:val="3"/>
            <w:tcBorders>
              <w:top w:val="single" w:sz="4" w:space="0" w:color="auto"/>
              <w:left w:val="nil"/>
              <w:bottom w:val="single" w:sz="4" w:space="0" w:color="auto"/>
              <w:right w:val="single" w:sz="4" w:space="0" w:color="auto"/>
            </w:tcBorders>
            <w:shd w:val="clear" w:color="632423" w:fill="31849B" w:themeFill="accent5" w:themeFillShade="BF"/>
            <w:noWrap/>
            <w:vAlign w:val="bottom"/>
            <w:hideMark/>
          </w:tcPr>
          <w:p w14:paraId="24E936B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Fechas de Control</w:t>
            </w:r>
          </w:p>
        </w:tc>
      </w:tr>
      <w:tr w:rsidR="00DB125D" w:rsidRPr="00A75F3A" w14:paraId="4534D3C1" w14:textId="77777777" w:rsidTr="00DB125D">
        <w:trPr>
          <w:trHeight w:val="300"/>
          <w:jc w:val="center"/>
        </w:trPr>
        <w:tc>
          <w:tcPr>
            <w:tcW w:w="98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D0E4332" w14:textId="77777777" w:rsidR="00DB125D" w:rsidRPr="00A75F3A" w:rsidRDefault="00DB125D" w:rsidP="00DB125D">
            <w:pPr>
              <w:rPr>
                <w:rFonts w:eastAsia="Times New Roman" w:cs="Calibri"/>
                <w:color w:val="FFFFFF"/>
                <w:lang w:eastAsia="es-CO"/>
              </w:rPr>
            </w:pPr>
          </w:p>
        </w:tc>
        <w:tc>
          <w:tcPr>
            <w:tcW w:w="1081"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77347C20" w14:textId="77777777" w:rsidR="00DB125D" w:rsidRPr="00A75F3A" w:rsidRDefault="00DB125D" w:rsidP="00DB125D">
            <w:pPr>
              <w:rPr>
                <w:rFonts w:eastAsia="Times New Roman" w:cs="Calibri"/>
                <w:color w:val="FFFFFF"/>
                <w:lang w:eastAsia="es-CO"/>
              </w:rPr>
            </w:pPr>
          </w:p>
        </w:tc>
        <w:tc>
          <w:tcPr>
            <w:tcW w:w="115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338AC2D9" w14:textId="77777777" w:rsidR="00DB125D" w:rsidRPr="00A75F3A" w:rsidRDefault="00DB125D" w:rsidP="00DB125D">
            <w:pPr>
              <w:rPr>
                <w:rFonts w:eastAsia="Times New Roman" w:cs="Calibri"/>
                <w:color w:val="FFFFFF"/>
                <w:lang w:eastAsia="es-CO"/>
              </w:rPr>
            </w:pPr>
          </w:p>
        </w:tc>
        <w:tc>
          <w:tcPr>
            <w:tcW w:w="1049"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D61D5F9" w14:textId="77777777" w:rsidR="00DB125D" w:rsidRPr="00A75F3A" w:rsidRDefault="00DB125D" w:rsidP="00DB125D">
            <w:pPr>
              <w:rPr>
                <w:rFonts w:eastAsia="Times New Roman" w:cs="Calibri"/>
                <w:color w:val="FFFFFF"/>
                <w:lang w:eastAsia="es-CO"/>
              </w:rPr>
            </w:pPr>
          </w:p>
        </w:tc>
        <w:tc>
          <w:tcPr>
            <w:tcW w:w="11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D5A94CF" w14:textId="77777777" w:rsidR="00DB125D" w:rsidRPr="00A75F3A" w:rsidRDefault="00DB125D" w:rsidP="00DB125D">
            <w:pPr>
              <w:rPr>
                <w:rFonts w:eastAsia="Times New Roman" w:cs="Calibri"/>
                <w:color w:val="FFFFFF"/>
                <w:lang w:eastAsia="es-CO"/>
              </w:rPr>
            </w:pPr>
          </w:p>
        </w:tc>
        <w:tc>
          <w:tcPr>
            <w:tcW w:w="1052" w:type="dxa"/>
            <w:tcBorders>
              <w:top w:val="nil"/>
              <w:left w:val="nil"/>
              <w:bottom w:val="single" w:sz="4" w:space="0" w:color="auto"/>
              <w:right w:val="single" w:sz="4" w:space="0" w:color="auto"/>
            </w:tcBorders>
            <w:shd w:val="clear" w:color="632423" w:fill="31849B" w:themeFill="accent5" w:themeFillShade="BF"/>
            <w:noWrap/>
            <w:vAlign w:val="bottom"/>
            <w:hideMark/>
          </w:tcPr>
          <w:p w14:paraId="770BC401"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Realización</w:t>
            </w:r>
          </w:p>
        </w:tc>
        <w:tc>
          <w:tcPr>
            <w:tcW w:w="864" w:type="dxa"/>
            <w:tcBorders>
              <w:top w:val="nil"/>
              <w:left w:val="nil"/>
              <w:bottom w:val="single" w:sz="4" w:space="0" w:color="auto"/>
              <w:right w:val="single" w:sz="4" w:space="0" w:color="auto"/>
            </w:tcBorders>
            <w:shd w:val="clear" w:color="632423" w:fill="31849B" w:themeFill="accent5" w:themeFillShade="BF"/>
            <w:noWrap/>
            <w:vAlign w:val="bottom"/>
            <w:hideMark/>
          </w:tcPr>
          <w:p w14:paraId="196B4F67"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Entrega</w:t>
            </w:r>
          </w:p>
        </w:tc>
        <w:tc>
          <w:tcPr>
            <w:tcW w:w="993" w:type="dxa"/>
            <w:tcBorders>
              <w:top w:val="nil"/>
              <w:left w:val="nil"/>
              <w:bottom w:val="single" w:sz="4" w:space="0" w:color="auto"/>
              <w:right w:val="single" w:sz="4" w:space="0" w:color="auto"/>
            </w:tcBorders>
            <w:shd w:val="clear" w:color="632423" w:fill="31849B" w:themeFill="accent5" w:themeFillShade="BF"/>
            <w:noWrap/>
            <w:vAlign w:val="bottom"/>
            <w:hideMark/>
          </w:tcPr>
          <w:p w14:paraId="44D1F1C4"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Aceptación</w:t>
            </w:r>
          </w:p>
        </w:tc>
      </w:tr>
      <w:tr w:rsidR="00DB125D" w:rsidRPr="00A75F3A" w14:paraId="36B7FDF4"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6AC6E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004DC8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58C06E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67F25F4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583E14F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0B6157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4462BE7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1B30B5B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5476F0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4B9656A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618621E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71D046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5E3B1D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1CE848C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163C4B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30798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8B2FAA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6EC4A48"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607B318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12763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F2E86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6E305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E4C3FF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5E3E9B8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E2729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645333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8D0133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1EAAB9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2C6586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3E39AA3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4543577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37E7FF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700E30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8116BE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F64CB1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6FBEFA6"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017DE1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lastRenderedPageBreak/>
              <w:t> </w:t>
            </w:r>
          </w:p>
        </w:tc>
        <w:tc>
          <w:tcPr>
            <w:tcW w:w="1081" w:type="dxa"/>
            <w:tcBorders>
              <w:top w:val="nil"/>
              <w:left w:val="nil"/>
              <w:bottom w:val="single" w:sz="4" w:space="0" w:color="auto"/>
              <w:right w:val="single" w:sz="4" w:space="0" w:color="auto"/>
            </w:tcBorders>
            <w:shd w:val="clear" w:color="auto" w:fill="auto"/>
            <w:noWrap/>
            <w:vAlign w:val="bottom"/>
            <w:hideMark/>
          </w:tcPr>
          <w:p w14:paraId="552D83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4E18094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B28A07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30A0CD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23F859E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099EBC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29AAC2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76C1DC2"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563A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5D8754F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BE88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2BD45A7C" w14:textId="77777777" w:rsidR="00DB125D" w:rsidRPr="00A75F3A" w:rsidRDefault="00DB125D" w:rsidP="00352B34">
      <w:pPr>
        <w:pStyle w:val="Ttulo3"/>
        <w:numPr>
          <w:ilvl w:val="2"/>
          <w:numId w:val="42"/>
        </w:numPr>
      </w:pPr>
      <w:bookmarkStart w:id="671" w:name="_Toc257381927"/>
      <w:bookmarkStart w:id="672" w:name="_Toc476693663"/>
      <w:r w:rsidRPr="00A75F3A">
        <w:t>Técnicas para reportes de desempeño</w:t>
      </w:r>
      <w:bookmarkEnd w:id="671"/>
      <w:bookmarkEnd w:id="672"/>
    </w:p>
    <w:p w14:paraId="0CA00218" w14:textId="77777777" w:rsidR="00DB125D" w:rsidRDefault="00DB125D" w:rsidP="00DB125D">
      <w:pPr>
        <w:jc w:val="both"/>
        <w:rPr>
          <w:lang w:eastAsia="es-CO"/>
        </w:rPr>
      </w:pPr>
      <w:r w:rsidRPr="00A75F3A">
        <w:rPr>
          <w:lang w:eastAsia="es-CO"/>
        </w:rPr>
        <w:t>Para valorar el estado y/o progreso del proyecto se deben efectuar reuniones en las cuales se hagan revisiones del desempeño y se intercambie información acerca del proyecto. En cada reunión se debe elaborar el acta de la misma.</w:t>
      </w:r>
    </w:p>
    <w:p w14:paraId="717D0B49" w14:textId="77777777" w:rsidR="00DB125D" w:rsidRDefault="00DB125D" w:rsidP="00DB125D">
      <w:pPr>
        <w:jc w:val="both"/>
        <w:rPr>
          <w:lang w:eastAsia="es-CO"/>
        </w:rPr>
      </w:pPr>
    </w:p>
    <w:p w14:paraId="6526F50A" w14:textId="77777777" w:rsidR="00DB125D" w:rsidRPr="00A75F3A" w:rsidRDefault="00DB125D" w:rsidP="00DB125D">
      <w:pPr>
        <w:jc w:val="both"/>
        <w:rPr>
          <w:lang w:eastAsia="es-CO"/>
        </w:rPr>
      </w:pPr>
    </w:p>
    <w:tbl>
      <w:tblPr>
        <w:tblW w:w="7700" w:type="dxa"/>
        <w:jc w:val="center"/>
        <w:tblCellMar>
          <w:left w:w="70" w:type="dxa"/>
          <w:right w:w="70" w:type="dxa"/>
        </w:tblCellMar>
        <w:tblLook w:val="04A0" w:firstRow="1" w:lastRow="0" w:firstColumn="1" w:lastColumn="0" w:noHBand="0" w:noVBand="1"/>
      </w:tblPr>
      <w:tblGrid>
        <w:gridCol w:w="1114"/>
        <w:gridCol w:w="1737"/>
        <w:gridCol w:w="1541"/>
        <w:gridCol w:w="2132"/>
        <w:gridCol w:w="1741"/>
      </w:tblGrid>
      <w:tr w:rsidR="00DB125D" w:rsidRPr="00A75F3A" w14:paraId="0DF6781C"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229374D9"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Acta de Reunión</w:t>
            </w:r>
          </w:p>
        </w:tc>
      </w:tr>
      <w:tr w:rsidR="00DB125D" w:rsidRPr="00A75F3A" w14:paraId="6865CF56"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A846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Lugar:</w:t>
            </w:r>
          </w:p>
        </w:tc>
      </w:tr>
      <w:tr w:rsidR="00DB125D" w:rsidRPr="00A75F3A" w14:paraId="5A11921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FFC5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w:t>
            </w:r>
          </w:p>
        </w:tc>
      </w:tr>
      <w:tr w:rsidR="00DB125D" w:rsidRPr="00A75F3A" w14:paraId="7BFFB54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E64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Hora Inicio:</w:t>
            </w:r>
          </w:p>
        </w:tc>
      </w:tr>
      <w:tr w:rsidR="00DB125D" w:rsidRPr="00A75F3A" w14:paraId="0AF5812E" w14:textId="77777777" w:rsidTr="00DB125D">
        <w:trPr>
          <w:trHeight w:val="387"/>
          <w:jc w:val="center"/>
        </w:trPr>
        <w:tc>
          <w:tcPr>
            <w:tcW w:w="7700" w:type="dxa"/>
            <w:gridSpan w:val="5"/>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BD9BB5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Objeto Reunión:</w:t>
            </w:r>
          </w:p>
        </w:tc>
      </w:tr>
      <w:tr w:rsidR="00DB125D" w:rsidRPr="00A75F3A" w14:paraId="75E68B68" w14:textId="77777777" w:rsidTr="00DB125D">
        <w:trPr>
          <w:trHeight w:val="387"/>
          <w:jc w:val="center"/>
        </w:trPr>
        <w:tc>
          <w:tcPr>
            <w:tcW w:w="7700" w:type="dxa"/>
            <w:gridSpan w:val="5"/>
            <w:vMerge/>
            <w:tcBorders>
              <w:top w:val="single" w:sz="4" w:space="0" w:color="auto"/>
              <w:left w:val="single" w:sz="4" w:space="0" w:color="auto"/>
              <w:bottom w:val="single" w:sz="4" w:space="0" w:color="000000"/>
              <w:right w:val="single" w:sz="4" w:space="0" w:color="000000"/>
            </w:tcBorders>
            <w:vAlign w:val="center"/>
            <w:hideMark/>
          </w:tcPr>
          <w:p w14:paraId="07698380" w14:textId="77777777" w:rsidR="00DB125D" w:rsidRPr="00A75F3A" w:rsidRDefault="00DB125D" w:rsidP="00DB125D">
            <w:pPr>
              <w:rPr>
                <w:rFonts w:eastAsia="Times New Roman" w:cs="Calibri"/>
                <w:color w:val="000000"/>
                <w:lang w:eastAsia="es-CO"/>
              </w:rPr>
            </w:pPr>
          </w:p>
        </w:tc>
      </w:tr>
      <w:tr w:rsidR="00DB125D" w:rsidRPr="00A75F3A" w14:paraId="2B49DC45" w14:textId="77777777" w:rsidTr="00DB125D">
        <w:trPr>
          <w:trHeight w:val="300"/>
          <w:jc w:val="center"/>
        </w:trPr>
        <w:tc>
          <w:tcPr>
            <w:tcW w:w="7700" w:type="dxa"/>
            <w:gridSpan w:val="5"/>
            <w:tcBorders>
              <w:top w:val="single" w:sz="4" w:space="0" w:color="000000"/>
              <w:left w:val="single" w:sz="4" w:space="0" w:color="auto"/>
              <w:bottom w:val="single" w:sz="4" w:space="0" w:color="auto"/>
              <w:right w:val="single" w:sz="4" w:space="0" w:color="000000"/>
            </w:tcBorders>
            <w:shd w:val="clear" w:color="632423" w:fill="31849B" w:themeFill="accent5" w:themeFillShade="BF"/>
            <w:noWrap/>
            <w:vAlign w:val="center"/>
            <w:hideMark/>
          </w:tcPr>
          <w:p w14:paraId="287F00A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Asistentes</w:t>
            </w:r>
          </w:p>
        </w:tc>
      </w:tr>
      <w:tr w:rsidR="00DB125D" w:rsidRPr="00A75F3A" w14:paraId="0AC1D770"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3FA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6F89D9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483E9BE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29EA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3D6AF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3F2E188"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053B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C7BEE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68B099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2FAC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5E1C162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91EEDD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4EFCF3B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Temas a tratar</w:t>
            </w:r>
          </w:p>
        </w:tc>
      </w:tr>
      <w:tr w:rsidR="00DB125D" w:rsidRPr="00A75F3A" w14:paraId="3999CF6E"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6ADE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99D3FEA"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793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6A23C3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9A16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6467E07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EC182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EA43795"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01B33F0"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Compromisos</w:t>
            </w:r>
          </w:p>
        </w:tc>
      </w:tr>
      <w:tr w:rsidR="00DB125D" w:rsidRPr="00A75F3A" w14:paraId="5B9694B6"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CF52E3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Actividad</w:t>
            </w:r>
          </w:p>
        </w:tc>
        <w:tc>
          <w:tcPr>
            <w:tcW w:w="1737" w:type="dxa"/>
            <w:tcBorders>
              <w:top w:val="nil"/>
              <w:left w:val="nil"/>
              <w:bottom w:val="single" w:sz="4" w:space="0" w:color="auto"/>
              <w:right w:val="single" w:sz="4" w:space="0" w:color="auto"/>
            </w:tcBorders>
            <w:shd w:val="clear" w:color="auto" w:fill="auto"/>
            <w:noWrap/>
            <w:vAlign w:val="bottom"/>
            <w:hideMark/>
          </w:tcPr>
          <w:p w14:paraId="14FAC9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Propuesta</w:t>
            </w:r>
          </w:p>
        </w:tc>
        <w:tc>
          <w:tcPr>
            <w:tcW w:w="1323" w:type="dxa"/>
            <w:tcBorders>
              <w:top w:val="nil"/>
              <w:left w:val="nil"/>
              <w:bottom w:val="single" w:sz="4" w:space="0" w:color="auto"/>
              <w:right w:val="single" w:sz="4" w:space="0" w:color="auto"/>
            </w:tcBorders>
            <w:shd w:val="clear" w:color="auto" w:fill="auto"/>
            <w:noWrap/>
            <w:vAlign w:val="bottom"/>
            <w:hideMark/>
          </w:tcPr>
          <w:p w14:paraId="7401AB1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Responsable</w:t>
            </w:r>
          </w:p>
        </w:tc>
        <w:tc>
          <w:tcPr>
            <w:tcW w:w="2132" w:type="dxa"/>
            <w:tcBorders>
              <w:top w:val="nil"/>
              <w:left w:val="nil"/>
              <w:bottom w:val="single" w:sz="4" w:space="0" w:color="auto"/>
              <w:right w:val="single" w:sz="4" w:space="0" w:color="auto"/>
            </w:tcBorders>
            <w:shd w:val="clear" w:color="auto" w:fill="auto"/>
            <w:noWrap/>
            <w:vAlign w:val="bottom"/>
            <w:hideMark/>
          </w:tcPr>
          <w:p w14:paraId="7F0E21A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Recursos Necesarios</w:t>
            </w:r>
          </w:p>
        </w:tc>
        <w:tc>
          <w:tcPr>
            <w:tcW w:w="1531" w:type="dxa"/>
            <w:tcBorders>
              <w:top w:val="nil"/>
              <w:left w:val="nil"/>
              <w:bottom w:val="single" w:sz="4" w:space="0" w:color="auto"/>
              <w:right w:val="single" w:sz="4" w:space="0" w:color="auto"/>
            </w:tcBorders>
            <w:shd w:val="clear" w:color="auto" w:fill="auto"/>
            <w:noWrap/>
            <w:vAlign w:val="bottom"/>
            <w:hideMark/>
          </w:tcPr>
          <w:p w14:paraId="5C2D941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47213E95"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3AD3F4F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706982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1AB94E6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202356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9C7F57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987FC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16ABE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5710D10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3B309D9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31B6B3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5DED45B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0647316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5F6AF0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249E035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5CF3ED6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14E8B5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E8EC5C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D271A2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43EED6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Firma Asistentes</w:t>
            </w:r>
          </w:p>
        </w:tc>
      </w:tr>
      <w:tr w:rsidR="00DB125D" w:rsidRPr="00A75F3A" w14:paraId="54E5F25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2525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BE5C4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0A027EA3"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FE84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CF97E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5E07B5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0FC4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9AC0B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B4C7EC"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93F7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3426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bl>
    <w:p w14:paraId="13668C2B" w14:textId="77777777" w:rsidR="00DB125D" w:rsidRPr="00A75F3A" w:rsidRDefault="00DB125D" w:rsidP="00352B34">
      <w:pPr>
        <w:pStyle w:val="Ttulo3"/>
        <w:numPr>
          <w:ilvl w:val="2"/>
          <w:numId w:val="42"/>
        </w:numPr>
      </w:pPr>
      <w:bookmarkStart w:id="673" w:name="_Toc257381928"/>
      <w:bookmarkStart w:id="674" w:name="_Toc476693664"/>
      <w:r w:rsidRPr="00A75F3A">
        <w:lastRenderedPageBreak/>
        <w:t>Técnicas para la administración de los interesados del proyecto</w:t>
      </w:r>
      <w:bookmarkEnd w:id="673"/>
      <w:bookmarkEnd w:id="674"/>
    </w:p>
    <w:p w14:paraId="601C0285" w14:textId="77777777" w:rsidR="00DB125D" w:rsidRDefault="00DB125D" w:rsidP="00DB125D">
      <w:pPr>
        <w:rPr>
          <w:lang w:eastAsia="es-CO"/>
        </w:rPr>
      </w:pPr>
      <w:r w:rsidRPr="00A75F3A">
        <w:rPr>
          <w:lang w:eastAsia="es-CO"/>
        </w:rPr>
        <w:t>Las reuniones son el medio de comunicación más efectivo para tratar y resolver temas con los interesados del proyecto, sin embargo, se deben identificar los medios más apropiados para cada uno de los interesados.</w:t>
      </w:r>
    </w:p>
    <w:p w14:paraId="2D998B4C" w14:textId="77777777" w:rsidR="00DB125D" w:rsidRPr="00A75F3A" w:rsidRDefault="00DB125D" w:rsidP="00DB125D">
      <w:pPr>
        <w:rPr>
          <w:lang w:eastAsia="es-CO"/>
        </w:rPr>
      </w:pPr>
    </w:p>
    <w:tbl>
      <w:tblPr>
        <w:tblW w:w="8198" w:type="dxa"/>
        <w:jc w:val="center"/>
        <w:tblLayout w:type="fixed"/>
        <w:tblCellMar>
          <w:left w:w="70" w:type="dxa"/>
          <w:right w:w="70" w:type="dxa"/>
        </w:tblCellMar>
        <w:tblLook w:val="04A0" w:firstRow="1" w:lastRow="0" w:firstColumn="1" w:lastColumn="0" w:noHBand="0" w:noVBand="1"/>
      </w:tblPr>
      <w:tblGrid>
        <w:gridCol w:w="2064"/>
        <w:gridCol w:w="1452"/>
        <w:gridCol w:w="1355"/>
        <w:gridCol w:w="2010"/>
        <w:gridCol w:w="1317"/>
      </w:tblGrid>
      <w:tr w:rsidR="00DB125D" w:rsidRPr="00A75F3A" w14:paraId="69D9BCF0"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681BA6C"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Identificación Comunicación con los Interesados del Proyecto</w:t>
            </w:r>
          </w:p>
        </w:tc>
      </w:tr>
      <w:tr w:rsidR="00DB125D" w:rsidRPr="00A75F3A" w14:paraId="1DFB25D3" w14:textId="77777777" w:rsidTr="00DB125D">
        <w:trPr>
          <w:trHeight w:val="387"/>
          <w:jc w:val="center"/>
        </w:trPr>
        <w:tc>
          <w:tcPr>
            <w:tcW w:w="2064"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1323F3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del Interesado</w:t>
            </w:r>
          </w:p>
        </w:tc>
        <w:tc>
          <w:tcPr>
            <w:tcW w:w="145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FAF2C3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Cargo</w:t>
            </w:r>
          </w:p>
        </w:tc>
        <w:tc>
          <w:tcPr>
            <w:tcW w:w="1355"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E412083"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Teléfono</w:t>
            </w:r>
          </w:p>
        </w:tc>
        <w:tc>
          <w:tcPr>
            <w:tcW w:w="2010"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389213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Metas Interesado sobre el proyecto</w:t>
            </w:r>
          </w:p>
        </w:tc>
        <w:tc>
          <w:tcPr>
            <w:tcW w:w="1316"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ECB72A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Método de Comunicación</w:t>
            </w:r>
          </w:p>
        </w:tc>
      </w:tr>
      <w:tr w:rsidR="00DB125D" w:rsidRPr="00A75F3A" w14:paraId="0598F30A" w14:textId="77777777" w:rsidTr="00DB125D">
        <w:trPr>
          <w:trHeight w:val="387"/>
          <w:jc w:val="center"/>
        </w:trPr>
        <w:tc>
          <w:tcPr>
            <w:tcW w:w="2064"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6E6D45D" w14:textId="77777777" w:rsidR="00DB125D" w:rsidRPr="00A75F3A" w:rsidRDefault="00DB125D" w:rsidP="00DB125D">
            <w:pPr>
              <w:jc w:val="center"/>
              <w:rPr>
                <w:rFonts w:eastAsia="Times New Roman" w:cs="Calibri"/>
                <w:color w:val="000000"/>
                <w:lang w:eastAsia="es-CO"/>
              </w:rPr>
            </w:pPr>
          </w:p>
        </w:tc>
        <w:tc>
          <w:tcPr>
            <w:tcW w:w="145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06DBCEB" w14:textId="77777777" w:rsidR="00DB125D" w:rsidRPr="00A75F3A" w:rsidRDefault="00DB125D" w:rsidP="00DB125D">
            <w:pPr>
              <w:jc w:val="center"/>
              <w:rPr>
                <w:rFonts w:eastAsia="Times New Roman" w:cs="Calibri"/>
                <w:color w:val="000000"/>
                <w:lang w:eastAsia="es-CO"/>
              </w:rPr>
            </w:pPr>
          </w:p>
        </w:tc>
        <w:tc>
          <w:tcPr>
            <w:tcW w:w="13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CF541A3" w14:textId="77777777" w:rsidR="00DB125D" w:rsidRPr="00A75F3A" w:rsidRDefault="00DB125D" w:rsidP="00DB125D">
            <w:pPr>
              <w:jc w:val="center"/>
              <w:rPr>
                <w:rFonts w:eastAsia="Times New Roman" w:cs="Calibri"/>
                <w:color w:val="000000"/>
                <w:lang w:eastAsia="es-CO"/>
              </w:rPr>
            </w:pPr>
          </w:p>
        </w:tc>
        <w:tc>
          <w:tcPr>
            <w:tcW w:w="2010"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7E3E1E1" w14:textId="77777777" w:rsidR="00DB125D" w:rsidRPr="00A75F3A" w:rsidRDefault="00DB125D" w:rsidP="00DB125D">
            <w:pPr>
              <w:jc w:val="center"/>
              <w:rPr>
                <w:rFonts w:eastAsia="Times New Roman" w:cs="Calibri"/>
                <w:color w:val="000000"/>
                <w:lang w:eastAsia="es-CO"/>
              </w:rPr>
            </w:pPr>
          </w:p>
        </w:tc>
        <w:tc>
          <w:tcPr>
            <w:tcW w:w="1316"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C5D6282" w14:textId="77777777" w:rsidR="00DB125D" w:rsidRPr="00A75F3A" w:rsidRDefault="00DB125D" w:rsidP="00DB125D">
            <w:pPr>
              <w:jc w:val="center"/>
              <w:rPr>
                <w:rFonts w:eastAsia="Times New Roman" w:cs="Calibri"/>
                <w:color w:val="000000"/>
                <w:lang w:eastAsia="es-CO"/>
              </w:rPr>
            </w:pPr>
          </w:p>
        </w:tc>
      </w:tr>
      <w:tr w:rsidR="00DB125D" w:rsidRPr="00A75F3A" w14:paraId="3520F918"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57B089FE"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2AAABA6E"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2BEC9AD"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1C4B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273B9DC9" w14:textId="77777777" w:rsidR="00DB125D" w:rsidRPr="00A75F3A" w:rsidRDefault="00DB125D" w:rsidP="00DB125D">
            <w:pPr>
              <w:jc w:val="center"/>
              <w:rPr>
                <w:rFonts w:eastAsia="Times New Roman" w:cs="Calibri"/>
                <w:color w:val="000000"/>
                <w:lang w:eastAsia="es-CO"/>
              </w:rPr>
            </w:pPr>
          </w:p>
        </w:tc>
      </w:tr>
      <w:tr w:rsidR="00DB125D" w:rsidRPr="00A75F3A" w14:paraId="3464E467"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00D5B9"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3414096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FB97D2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A03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5313A9C6" w14:textId="77777777" w:rsidR="00DB125D" w:rsidRPr="00A75F3A" w:rsidRDefault="00DB125D" w:rsidP="00DB125D">
            <w:pPr>
              <w:jc w:val="center"/>
              <w:rPr>
                <w:rFonts w:eastAsia="Times New Roman" w:cs="Calibri"/>
                <w:color w:val="000000"/>
                <w:lang w:eastAsia="es-CO"/>
              </w:rPr>
            </w:pPr>
          </w:p>
        </w:tc>
      </w:tr>
      <w:tr w:rsidR="00DB125D" w:rsidRPr="00A75F3A" w14:paraId="5EE3385B"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1D9B043C"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5EFE29D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57981836"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0E5BA2B"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0823C257" w14:textId="77777777" w:rsidR="00DB125D" w:rsidRPr="00A75F3A" w:rsidRDefault="00DB125D" w:rsidP="00DB125D">
            <w:pPr>
              <w:jc w:val="center"/>
              <w:rPr>
                <w:rFonts w:eastAsia="Times New Roman" w:cs="Calibri"/>
                <w:color w:val="000000"/>
                <w:lang w:eastAsia="es-CO"/>
              </w:rPr>
            </w:pPr>
          </w:p>
        </w:tc>
      </w:tr>
      <w:tr w:rsidR="00DB125D" w:rsidRPr="00A75F3A" w14:paraId="6DF90F81"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F5DB9A"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6BF691B0"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6D3FF89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4A31534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6153FC0B" w14:textId="77777777" w:rsidR="00DB125D" w:rsidRPr="00A75F3A" w:rsidRDefault="00DB125D" w:rsidP="00DB125D">
            <w:pPr>
              <w:jc w:val="center"/>
              <w:rPr>
                <w:rFonts w:eastAsia="Times New Roman" w:cs="Calibri"/>
                <w:color w:val="000000"/>
                <w:lang w:eastAsia="es-CO"/>
              </w:rPr>
            </w:pPr>
          </w:p>
        </w:tc>
      </w:tr>
      <w:tr w:rsidR="00DB125D" w:rsidRPr="00A75F3A" w14:paraId="2A401A9E"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6D4BC1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7849E095" w14:textId="77777777" w:rsidR="00DB125D" w:rsidRPr="00A75F3A" w:rsidRDefault="00DB125D" w:rsidP="00DB125D">
      <w:pPr>
        <w:spacing w:line="360" w:lineRule="auto"/>
        <w:rPr>
          <w:rFonts w:cs="Calibri"/>
        </w:rPr>
      </w:pPr>
    </w:p>
    <w:p w14:paraId="4539B561" w14:textId="77777777" w:rsidR="00DB125D" w:rsidRDefault="00DB125D" w:rsidP="00DB125D">
      <w:pPr>
        <w:rPr>
          <w:lang w:eastAsia="es-CO"/>
        </w:rPr>
      </w:pPr>
      <w:r w:rsidRPr="00A75F3A">
        <w:rPr>
          <w:b/>
          <w:lang w:eastAsia="es-CO"/>
        </w:rPr>
        <w:t>Eventos resueltos:</w:t>
      </w:r>
      <w:r w:rsidRPr="00A75F3A">
        <w:rPr>
          <w:lang w:eastAsia="es-CO"/>
        </w:rPr>
        <w:t xml:space="preserve"> Los requerimientos de los interesados deben ser identificados y resueltos y almacenados en un registro que facilite su posterior consulta.</w:t>
      </w:r>
    </w:p>
    <w:p w14:paraId="51F030D0" w14:textId="77777777" w:rsidR="00DB125D" w:rsidRPr="00A75F3A" w:rsidRDefault="00DB125D" w:rsidP="00DB125D">
      <w:pPr>
        <w:rPr>
          <w:lang w:eastAsia="es-CO"/>
        </w:rPr>
      </w:pPr>
    </w:p>
    <w:tbl>
      <w:tblPr>
        <w:tblW w:w="7821" w:type="dxa"/>
        <w:jc w:val="center"/>
        <w:tblCellMar>
          <w:left w:w="70" w:type="dxa"/>
          <w:right w:w="70" w:type="dxa"/>
        </w:tblCellMar>
        <w:tblLook w:val="04A0" w:firstRow="1" w:lastRow="0" w:firstColumn="1" w:lastColumn="0" w:noHBand="0" w:noVBand="1"/>
      </w:tblPr>
      <w:tblGrid>
        <w:gridCol w:w="2402"/>
        <w:gridCol w:w="928"/>
        <w:gridCol w:w="2088"/>
        <w:gridCol w:w="1109"/>
        <w:gridCol w:w="1294"/>
      </w:tblGrid>
      <w:tr w:rsidR="00DB125D" w:rsidRPr="00A75F3A" w14:paraId="7FB1F5FC"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68D8EF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Estado requerimientos de Comunicaciones de los Interesados</w:t>
            </w:r>
          </w:p>
        </w:tc>
      </w:tr>
      <w:tr w:rsidR="00DB125D" w:rsidRPr="00A75F3A" w14:paraId="4ACC841F" w14:textId="77777777" w:rsidTr="00DB125D">
        <w:trPr>
          <w:trHeight w:val="300"/>
          <w:jc w:val="center"/>
        </w:trPr>
        <w:tc>
          <w:tcPr>
            <w:tcW w:w="240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936D27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Requerimiento</w:t>
            </w:r>
          </w:p>
        </w:tc>
        <w:tc>
          <w:tcPr>
            <w:tcW w:w="92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734D3E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Tipo</w:t>
            </w:r>
          </w:p>
        </w:tc>
        <w:tc>
          <w:tcPr>
            <w:tcW w:w="208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0B2395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Análisis Información</w:t>
            </w:r>
          </w:p>
        </w:tc>
        <w:tc>
          <w:tcPr>
            <w:tcW w:w="2403"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104F3C6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Estado</w:t>
            </w:r>
          </w:p>
        </w:tc>
      </w:tr>
      <w:tr w:rsidR="00DB125D" w:rsidRPr="00A75F3A" w14:paraId="7667D081" w14:textId="77777777" w:rsidTr="00DB125D">
        <w:trPr>
          <w:trHeight w:val="300"/>
          <w:jc w:val="center"/>
        </w:trPr>
        <w:tc>
          <w:tcPr>
            <w:tcW w:w="240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2F57128" w14:textId="77777777" w:rsidR="00DB125D" w:rsidRPr="00A75F3A" w:rsidRDefault="00DB125D" w:rsidP="00DB125D">
            <w:pPr>
              <w:rPr>
                <w:rFonts w:eastAsia="Times New Roman" w:cs="Calibri"/>
                <w:color w:val="FFFFFF"/>
                <w:lang w:eastAsia="es-CO"/>
              </w:rPr>
            </w:pPr>
          </w:p>
        </w:tc>
        <w:tc>
          <w:tcPr>
            <w:tcW w:w="92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D02C17B" w14:textId="77777777" w:rsidR="00DB125D" w:rsidRPr="00A75F3A" w:rsidRDefault="00DB125D" w:rsidP="00DB125D">
            <w:pPr>
              <w:rPr>
                <w:rFonts w:eastAsia="Times New Roman" w:cs="Calibri"/>
                <w:color w:val="FFFFFF"/>
                <w:lang w:eastAsia="es-CO"/>
              </w:rPr>
            </w:pPr>
          </w:p>
        </w:tc>
        <w:tc>
          <w:tcPr>
            <w:tcW w:w="208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DC55D22" w14:textId="77777777" w:rsidR="00DB125D" w:rsidRPr="00A75F3A" w:rsidRDefault="00DB125D" w:rsidP="00DB125D">
            <w:pPr>
              <w:rPr>
                <w:rFonts w:eastAsia="Times New Roman" w:cs="Calibri"/>
                <w:color w:val="FFFFFF"/>
                <w:lang w:eastAsia="es-CO"/>
              </w:rPr>
            </w:pPr>
          </w:p>
        </w:tc>
        <w:tc>
          <w:tcPr>
            <w:tcW w:w="1109" w:type="dxa"/>
            <w:tcBorders>
              <w:top w:val="nil"/>
              <w:left w:val="nil"/>
              <w:bottom w:val="single" w:sz="4" w:space="0" w:color="auto"/>
              <w:right w:val="single" w:sz="4" w:space="0" w:color="auto"/>
            </w:tcBorders>
            <w:shd w:val="clear" w:color="632423" w:fill="31849B" w:themeFill="accent5" w:themeFillShade="BF"/>
            <w:noWrap/>
            <w:vAlign w:val="center"/>
            <w:hideMark/>
          </w:tcPr>
          <w:p w14:paraId="0792A5D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Resuelto</w:t>
            </w:r>
          </w:p>
        </w:tc>
        <w:tc>
          <w:tcPr>
            <w:tcW w:w="1294" w:type="dxa"/>
            <w:tcBorders>
              <w:top w:val="nil"/>
              <w:left w:val="nil"/>
              <w:bottom w:val="single" w:sz="4" w:space="0" w:color="auto"/>
              <w:right w:val="single" w:sz="4" w:space="0" w:color="auto"/>
            </w:tcBorders>
            <w:shd w:val="clear" w:color="632423" w:fill="31849B" w:themeFill="accent5" w:themeFillShade="BF"/>
            <w:noWrap/>
            <w:vAlign w:val="center"/>
            <w:hideMark/>
          </w:tcPr>
          <w:p w14:paraId="1FF0DD5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Pendiente</w:t>
            </w:r>
          </w:p>
        </w:tc>
      </w:tr>
      <w:tr w:rsidR="00DB125D" w:rsidRPr="00A75F3A" w14:paraId="6981D93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07B6E1C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0E00149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3423A0E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5E09D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251674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E8980D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5777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843E5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665859E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667F06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3236E20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9DD7B22"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7C211D62"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1D7131E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A94947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1110E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1667DE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B6F13D"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0C99F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00290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B34038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3578658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6DACB5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C327FA9"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6F5192F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277F030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4EA468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143F71D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0FFB0E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D7E3150"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845E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68E670DD"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36C31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6B84BAB4" w14:textId="77777777" w:rsidR="00DB125D" w:rsidRPr="00A75F3A" w:rsidRDefault="00DB125D" w:rsidP="00DB125D">
      <w:pPr>
        <w:spacing w:line="360" w:lineRule="auto"/>
        <w:rPr>
          <w:rFonts w:cs="Calibri"/>
        </w:rPr>
      </w:pPr>
    </w:p>
    <w:p w14:paraId="5DFB8539" w14:textId="77777777" w:rsidR="00DB125D" w:rsidRPr="00A75F3A" w:rsidRDefault="00DB125D" w:rsidP="00352B34">
      <w:pPr>
        <w:pStyle w:val="Ttulo2"/>
        <w:numPr>
          <w:ilvl w:val="1"/>
          <w:numId w:val="42"/>
        </w:numPr>
        <w:spacing w:before="200" w:line="276" w:lineRule="auto"/>
        <w:jc w:val="both"/>
        <w:rPr>
          <w:lang w:eastAsia="es-CO"/>
        </w:rPr>
      </w:pPr>
      <w:bookmarkStart w:id="675" w:name="_Toc257381929"/>
      <w:bookmarkStart w:id="676" w:name="_Toc476693665"/>
      <w:r w:rsidRPr="00A75F3A">
        <w:rPr>
          <w:lang w:eastAsia="es-CO"/>
        </w:rPr>
        <w:t>Plan de Gestión del Riesgo</w:t>
      </w:r>
      <w:bookmarkEnd w:id="675"/>
      <w:bookmarkEnd w:id="676"/>
    </w:p>
    <w:p w14:paraId="1532C309" w14:textId="77777777" w:rsidR="00DB125D" w:rsidRPr="00A75F3A" w:rsidRDefault="00DB125D" w:rsidP="00DB125D">
      <w:pPr>
        <w:jc w:val="both"/>
      </w:pPr>
      <w:r w:rsidRPr="00A75F3A">
        <w:t>La gestión de riesgos en sistemas de información y proyectos de software pretende identificar, estudiar y eliminar las fuentes de riesgo antes de que comiencen a amenazar el éxito o la finalización exitosa de un proyecto de desarrollo de software ó sistema de información. El riesgo es una posibilidad futura, por lo tanto, una gestión adecuada puede determinar la ocurrencia o no ocurrencia de éstos.</w:t>
      </w:r>
    </w:p>
    <w:p w14:paraId="5770F640" w14:textId="77777777" w:rsidR="00DB125D" w:rsidRPr="00A75F3A" w:rsidRDefault="00DB125D" w:rsidP="00352B34">
      <w:pPr>
        <w:pStyle w:val="Ttulo3"/>
        <w:numPr>
          <w:ilvl w:val="2"/>
          <w:numId w:val="42"/>
        </w:numPr>
      </w:pPr>
      <w:bookmarkStart w:id="677" w:name="_Toc257381930"/>
      <w:bookmarkStart w:id="678" w:name="_Toc476693666"/>
      <w:r w:rsidRPr="00A75F3A">
        <w:t>Componentes de la gerencia de riesgos</w:t>
      </w:r>
      <w:bookmarkEnd w:id="677"/>
      <w:bookmarkEnd w:id="678"/>
    </w:p>
    <w:p w14:paraId="23A3E81E" w14:textId="77777777" w:rsidR="00DB125D" w:rsidRPr="00A75F3A" w:rsidRDefault="00DB125D" w:rsidP="00DB125D">
      <w:pPr>
        <w:autoSpaceDE w:val="0"/>
        <w:autoSpaceDN w:val="0"/>
        <w:adjustRightInd w:val="0"/>
        <w:rPr>
          <w:rFonts w:cs="Humanist521BT-Bold"/>
          <w:b/>
          <w:bCs/>
          <w:color w:val="231F20"/>
        </w:rPr>
      </w:pPr>
    </w:p>
    <w:p w14:paraId="620C8BD5" w14:textId="77777777" w:rsidR="00DB125D" w:rsidRPr="00A75F3A" w:rsidRDefault="00DB125D" w:rsidP="00DB125D">
      <w:pPr>
        <w:autoSpaceDE w:val="0"/>
        <w:autoSpaceDN w:val="0"/>
        <w:adjustRightInd w:val="0"/>
        <w:rPr>
          <w:rFonts w:cs="Euclid"/>
          <w:color w:val="231F20"/>
        </w:rPr>
      </w:pPr>
      <w:r w:rsidRPr="00A75F3A">
        <w:rPr>
          <w:rFonts w:cs="Euclid"/>
          <w:color w:val="231F20"/>
        </w:rPr>
        <w:t>Se clasifican en dos partes, en variables y metodología de la gerencia de riesgos.</w:t>
      </w:r>
    </w:p>
    <w:p w14:paraId="165D486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Variables de la gerencia de riesgos</w:t>
      </w:r>
    </w:p>
    <w:p w14:paraId="13AFE2C7"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lastRenderedPageBreak/>
        <w:t>Impacto</w:t>
      </w:r>
    </w:p>
    <w:p w14:paraId="5D9B9EB8"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Probabilidad</w:t>
      </w:r>
    </w:p>
    <w:p w14:paraId="3624DC0D"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Exposición</w:t>
      </w:r>
    </w:p>
    <w:p w14:paraId="3F1AA515" w14:textId="77777777" w:rsidR="00DB125D" w:rsidRPr="00A75F3A" w:rsidRDefault="00DB125D" w:rsidP="00DB125D">
      <w:pPr>
        <w:autoSpaceDE w:val="0"/>
        <w:autoSpaceDN w:val="0"/>
        <w:adjustRightInd w:val="0"/>
        <w:rPr>
          <w:rFonts w:cs="Euclid"/>
          <w:color w:val="231F20"/>
        </w:rPr>
      </w:pPr>
    </w:p>
    <w:p w14:paraId="7C3BDF9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Metodología de la gerencia de riesgos</w:t>
      </w:r>
    </w:p>
    <w:p w14:paraId="1FFE3A5E"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Planificación de la gerencia de riesgos</w:t>
      </w:r>
    </w:p>
    <w:p w14:paraId="7711E1C4"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Oportunidad de realización</w:t>
      </w:r>
    </w:p>
    <w:p w14:paraId="040F1032"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Lanzamientos de la gerencia de riesgos</w:t>
      </w:r>
    </w:p>
    <w:p w14:paraId="50ED0888" w14:textId="77777777" w:rsidR="00DB125D" w:rsidRPr="00A75F3A" w:rsidRDefault="00DB125D" w:rsidP="00DB125D">
      <w:pPr>
        <w:autoSpaceDE w:val="0"/>
        <w:autoSpaceDN w:val="0"/>
        <w:adjustRightInd w:val="0"/>
        <w:rPr>
          <w:rFonts w:cs="Euclid"/>
          <w:color w:val="231F20"/>
        </w:rPr>
      </w:pPr>
    </w:p>
    <w:p w14:paraId="306D365A"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Análisis de riesgos</w:t>
      </w:r>
    </w:p>
    <w:p w14:paraId="68CAF894"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Levantamiento de la información</w:t>
      </w:r>
    </w:p>
    <w:p w14:paraId="4DAF3675"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componentes a proteger</w:t>
      </w:r>
    </w:p>
    <w:p w14:paraId="55C90789"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riesgos</w:t>
      </w:r>
    </w:p>
    <w:p w14:paraId="1C32F53A" w14:textId="77777777" w:rsidR="00DB125D" w:rsidRPr="00A75F3A" w:rsidRDefault="00DB125D" w:rsidP="00DB125D">
      <w:pPr>
        <w:numPr>
          <w:ilvl w:val="0"/>
          <w:numId w:val="7"/>
        </w:numPr>
        <w:jc w:val="both"/>
        <w:rPr>
          <w:rFonts w:cs="Euclid"/>
          <w:color w:val="231F20"/>
        </w:rPr>
      </w:pPr>
      <w:r w:rsidRPr="00A75F3A">
        <w:rPr>
          <w:rFonts w:cs="Euclid"/>
          <w:color w:val="231F20"/>
        </w:rPr>
        <w:t>Priorización de los riesgos</w:t>
      </w:r>
    </w:p>
    <w:p w14:paraId="69F67F78" w14:textId="77777777" w:rsidR="00DB125D" w:rsidRPr="00A75F3A" w:rsidRDefault="00DB125D" w:rsidP="00DB125D">
      <w:pPr>
        <w:rPr>
          <w:rFonts w:cs="Euclid"/>
          <w:color w:val="231F20"/>
        </w:rPr>
      </w:pPr>
    </w:p>
    <w:p w14:paraId="308510C9" w14:textId="77777777" w:rsidR="00DB125D" w:rsidRPr="00A75F3A" w:rsidRDefault="00DB125D" w:rsidP="00DB125D">
      <w:pPr>
        <w:rPr>
          <w:i/>
          <w:iCs/>
        </w:rPr>
      </w:pPr>
      <w:r w:rsidRPr="00A75F3A">
        <w:rPr>
          <w:i/>
          <w:iCs/>
        </w:rPr>
        <w:t>Planificación de la respuesta a los riesgos</w:t>
      </w:r>
    </w:p>
    <w:p w14:paraId="7BE1C1F6" w14:textId="77777777" w:rsidR="00DB125D" w:rsidRPr="00A75F3A" w:rsidRDefault="00DB125D" w:rsidP="00DB125D">
      <w:pPr>
        <w:numPr>
          <w:ilvl w:val="0"/>
          <w:numId w:val="8"/>
        </w:numPr>
        <w:jc w:val="both"/>
      </w:pPr>
      <w:r w:rsidRPr="00A75F3A">
        <w:t>Identificación de los planes de contingencia</w:t>
      </w:r>
    </w:p>
    <w:p w14:paraId="1EDAFD7E" w14:textId="77777777" w:rsidR="00DB125D" w:rsidRPr="00A75F3A" w:rsidRDefault="00DB125D" w:rsidP="00DB125D">
      <w:pPr>
        <w:numPr>
          <w:ilvl w:val="0"/>
          <w:numId w:val="8"/>
        </w:numPr>
        <w:jc w:val="both"/>
      </w:pPr>
      <w:r w:rsidRPr="00A75F3A">
        <w:t>Evaluación de la efectividad</w:t>
      </w:r>
    </w:p>
    <w:p w14:paraId="523B9FD1" w14:textId="77777777" w:rsidR="00DB125D" w:rsidRPr="00A75F3A" w:rsidRDefault="00DB125D" w:rsidP="00DB125D">
      <w:pPr>
        <w:numPr>
          <w:ilvl w:val="0"/>
          <w:numId w:val="8"/>
        </w:numPr>
        <w:jc w:val="both"/>
      </w:pPr>
      <w:r w:rsidRPr="00A75F3A">
        <w:t>Plan de implantación</w:t>
      </w:r>
    </w:p>
    <w:p w14:paraId="546EF4FC" w14:textId="77777777" w:rsidR="00DB125D" w:rsidRPr="00A75F3A" w:rsidRDefault="00DB125D" w:rsidP="00DB125D">
      <w:pPr>
        <w:numPr>
          <w:ilvl w:val="0"/>
          <w:numId w:val="8"/>
        </w:numPr>
        <w:jc w:val="both"/>
      </w:pPr>
      <w:r w:rsidRPr="00A75F3A">
        <w:t>Integración de resultados</w:t>
      </w:r>
    </w:p>
    <w:p w14:paraId="3FB93C24" w14:textId="77777777" w:rsidR="00DB125D" w:rsidRPr="00A75F3A" w:rsidRDefault="00DB125D" w:rsidP="00DB125D"/>
    <w:p w14:paraId="40450DB1" w14:textId="77777777" w:rsidR="00DB125D" w:rsidRPr="00A75F3A" w:rsidRDefault="00DB125D" w:rsidP="00DB125D">
      <w:pPr>
        <w:rPr>
          <w:i/>
          <w:iCs/>
        </w:rPr>
      </w:pPr>
      <w:r w:rsidRPr="00A75F3A">
        <w:rPr>
          <w:i/>
          <w:iCs/>
        </w:rPr>
        <w:t>Monitoreo y control</w:t>
      </w:r>
    </w:p>
    <w:p w14:paraId="342B0642" w14:textId="77777777" w:rsidR="00DB125D" w:rsidRPr="00A75F3A" w:rsidRDefault="00DB125D" w:rsidP="00DB125D">
      <w:pPr>
        <w:numPr>
          <w:ilvl w:val="0"/>
          <w:numId w:val="9"/>
        </w:numPr>
        <w:jc w:val="both"/>
      </w:pPr>
      <w:r w:rsidRPr="00A75F3A">
        <w:t>Revisión constante del plan de riesgo</w:t>
      </w:r>
    </w:p>
    <w:p w14:paraId="719BEC56" w14:textId="77777777" w:rsidR="00DB125D" w:rsidRPr="00A75F3A" w:rsidRDefault="00DB125D" w:rsidP="00DB125D">
      <w:pPr>
        <w:numPr>
          <w:ilvl w:val="0"/>
          <w:numId w:val="9"/>
        </w:numPr>
        <w:jc w:val="both"/>
      </w:pPr>
      <w:r w:rsidRPr="00A75F3A">
        <w:t>Revisión periódica del grado de implantación de contingencias</w:t>
      </w:r>
    </w:p>
    <w:p w14:paraId="05C6A1B2" w14:textId="77777777" w:rsidR="00DB125D" w:rsidRPr="00A75F3A" w:rsidRDefault="00DB125D" w:rsidP="00DB125D">
      <w:pPr>
        <w:numPr>
          <w:ilvl w:val="0"/>
          <w:numId w:val="9"/>
        </w:numPr>
        <w:jc w:val="both"/>
      </w:pPr>
      <w:r w:rsidRPr="00A75F3A">
        <w:t>Actualizar periódicamente la situación de las variables de riesgo</w:t>
      </w:r>
    </w:p>
    <w:p w14:paraId="3035E648" w14:textId="77777777" w:rsidR="00DB125D" w:rsidRPr="00A75F3A" w:rsidRDefault="00DB125D" w:rsidP="00DB125D">
      <w:pPr>
        <w:numPr>
          <w:ilvl w:val="0"/>
          <w:numId w:val="9"/>
        </w:numPr>
        <w:jc w:val="both"/>
      </w:pPr>
      <w:r w:rsidRPr="00A75F3A">
        <w:t>Planes de emergencia</w:t>
      </w:r>
    </w:p>
    <w:p w14:paraId="1ED02FF9" w14:textId="77777777" w:rsidR="00DB125D" w:rsidRPr="00A75F3A" w:rsidRDefault="00DB125D" w:rsidP="00DB125D">
      <w:pPr>
        <w:numPr>
          <w:ilvl w:val="0"/>
          <w:numId w:val="9"/>
        </w:numPr>
        <w:jc w:val="both"/>
      </w:pPr>
      <w:r w:rsidRPr="00A75F3A">
        <w:t>Eliminación de amenazas o causas de los riesgos</w:t>
      </w:r>
    </w:p>
    <w:p w14:paraId="33CD38CD" w14:textId="77777777" w:rsidR="00DB125D" w:rsidRPr="00A75F3A" w:rsidRDefault="00DB125D" w:rsidP="00DB125D">
      <w:pPr>
        <w:numPr>
          <w:ilvl w:val="0"/>
          <w:numId w:val="9"/>
        </w:numPr>
        <w:jc w:val="both"/>
      </w:pPr>
      <w:r w:rsidRPr="00A75F3A">
        <w:t>Disminución de probabilidad de ocurrencia</w:t>
      </w:r>
    </w:p>
    <w:p w14:paraId="6308E60A" w14:textId="77777777" w:rsidR="00DB125D" w:rsidRPr="00A75F3A" w:rsidRDefault="00DB125D" w:rsidP="00DB125D">
      <w:pPr>
        <w:numPr>
          <w:ilvl w:val="0"/>
          <w:numId w:val="9"/>
        </w:numPr>
        <w:jc w:val="both"/>
      </w:pPr>
      <w:r w:rsidRPr="00A75F3A">
        <w:t>Acciones correctivas</w:t>
      </w:r>
    </w:p>
    <w:p w14:paraId="676DF81B" w14:textId="77777777" w:rsidR="00DB125D" w:rsidRPr="00A75F3A" w:rsidRDefault="00DB125D" w:rsidP="00DB125D">
      <w:pPr>
        <w:numPr>
          <w:ilvl w:val="0"/>
          <w:numId w:val="9"/>
        </w:numPr>
        <w:jc w:val="both"/>
      </w:pPr>
      <w:r w:rsidRPr="00A75F3A">
        <w:t>Lecciones aprendidas</w:t>
      </w:r>
    </w:p>
    <w:p w14:paraId="00D401EC" w14:textId="77777777" w:rsidR="00DB125D" w:rsidRPr="00A75F3A" w:rsidRDefault="00DB125D" w:rsidP="00DB125D"/>
    <w:p w14:paraId="605A739A" w14:textId="77777777" w:rsidR="00DB125D" w:rsidRPr="00A75F3A" w:rsidRDefault="00DB125D" w:rsidP="00352B34">
      <w:pPr>
        <w:pStyle w:val="Ttulo3"/>
        <w:numPr>
          <w:ilvl w:val="2"/>
          <w:numId w:val="42"/>
        </w:numPr>
      </w:pPr>
      <w:bookmarkStart w:id="679" w:name="_Toc257381931"/>
      <w:bookmarkStart w:id="680" w:name="_Toc476693667"/>
      <w:r w:rsidRPr="00A75F3A">
        <w:t>Estrategias frente al riesgo</w:t>
      </w:r>
      <w:bookmarkEnd w:id="679"/>
      <w:bookmarkEnd w:id="680"/>
    </w:p>
    <w:p w14:paraId="0911D5FB" w14:textId="77777777" w:rsidR="00DB125D" w:rsidRPr="00A75F3A" w:rsidRDefault="00DB125D" w:rsidP="00DB125D">
      <w:pPr>
        <w:rPr>
          <w:i/>
          <w:iCs/>
        </w:rPr>
      </w:pPr>
      <w:r w:rsidRPr="00A75F3A">
        <w:rPr>
          <w:i/>
          <w:iCs/>
        </w:rPr>
        <w:t>Método</w:t>
      </w:r>
    </w:p>
    <w:p w14:paraId="0C4AC6DE" w14:textId="77777777" w:rsidR="00DB125D" w:rsidRPr="00A75F3A" w:rsidRDefault="00DB125D" w:rsidP="00DB125D">
      <w:pPr>
        <w:numPr>
          <w:ilvl w:val="0"/>
          <w:numId w:val="10"/>
        </w:numPr>
        <w:jc w:val="both"/>
      </w:pPr>
      <w:r w:rsidRPr="00A75F3A">
        <w:t>Evaluación previa y sistemática de riesgos.</w:t>
      </w:r>
    </w:p>
    <w:p w14:paraId="2BBBED78" w14:textId="77777777" w:rsidR="00DB125D" w:rsidRPr="00A75F3A" w:rsidRDefault="00DB125D" w:rsidP="00DB125D">
      <w:pPr>
        <w:numPr>
          <w:ilvl w:val="0"/>
          <w:numId w:val="10"/>
        </w:numPr>
        <w:jc w:val="both"/>
      </w:pPr>
      <w:r w:rsidRPr="00A75F3A">
        <w:t>Evaluación de consecuencias.</w:t>
      </w:r>
    </w:p>
    <w:p w14:paraId="6391DE9F" w14:textId="77777777" w:rsidR="00DB125D" w:rsidRPr="00A75F3A" w:rsidRDefault="00DB125D" w:rsidP="00DB125D">
      <w:pPr>
        <w:numPr>
          <w:ilvl w:val="0"/>
          <w:numId w:val="10"/>
        </w:numPr>
        <w:jc w:val="both"/>
      </w:pPr>
      <w:r w:rsidRPr="00A75F3A">
        <w:t>Plan de evitación y minimización de consecuencias.</w:t>
      </w:r>
    </w:p>
    <w:p w14:paraId="6E166548" w14:textId="77777777" w:rsidR="00DB125D" w:rsidRPr="00A75F3A" w:rsidRDefault="00DB125D" w:rsidP="00DB125D">
      <w:pPr>
        <w:numPr>
          <w:ilvl w:val="0"/>
          <w:numId w:val="10"/>
        </w:numPr>
        <w:jc w:val="both"/>
      </w:pPr>
      <w:r w:rsidRPr="00A75F3A">
        <w:t>Plan de contingencias.</w:t>
      </w:r>
    </w:p>
    <w:p w14:paraId="6C386E18" w14:textId="77777777" w:rsidR="00DB125D" w:rsidRPr="00A75F3A" w:rsidRDefault="00DB125D" w:rsidP="00DB125D"/>
    <w:p w14:paraId="4BE48122" w14:textId="77777777" w:rsidR="00DB125D" w:rsidRPr="00A75F3A" w:rsidRDefault="00DB125D" w:rsidP="00DB125D">
      <w:pPr>
        <w:rPr>
          <w:i/>
          <w:iCs/>
        </w:rPr>
      </w:pPr>
      <w:r w:rsidRPr="00A75F3A">
        <w:rPr>
          <w:i/>
          <w:iCs/>
        </w:rPr>
        <w:t>Consecuencias</w:t>
      </w:r>
    </w:p>
    <w:p w14:paraId="183ADD48" w14:textId="77777777" w:rsidR="00DB125D" w:rsidRPr="00A75F3A" w:rsidRDefault="00DB125D" w:rsidP="00DB125D">
      <w:pPr>
        <w:numPr>
          <w:ilvl w:val="0"/>
          <w:numId w:val="11"/>
        </w:numPr>
        <w:jc w:val="both"/>
      </w:pPr>
      <w:r w:rsidRPr="00A75F3A">
        <w:t>Evasión del riesgo.</w:t>
      </w:r>
    </w:p>
    <w:p w14:paraId="2547C429" w14:textId="77777777" w:rsidR="00DB125D" w:rsidRPr="00A75F3A" w:rsidRDefault="00DB125D" w:rsidP="00DB125D">
      <w:pPr>
        <w:numPr>
          <w:ilvl w:val="0"/>
          <w:numId w:val="11"/>
        </w:numPr>
        <w:jc w:val="both"/>
      </w:pPr>
      <w:r w:rsidRPr="00A75F3A">
        <w:t>Menor tiempo de reacción.</w:t>
      </w:r>
    </w:p>
    <w:p w14:paraId="4D3D2ACA" w14:textId="77777777" w:rsidR="00DB125D" w:rsidRPr="00A75F3A" w:rsidRDefault="00DB125D" w:rsidP="00DB125D">
      <w:pPr>
        <w:pStyle w:val="Prrafodelista"/>
        <w:numPr>
          <w:ilvl w:val="0"/>
          <w:numId w:val="11"/>
        </w:numPr>
        <w:jc w:val="both"/>
      </w:pPr>
      <w:r w:rsidRPr="00A75F3A">
        <w:t>Justificación frente a los superiores.</w:t>
      </w:r>
    </w:p>
    <w:p w14:paraId="3E9F75AD" w14:textId="77777777" w:rsidR="00DB125D" w:rsidRPr="00A75F3A" w:rsidRDefault="00DB125D" w:rsidP="00DB125D"/>
    <w:p w14:paraId="06725614" w14:textId="77777777" w:rsidR="00DB125D" w:rsidRPr="00A75F3A" w:rsidRDefault="00DB125D" w:rsidP="00352B34">
      <w:pPr>
        <w:pStyle w:val="Ttulo3"/>
        <w:numPr>
          <w:ilvl w:val="2"/>
          <w:numId w:val="42"/>
        </w:numPr>
      </w:pPr>
      <w:bookmarkStart w:id="681" w:name="_Toc257381932"/>
      <w:bookmarkStart w:id="682" w:name="_Toc476693668"/>
      <w:r w:rsidRPr="00A75F3A">
        <w:lastRenderedPageBreak/>
        <w:t>Métodos, Herramientas y Fuentes de Información</w:t>
      </w:r>
      <w:bookmarkEnd w:id="681"/>
      <w:bookmarkEnd w:id="682"/>
    </w:p>
    <w:p w14:paraId="6B5CE3C7" w14:textId="77777777" w:rsidR="00DB125D" w:rsidRPr="00A75F3A" w:rsidRDefault="00DB125D" w:rsidP="00DB125D"/>
    <w:p w14:paraId="659B3111" w14:textId="77777777" w:rsidR="00DB125D" w:rsidRPr="00A75F3A" w:rsidRDefault="00DB125D" w:rsidP="00DB125D">
      <w:pPr>
        <w:pStyle w:val="Prrafodelista"/>
        <w:numPr>
          <w:ilvl w:val="0"/>
          <w:numId w:val="11"/>
        </w:numPr>
        <w:spacing w:after="200" w:line="360" w:lineRule="auto"/>
        <w:jc w:val="both"/>
      </w:pPr>
      <w:r w:rsidRPr="00A75F3A">
        <w:t>Método: lluvia de ideas, generar muchas ideas en grupo, para identificar y sujetar las posibles causas.</w:t>
      </w:r>
    </w:p>
    <w:p w14:paraId="0DB6490C" w14:textId="77777777" w:rsidR="00DB125D" w:rsidRPr="00A75F3A" w:rsidRDefault="00DB125D" w:rsidP="00DB125D">
      <w:pPr>
        <w:pStyle w:val="Prrafodelista"/>
        <w:numPr>
          <w:ilvl w:val="0"/>
          <w:numId w:val="11"/>
        </w:numPr>
        <w:spacing w:after="200" w:line="360" w:lineRule="auto"/>
        <w:jc w:val="both"/>
      </w:pPr>
      <w:r w:rsidRPr="00A75F3A">
        <w:t>Herramientas: Reuniones de planeación estratégica donde se evalúen las probabilidades de ocurrencia, los impactos, la severidad del riesgo y las estrategias de respuesta para controlar dicho riesgo.</w:t>
      </w:r>
    </w:p>
    <w:p w14:paraId="251D0C1B" w14:textId="77777777" w:rsidR="00DB125D" w:rsidRPr="00A75F3A" w:rsidRDefault="00DB125D" w:rsidP="00DB125D">
      <w:pPr>
        <w:pStyle w:val="Prrafodelista"/>
        <w:numPr>
          <w:ilvl w:val="0"/>
          <w:numId w:val="11"/>
        </w:numPr>
        <w:spacing w:after="200" w:line="360" w:lineRule="auto"/>
        <w:jc w:val="both"/>
      </w:pPr>
      <w:r w:rsidRPr="00A75F3A">
        <w:t>Fuentes de información: Los paquetes de trabajo de la WBS, el cronograma maestro, el presupuesto, el plazo y las restricciones del proyecto.</w:t>
      </w:r>
    </w:p>
    <w:p w14:paraId="66662ADE" w14:textId="77777777" w:rsidR="00DB125D" w:rsidRPr="00A75F3A" w:rsidRDefault="00DB125D" w:rsidP="00352B34">
      <w:pPr>
        <w:pStyle w:val="Ttulo3"/>
        <w:numPr>
          <w:ilvl w:val="2"/>
          <w:numId w:val="42"/>
        </w:numPr>
      </w:pPr>
      <w:bookmarkStart w:id="683" w:name="_Toc257381933"/>
      <w:bookmarkStart w:id="684" w:name="_Toc476693669"/>
      <w:r w:rsidRPr="00A75F3A">
        <w:t>Escala de medición de riesgos:</w:t>
      </w:r>
      <w:bookmarkEnd w:id="683"/>
      <w:bookmarkEnd w:id="684"/>
    </w:p>
    <w:p w14:paraId="7887764A" w14:textId="77777777" w:rsidR="00DB125D" w:rsidRPr="00A75F3A" w:rsidRDefault="00DB125D" w:rsidP="00DB125D">
      <w:pPr>
        <w:pStyle w:val="Prrafodelista"/>
        <w:numPr>
          <w:ilvl w:val="0"/>
          <w:numId w:val="11"/>
        </w:numPr>
        <w:spacing w:after="200" w:line="360" w:lineRule="auto"/>
        <w:jc w:val="both"/>
      </w:pPr>
      <w:r w:rsidRPr="00A75F3A">
        <w:t xml:space="preserve">Para realizar la evaluación de los riesgos, </w:t>
      </w:r>
      <w:r>
        <w:t>Ludus</w:t>
      </w:r>
      <w:r w:rsidRPr="00A75F3A">
        <w:t xml:space="preserve"> empleo los siguientes criterios, por medio de los cuales se realizó la matriz de riesgos correspondiente:</w:t>
      </w:r>
    </w:p>
    <w:p w14:paraId="7FD1E772" w14:textId="77777777" w:rsidR="00DB125D" w:rsidRPr="00A75F3A" w:rsidRDefault="00DB125D" w:rsidP="00DB125D">
      <w:pPr>
        <w:pStyle w:val="Prrafodelista"/>
        <w:numPr>
          <w:ilvl w:val="0"/>
          <w:numId w:val="11"/>
        </w:numPr>
        <w:spacing w:after="200" w:line="360" w:lineRule="auto"/>
        <w:jc w:val="both"/>
      </w:pPr>
      <w:r w:rsidRPr="00A75F3A">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6"/>
        <w:gridCol w:w="916"/>
        <w:gridCol w:w="6192"/>
      </w:tblGrid>
      <w:tr w:rsidR="00DB125D" w:rsidRPr="00A75F3A" w14:paraId="6D52DC98" w14:textId="77777777" w:rsidTr="00DB125D">
        <w:trPr>
          <w:trHeight w:val="498"/>
        </w:trPr>
        <w:tc>
          <w:tcPr>
            <w:tcW w:w="1591" w:type="dxa"/>
            <w:tcBorders>
              <w:bottom w:val="single" w:sz="4" w:space="0" w:color="000000"/>
            </w:tcBorders>
            <w:shd w:val="clear" w:color="auto" w:fill="31849B" w:themeFill="accent5" w:themeFillShade="BF"/>
            <w:vAlign w:val="center"/>
          </w:tcPr>
          <w:p w14:paraId="32A8F647"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16FCD0FF"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7BEA79E2"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B125D" w:rsidRPr="00A75F3A" w14:paraId="3C323F3A" w14:textId="77777777" w:rsidTr="00DB125D">
        <w:tc>
          <w:tcPr>
            <w:tcW w:w="1591" w:type="dxa"/>
            <w:shd w:val="clear" w:color="auto" w:fill="auto"/>
            <w:vAlign w:val="center"/>
          </w:tcPr>
          <w:p w14:paraId="1EE5990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692D3580"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066A6F0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B125D" w:rsidRPr="00A75F3A" w14:paraId="0CB0145D" w14:textId="77777777" w:rsidTr="00DB125D">
        <w:tc>
          <w:tcPr>
            <w:tcW w:w="1591" w:type="dxa"/>
            <w:shd w:val="clear" w:color="auto" w:fill="auto"/>
            <w:vAlign w:val="center"/>
          </w:tcPr>
          <w:p w14:paraId="6EB06C2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0133384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5035A6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B125D" w:rsidRPr="00A75F3A" w14:paraId="6A127962" w14:textId="77777777" w:rsidTr="00DB125D">
        <w:tc>
          <w:tcPr>
            <w:tcW w:w="1591" w:type="dxa"/>
            <w:shd w:val="clear" w:color="auto" w:fill="auto"/>
            <w:vAlign w:val="center"/>
          </w:tcPr>
          <w:p w14:paraId="5A09E4D3"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489C5B37"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316425FF"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B125D" w:rsidRPr="00A75F3A" w14:paraId="3BED3D73" w14:textId="77777777" w:rsidTr="00DB125D">
        <w:tc>
          <w:tcPr>
            <w:tcW w:w="1591" w:type="dxa"/>
            <w:shd w:val="clear" w:color="auto" w:fill="auto"/>
            <w:vAlign w:val="center"/>
          </w:tcPr>
          <w:p w14:paraId="61C784F5"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E449B79"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690D3D15"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B125D" w:rsidRPr="00A75F3A" w14:paraId="43262FFC" w14:textId="77777777" w:rsidTr="00DB125D">
        <w:tc>
          <w:tcPr>
            <w:tcW w:w="1591" w:type="dxa"/>
            <w:shd w:val="clear" w:color="auto" w:fill="auto"/>
            <w:vAlign w:val="center"/>
          </w:tcPr>
          <w:p w14:paraId="175B310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2075BC7B"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5FCC7EB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2B0BB9E7" w14:textId="77777777" w:rsidR="00DB125D" w:rsidRPr="00A75F3A" w:rsidRDefault="00DB125D" w:rsidP="00DB125D">
      <w:pPr>
        <w:rPr>
          <w:noProof/>
        </w:rPr>
      </w:pPr>
    </w:p>
    <w:p w14:paraId="7BE7A735" w14:textId="77777777" w:rsidR="00DB125D" w:rsidRPr="00A75F3A" w:rsidRDefault="00DB125D" w:rsidP="00352B34">
      <w:pPr>
        <w:pStyle w:val="Ttulo3"/>
        <w:numPr>
          <w:ilvl w:val="2"/>
          <w:numId w:val="42"/>
        </w:numPr>
      </w:pPr>
      <w:bookmarkStart w:id="685" w:name="_Toc257381934"/>
      <w:bookmarkStart w:id="686" w:name="_Toc476693670"/>
      <w:r w:rsidRPr="00A75F3A">
        <w:t>Pruebas de control</w:t>
      </w:r>
      <w:bookmarkEnd w:id="685"/>
      <w:bookmarkEnd w:id="686"/>
    </w:p>
    <w:p w14:paraId="0106A9B9" w14:textId="77777777" w:rsidR="00DB125D" w:rsidRDefault="00DB125D" w:rsidP="00DB125D">
      <w:pPr>
        <w:jc w:val="both"/>
        <w:rPr>
          <w:bCs/>
        </w:rPr>
      </w:pPr>
      <w:r>
        <w:rPr>
          <w:bCs/>
        </w:rPr>
        <w:t>Ludus</w:t>
      </w:r>
      <w:r w:rsidRPr="00A75F3A">
        <w:rPr>
          <w:bCs/>
        </w:rPr>
        <w:t xml:space="preserve"> deberá obtener evidencia de auditoría por medio de pruebas de control para soportar cualquiera evaluación del riesgo de control que sea medio, bajo o muy bajo. Mientras más baja la evaluación del riesgo de control, más soporte deberá obtener </w:t>
      </w:r>
      <w:r>
        <w:rPr>
          <w:bCs/>
        </w:rPr>
        <w:t>Ludus</w:t>
      </w:r>
      <w:r w:rsidRPr="00A75F3A">
        <w:rPr>
          <w:bCs/>
        </w:rPr>
        <w:t xml:space="preserve"> de que los sistemas de contabilidad y de control interno están adecuadamente diseñados y operando en forma efec</w:t>
      </w:r>
      <w:r w:rsidRPr="00A75F3A">
        <w:rPr>
          <w:bCs/>
        </w:rPr>
        <w:softHyphen/>
        <w:t>tiva.</w:t>
      </w:r>
    </w:p>
    <w:p w14:paraId="77A9CF48" w14:textId="77777777" w:rsidR="00DB125D" w:rsidRPr="00A75F3A" w:rsidRDefault="00DB125D" w:rsidP="00DB125D">
      <w:pPr>
        <w:jc w:val="both"/>
      </w:pPr>
    </w:p>
    <w:p w14:paraId="4881FC63" w14:textId="77777777" w:rsidR="00DB125D" w:rsidRDefault="00DB125D" w:rsidP="00DB125D">
      <w:pPr>
        <w:jc w:val="both"/>
      </w:pPr>
      <w:r w:rsidRPr="00A75F3A">
        <w:rPr>
          <w:bCs/>
        </w:rPr>
        <w:t>Basado en los resultados de las pruebas de control, se deberá evaluar si los controles internos están diseñados y operando según se contempló en la evaluación preliminar de riesgos.</w:t>
      </w:r>
      <w:r w:rsidRPr="00A75F3A">
        <w:t xml:space="preserve"> </w:t>
      </w:r>
    </w:p>
    <w:p w14:paraId="3DBC3150" w14:textId="77777777" w:rsidR="00DB125D" w:rsidRPr="00A75F3A" w:rsidRDefault="00DB125D" w:rsidP="00DB125D">
      <w:pPr>
        <w:jc w:val="both"/>
      </w:pPr>
    </w:p>
    <w:p w14:paraId="77BCB19C" w14:textId="77777777" w:rsidR="00DB125D" w:rsidRPr="00A75F3A" w:rsidRDefault="00DB125D" w:rsidP="00DB125D">
      <w:pPr>
        <w:jc w:val="both"/>
      </w:pPr>
      <w:r w:rsidRPr="00A75F3A">
        <w:t xml:space="preserve">Preparar, implementar y mantener el Plan de Emergencia, Contingencia y de Recuperación de desastres y continuidad del negocio relacionados con tecnología </w:t>
      </w:r>
      <w:r w:rsidRPr="00A75F3A">
        <w:lastRenderedPageBreak/>
        <w:t>informática. Liderar el proceso de pruebas que se debe ejecutar periódicamente a los</w:t>
      </w:r>
      <w:r>
        <w:t xml:space="preserve"> </w:t>
      </w:r>
      <w:r w:rsidRPr="00A75F3A">
        <w:t>Planes de Emergencia, Contingencia y de Recuperación.</w:t>
      </w:r>
    </w:p>
    <w:p w14:paraId="1CF6AEED" w14:textId="77777777" w:rsidR="00DB125D" w:rsidRPr="00A75F3A" w:rsidRDefault="00DB125D" w:rsidP="00352B34">
      <w:pPr>
        <w:pStyle w:val="Ttulo3"/>
        <w:numPr>
          <w:ilvl w:val="2"/>
          <w:numId w:val="42"/>
        </w:numPr>
      </w:pPr>
      <w:bookmarkStart w:id="687" w:name="_Toc257381935"/>
      <w:bookmarkStart w:id="688" w:name="_Toc476693671"/>
      <w:r w:rsidRPr="00A75F3A">
        <w:t>Seguimiento de Riesgos.</w:t>
      </w:r>
      <w:bookmarkEnd w:id="687"/>
      <w:bookmarkEnd w:id="688"/>
    </w:p>
    <w:p w14:paraId="3EA17A50" w14:textId="77777777" w:rsidR="00DB125D" w:rsidRDefault="00DB125D" w:rsidP="00DB125D">
      <w:pPr>
        <w:jc w:val="both"/>
      </w:pPr>
      <w:r w:rsidRPr="00A75F3A">
        <w:t xml:space="preserve">Para realizar un adecuado seguimiento en los riesgos que puedan presentarse, </w:t>
      </w:r>
      <w:r>
        <w:rPr>
          <w:bCs/>
        </w:rPr>
        <w:t>Ludus</w:t>
      </w:r>
      <w:r w:rsidRPr="00A75F3A">
        <w:rPr>
          <w:bCs/>
        </w:rPr>
        <w:t xml:space="preserve"> </w:t>
      </w:r>
      <w:r w:rsidRPr="00A75F3A">
        <w:t>llevará a cabo:</w:t>
      </w:r>
    </w:p>
    <w:p w14:paraId="53DE1C17" w14:textId="77777777" w:rsidR="00DB125D" w:rsidRPr="00A75F3A" w:rsidRDefault="00DB125D" w:rsidP="00DB125D">
      <w:pPr>
        <w:jc w:val="both"/>
      </w:pPr>
    </w:p>
    <w:p w14:paraId="0AE86DB5" w14:textId="77777777" w:rsidR="00DB125D" w:rsidRPr="00A75F3A" w:rsidRDefault="00DB125D" w:rsidP="00DB125D">
      <w:pPr>
        <w:numPr>
          <w:ilvl w:val="0"/>
          <w:numId w:val="12"/>
        </w:numPr>
        <w:jc w:val="both"/>
      </w:pPr>
      <w:r w:rsidRPr="00A75F3A">
        <w:t>Registro oportuno de riesgos, diagnostico (identificación)</w:t>
      </w:r>
    </w:p>
    <w:p w14:paraId="11C579F2" w14:textId="77777777" w:rsidR="00DB125D" w:rsidRPr="00A75F3A" w:rsidRDefault="00DB125D" w:rsidP="00DB125D">
      <w:pPr>
        <w:numPr>
          <w:ilvl w:val="0"/>
          <w:numId w:val="12"/>
        </w:numPr>
        <w:jc w:val="both"/>
      </w:pPr>
      <w:r w:rsidRPr="00A75F3A">
        <w:t>Cambios Solicitados, demostrar la necesidad de tales cambios</w:t>
      </w:r>
    </w:p>
    <w:p w14:paraId="5FE3ED70" w14:textId="77777777" w:rsidR="00DB125D" w:rsidRPr="00A75F3A" w:rsidRDefault="00DB125D" w:rsidP="00DB125D">
      <w:pPr>
        <w:numPr>
          <w:ilvl w:val="0"/>
          <w:numId w:val="12"/>
        </w:numPr>
        <w:jc w:val="both"/>
      </w:pPr>
      <w:r w:rsidRPr="00A75F3A">
        <w:t>Acciones correctivas recomendadas</w:t>
      </w:r>
    </w:p>
    <w:p w14:paraId="4618C830" w14:textId="77777777" w:rsidR="00DB125D" w:rsidRPr="00A75F3A" w:rsidRDefault="00DB125D" w:rsidP="00DB125D">
      <w:pPr>
        <w:numPr>
          <w:ilvl w:val="0"/>
          <w:numId w:val="12"/>
        </w:numPr>
        <w:jc w:val="both"/>
      </w:pPr>
      <w:r w:rsidRPr="00A75F3A">
        <w:t>Acciones preventivas recomendadas</w:t>
      </w:r>
    </w:p>
    <w:p w14:paraId="3FC4C5DC" w14:textId="77777777" w:rsidR="00DB125D" w:rsidRPr="00A75F3A" w:rsidRDefault="00DB125D" w:rsidP="00DB125D">
      <w:pPr>
        <w:numPr>
          <w:ilvl w:val="0"/>
          <w:numId w:val="12"/>
        </w:numPr>
        <w:jc w:val="both"/>
      </w:pPr>
      <w:r w:rsidRPr="00A75F3A">
        <w:t>Actualizaciones de los procesos de la organización</w:t>
      </w:r>
    </w:p>
    <w:p w14:paraId="7AE75C64" w14:textId="77777777" w:rsidR="00DB125D" w:rsidRDefault="00DB125D" w:rsidP="00DB125D">
      <w:pPr>
        <w:numPr>
          <w:ilvl w:val="0"/>
          <w:numId w:val="12"/>
        </w:numPr>
        <w:jc w:val="both"/>
      </w:pPr>
      <w:r w:rsidRPr="00A75F3A">
        <w:t>Plan de gestión y/o actualización de proyecto</w:t>
      </w:r>
    </w:p>
    <w:p w14:paraId="18D04F82" w14:textId="77777777" w:rsidR="00DB125D" w:rsidRPr="00A75F3A" w:rsidRDefault="00DB125D" w:rsidP="00DB125D">
      <w:pPr>
        <w:jc w:val="both"/>
      </w:pPr>
    </w:p>
    <w:p w14:paraId="0A86E65A" w14:textId="77777777" w:rsidR="00DB125D" w:rsidRPr="00A75F3A" w:rsidRDefault="00DB125D" w:rsidP="00DB125D">
      <w:pPr>
        <w:jc w:val="both"/>
      </w:pPr>
      <w:r w:rsidRPr="00A75F3A">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743FC00B" w14:textId="77777777" w:rsidR="00DB125D" w:rsidRDefault="00DB125D" w:rsidP="00352B34">
      <w:pPr>
        <w:pStyle w:val="Ttulo3"/>
        <w:numPr>
          <w:ilvl w:val="2"/>
          <w:numId w:val="42"/>
        </w:numPr>
      </w:pPr>
      <w:bookmarkStart w:id="689" w:name="_Toc257381936"/>
      <w:bookmarkStart w:id="690" w:name="_Toc476693672"/>
      <w:r w:rsidRPr="00A75F3A">
        <w:t>Minimización de Riesgos.</w:t>
      </w:r>
      <w:bookmarkEnd w:id="689"/>
      <w:bookmarkEnd w:id="690"/>
    </w:p>
    <w:p w14:paraId="4CB74C6C" w14:textId="77777777" w:rsidR="00DB125D" w:rsidRPr="00026FA8" w:rsidRDefault="00DB125D" w:rsidP="00DB125D">
      <w:pPr>
        <w:jc w:val="both"/>
        <w:rPr>
          <w:lang w:val="es-CO"/>
        </w:rPr>
      </w:pPr>
    </w:p>
    <w:p w14:paraId="2EFBB0C3" w14:textId="77777777" w:rsidR="00DB125D" w:rsidRDefault="00DB125D" w:rsidP="00DB125D">
      <w:pPr>
        <w:jc w:val="both"/>
      </w:pPr>
      <w:r w:rsidRPr="00A75F3A">
        <w:t xml:space="preserve">Para llegar a la minimización de los posibles riesgos que se presenten, </w:t>
      </w:r>
      <w:r>
        <w:rPr>
          <w:bCs/>
        </w:rPr>
        <w:t>Ludus</w:t>
      </w:r>
      <w:r w:rsidRPr="00A75F3A">
        <w:rPr>
          <w:bCs/>
        </w:rPr>
        <w:t xml:space="preserve"> </w:t>
      </w:r>
      <w:r w:rsidRPr="00A75F3A">
        <w:t>se encarga de analizarlos y controlarlos de manera efectiva.</w:t>
      </w:r>
    </w:p>
    <w:p w14:paraId="08B90767" w14:textId="77777777" w:rsidR="00DB125D" w:rsidRPr="00A75F3A" w:rsidRDefault="00DB125D" w:rsidP="00DB125D">
      <w:pPr>
        <w:jc w:val="both"/>
      </w:pPr>
    </w:p>
    <w:p w14:paraId="3D5DB6BC" w14:textId="77777777" w:rsidR="00DB125D" w:rsidRDefault="00DB125D" w:rsidP="00DB125D">
      <w:pPr>
        <w:jc w:val="both"/>
      </w:pPr>
      <w:r w:rsidRPr="00A75F3A">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4F382C9A" w14:textId="77777777" w:rsidR="00DB125D" w:rsidRPr="00A75F3A" w:rsidRDefault="00DB125D" w:rsidP="00DB125D">
      <w:pPr>
        <w:jc w:val="both"/>
      </w:pPr>
    </w:p>
    <w:p w14:paraId="3913F5C6" w14:textId="77777777" w:rsidR="00DB125D" w:rsidRDefault="00DB125D" w:rsidP="00DB125D">
      <w:pPr>
        <w:jc w:val="both"/>
      </w:pPr>
      <w:r w:rsidRPr="00A75F3A">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4DC88100" w14:textId="77777777" w:rsidR="00DB125D" w:rsidRPr="00A75F3A" w:rsidRDefault="00DB125D" w:rsidP="00DB125D">
      <w:pPr>
        <w:jc w:val="both"/>
      </w:pPr>
    </w:p>
    <w:p w14:paraId="2009AF33" w14:textId="77777777" w:rsidR="00DB125D" w:rsidRDefault="00DB125D" w:rsidP="00DB125D">
      <w:pPr>
        <w:jc w:val="center"/>
      </w:pPr>
      <w:r w:rsidRPr="00A75F3A">
        <w:rPr>
          <w:noProof/>
          <w:lang w:val="es-CO" w:eastAsia="es-CO"/>
        </w:rPr>
        <w:lastRenderedPageBreak/>
        <w:drawing>
          <wp:inline distT="0" distB="0" distL="0" distR="0" wp14:anchorId="0768E665" wp14:editId="5E5B618B">
            <wp:extent cx="3848100" cy="1562100"/>
            <wp:effectExtent l="19050" t="0" r="0" b="0"/>
            <wp:docPr id="2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srcRect/>
                    <a:stretch>
                      <a:fillRect/>
                    </a:stretch>
                  </pic:blipFill>
                  <pic:spPr bwMode="auto">
                    <a:xfrm>
                      <a:off x="0" y="0"/>
                      <a:ext cx="3848100" cy="1562100"/>
                    </a:xfrm>
                    <a:prstGeom prst="rect">
                      <a:avLst/>
                    </a:prstGeom>
                    <a:noFill/>
                    <a:ln w="9525">
                      <a:noFill/>
                      <a:miter lim="800000"/>
                      <a:headEnd/>
                      <a:tailEnd/>
                    </a:ln>
                  </pic:spPr>
                </pic:pic>
              </a:graphicData>
            </a:graphic>
          </wp:inline>
        </w:drawing>
      </w:r>
    </w:p>
    <w:p w14:paraId="2E92F4F8" w14:textId="77777777" w:rsidR="00DB125D" w:rsidRDefault="00DB125D" w:rsidP="00DB125D">
      <w:pPr>
        <w:sectPr w:rsidR="00DB125D" w:rsidSect="00DB125D">
          <w:pgSz w:w="12240" w:h="15840"/>
          <w:pgMar w:top="1418" w:right="1701" w:bottom="1418" w:left="1701" w:header="709" w:footer="709" w:gutter="0"/>
          <w:cols w:space="708"/>
          <w:titlePg/>
          <w:docGrid w:linePitch="360"/>
        </w:sectPr>
      </w:pPr>
    </w:p>
    <w:p w14:paraId="56CCA5D5" w14:textId="77777777" w:rsidR="00DB125D" w:rsidRPr="00A75F3A" w:rsidRDefault="00DB125D" w:rsidP="00DB125D"/>
    <w:p w14:paraId="0402D11F" w14:textId="77777777" w:rsidR="00DB125D" w:rsidRDefault="00DB125D" w:rsidP="00352B34">
      <w:pPr>
        <w:pStyle w:val="Ttulo3"/>
        <w:numPr>
          <w:ilvl w:val="2"/>
          <w:numId w:val="42"/>
        </w:numPr>
      </w:pPr>
      <w:bookmarkStart w:id="691" w:name="_Toc257381937"/>
      <w:bookmarkStart w:id="692" w:name="_Toc476693673"/>
      <w:r>
        <w:t>MATRIZ DE RIESGOS</w:t>
      </w:r>
      <w:bookmarkEnd w:id="691"/>
      <w:bookmarkEnd w:id="692"/>
    </w:p>
    <w:p w14:paraId="7B1D4596" w14:textId="77777777" w:rsidR="00DB125D" w:rsidRPr="0095794E" w:rsidRDefault="00DB125D" w:rsidP="00DB125D">
      <w:pPr>
        <w:rPr>
          <w:lang w:val="es-CO"/>
        </w:rPr>
      </w:pPr>
    </w:p>
    <w:tbl>
      <w:tblPr>
        <w:tblW w:w="15060" w:type="dxa"/>
        <w:tblInd w:w="-1025" w:type="dxa"/>
        <w:tblCellMar>
          <w:left w:w="70" w:type="dxa"/>
          <w:right w:w="70" w:type="dxa"/>
        </w:tblCellMar>
        <w:tblLook w:val="0000" w:firstRow="0" w:lastRow="0" w:firstColumn="0" w:lastColumn="0" w:noHBand="0" w:noVBand="0"/>
      </w:tblPr>
      <w:tblGrid>
        <w:gridCol w:w="577"/>
        <w:gridCol w:w="877"/>
        <w:gridCol w:w="1653"/>
        <w:gridCol w:w="2284"/>
        <w:gridCol w:w="698"/>
        <w:gridCol w:w="659"/>
        <w:gridCol w:w="698"/>
        <w:gridCol w:w="699"/>
        <w:gridCol w:w="1118"/>
        <w:gridCol w:w="700"/>
        <w:gridCol w:w="2303"/>
        <w:gridCol w:w="697"/>
        <w:gridCol w:w="700"/>
        <w:gridCol w:w="697"/>
        <w:gridCol w:w="700"/>
      </w:tblGrid>
      <w:tr w:rsidR="00DB125D" w:rsidRPr="00ED2850" w14:paraId="7E1BE95B" w14:textId="77777777" w:rsidTr="00DB125D">
        <w:trPr>
          <w:trHeight w:val="225"/>
        </w:trPr>
        <w:tc>
          <w:tcPr>
            <w:tcW w:w="577" w:type="dxa"/>
            <w:vMerge w:val="restart"/>
            <w:tcBorders>
              <w:top w:val="single" w:sz="4" w:space="0" w:color="auto"/>
              <w:left w:val="single" w:sz="4" w:space="0" w:color="auto"/>
              <w:bottom w:val="single" w:sz="4" w:space="0" w:color="auto"/>
              <w:right w:val="single" w:sz="4" w:space="0" w:color="auto"/>
            </w:tcBorders>
            <w:shd w:val="clear" w:color="auto" w:fill="31849B" w:themeFill="accent5" w:themeFillShade="BF"/>
            <w:noWrap/>
            <w:vAlign w:val="center"/>
          </w:tcPr>
          <w:p w14:paraId="2D037598"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TEMA</w:t>
            </w:r>
          </w:p>
        </w:tc>
        <w:tc>
          <w:tcPr>
            <w:tcW w:w="877" w:type="dxa"/>
            <w:vMerge w:val="restart"/>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78C3037C"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PROCESO</w:t>
            </w:r>
          </w:p>
        </w:tc>
        <w:tc>
          <w:tcPr>
            <w:tcW w:w="1653" w:type="dxa"/>
            <w:vMerge w:val="restart"/>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6C699FE2"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ETAPA RELEVANTE</w:t>
            </w:r>
          </w:p>
        </w:tc>
        <w:tc>
          <w:tcPr>
            <w:tcW w:w="6856" w:type="dxa"/>
            <w:gridSpan w:val="7"/>
            <w:tcBorders>
              <w:top w:val="single" w:sz="4" w:space="0" w:color="auto"/>
              <w:left w:val="nil"/>
              <w:bottom w:val="single" w:sz="4" w:space="0" w:color="auto"/>
              <w:right w:val="single" w:sz="4" w:space="0" w:color="auto"/>
            </w:tcBorders>
            <w:shd w:val="clear" w:color="auto" w:fill="31849B" w:themeFill="accent5" w:themeFillShade="BF"/>
            <w:vAlign w:val="bottom"/>
          </w:tcPr>
          <w:p w14:paraId="2B279A69"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RIESGOS INDENTIFICADOS</w:t>
            </w:r>
          </w:p>
        </w:tc>
        <w:tc>
          <w:tcPr>
            <w:tcW w:w="2303" w:type="dxa"/>
            <w:tcBorders>
              <w:top w:val="single" w:sz="4" w:space="0" w:color="auto"/>
              <w:left w:val="nil"/>
              <w:bottom w:val="single" w:sz="4" w:space="0" w:color="auto"/>
              <w:right w:val="single" w:sz="4" w:space="0" w:color="auto"/>
            </w:tcBorders>
            <w:shd w:val="clear" w:color="auto" w:fill="31849B" w:themeFill="accent5" w:themeFillShade="BF"/>
            <w:vAlign w:val="bottom"/>
          </w:tcPr>
          <w:p w14:paraId="295B8AFB"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CONTROLES CLAVES</w:t>
            </w:r>
          </w:p>
        </w:tc>
        <w:tc>
          <w:tcPr>
            <w:tcW w:w="2794" w:type="dxa"/>
            <w:gridSpan w:val="4"/>
            <w:tcBorders>
              <w:top w:val="single" w:sz="4" w:space="0" w:color="auto"/>
              <w:left w:val="nil"/>
              <w:bottom w:val="single" w:sz="4" w:space="0" w:color="auto"/>
              <w:right w:val="single" w:sz="4" w:space="0" w:color="auto"/>
            </w:tcBorders>
            <w:shd w:val="clear" w:color="auto" w:fill="31849B" w:themeFill="accent5" w:themeFillShade="BF"/>
            <w:vAlign w:val="bottom"/>
          </w:tcPr>
          <w:p w14:paraId="37EF9B0C"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EXPOSICION PROMEDIO</w:t>
            </w:r>
          </w:p>
        </w:tc>
      </w:tr>
      <w:tr w:rsidR="00DB125D" w:rsidRPr="00ED2850" w14:paraId="098A9977" w14:textId="77777777" w:rsidTr="00DB125D">
        <w:trPr>
          <w:trHeight w:val="420"/>
        </w:trPr>
        <w:tc>
          <w:tcPr>
            <w:tcW w:w="577"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0FD44BA3" w14:textId="77777777" w:rsidR="00DB125D" w:rsidRPr="0095794E" w:rsidRDefault="00DB125D" w:rsidP="00DB125D">
            <w:pPr>
              <w:rPr>
                <w:b/>
                <w:bCs/>
                <w:color w:val="FFFFFF" w:themeColor="background1"/>
                <w:sz w:val="16"/>
                <w:szCs w:val="16"/>
              </w:rPr>
            </w:pPr>
          </w:p>
        </w:tc>
        <w:tc>
          <w:tcPr>
            <w:tcW w:w="877"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5E665E31" w14:textId="77777777" w:rsidR="00DB125D" w:rsidRPr="0095794E" w:rsidRDefault="00DB125D" w:rsidP="00DB125D">
            <w:pPr>
              <w:rPr>
                <w:b/>
                <w:bCs/>
                <w:color w:val="FFFFFF" w:themeColor="background1"/>
                <w:sz w:val="16"/>
                <w:szCs w:val="16"/>
              </w:rPr>
            </w:pPr>
          </w:p>
        </w:tc>
        <w:tc>
          <w:tcPr>
            <w:tcW w:w="1653"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18385D90" w14:textId="77777777" w:rsidR="00DB125D" w:rsidRPr="0095794E" w:rsidRDefault="00DB125D" w:rsidP="00DB125D">
            <w:pPr>
              <w:rPr>
                <w:b/>
                <w:bCs/>
                <w:color w:val="FFFFFF" w:themeColor="background1"/>
                <w:sz w:val="16"/>
                <w:szCs w:val="16"/>
              </w:rPr>
            </w:pPr>
          </w:p>
        </w:tc>
        <w:tc>
          <w:tcPr>
            <w:tcW w:w="2284" w:type="dxa"/>
            <w:vMerge w:val="restart"/>
            <w:tcBorders>
              <w:top w:val="nil"/>
              <w:left w:val="single" w:sz="4" w:space="0" w:color="auto"/>
              <w:bottom w:val="single" w:sz="4" w:space="0" w:color="000000"/>
              <w:right w:val="single" w:sz="4" w:space="0" w:color="auto"/>
            </w:tcBorders>
            <w:shd w:val="clear" w:color="auto" w:fill="31849B" w:themeFill="accent5" w:themeFillShade="BF"/>
            <w:vAlign w:val="center"/>
          </w:tcPr>
          <w:p w14:paraId="456A1609" w14:textId="77777777" w:rsidR="00DB125D" w:rsidRPr="0095794E" w:rsidRDefault="00DB125D" w:rsidP="00DB125D">
            <w:pPr>
              <w:rPr>
                <w:b/>
                <w:bCs/>
                <w:color w:val="FFFFFF" w:themeColor="background1"/>
                <w:sz w:val="16"/>
                <w:szCs w:val="16"/>
              </w:rPr>
            </w:pPr>
            <w:r w:rsidRPr="0095794E">
              <w:rPr>
                <w:b/>
                <w:bCs/>
                <w:color w:val="FFFFFF" w:themeColor="background1"/>
                <w:sz w:val="16"/>
                <w:szCs w:val="16"/>
              </w:rPr>
              <w:t>DESCRIPCIÓN DEL RIESGO</w:t>
            </w:r>
          </w:p>
        </w:tc>
        <w:tc>
          <w:tcPr>
            <w:tcW w:w="1357" w:type="dxa"/>
            <w:gridSpan w:val="2"/>
            <w:tcBorders>
              <w:top w:val="single" w:sz="4" w:space="0" w:color="auto"/>
              <w:left w:val="nil"/>
              <w:bottom w:val="single" w:sz="4" w:space="0" w:color="auto"/>
              <w:right w:val="single" w:sz="4" w:space="0" w:color="auto"/>
            </w:tcBorders>
            <w:shd w:val="clear" w:color="auto" w:fill="31849B" w:themeFill="accent5" w:themeFillShade="BF"/>
            <w:vAlign w:val="center"/>
          </w:tcPr>
          <w:p w14:paraId="11DC1E01"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PROBABILIDAD DE OCURRENCIA (P)</w:t>
            </w:r>
          </w:p>
        </w:tc>
        <w:tc>
          <w:tcPr>
            <w:tcW w:w="1397" w:type="dxa"/>
            <w:gridSpan w:val="2"/>
            <w:tcBorders>
              <w:top w:val="single" w:sz="4" w:space="0" w:color="auto"/>
              <w:left w:val="nil"/>
              <w:bottom w:val="single" w:sz="4" w:space="0" w:color="auto"/>
              <w:right w:val="single" w:sz="4" w:space="0" w:color="auto"/>
            </w:tcBorders>
            <w:shd w:val="clear" w:color="auto" w:fill="31849B" w:themeFill="accent5" w:themeFillShade="BF"/>
            <w:vAlign w:val="center"/>
          </w:tcPr>
          <w:p w14:paraId="4477D1D2"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IMPACTO DE OCURRENCIA(I)</w:t>
            </w:r>
          </w:p>
        </w:tc>
        <w:tc>
          <w:tcPr>
            <w:tcW w:w="1118" w:type="dxa"/>
            <w:vMerge w:val="restart"/>
            <w:tcBorders>
              <w:top w:val="nil"/>
              <w:left w:val="single" w:sz="4" w:space="0" w:color="auto"/>
              <w:bottom w:val="single" w:sz="4" w:space="0" w:color="auto"/>
              <w:right w:val="single" w:sz="4" w:space="0" w:color="auto"/>
            </w:tcBorders>
            <w:shd w:val="clear" w:color="auto" w:fill="31849B" w:themeFill="accent5" w:themeFillShade="BF"/>
            <w:vAlign w:val="center"/>
          </w:tcPr>
          <w:p w14:paraId="43B94DBD"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AFECTACION DEL RIESGO (PxI)</w:t>
            </w:r>
          </w:p>
        </w:tc>
        <w:tc>
          <w:tcPr>
            <w:tcW w:w="700" w:type="dxa"/>
            <w:vMerge w:val="restart"/>
            <w:tcBorders>
              <w:top w:val="nil"/>
              <w:left w:val="single" w:sz="4" w:space="0" w:color="auto"/>
              <w:bottom w:val="single" w:sz="4" w:space="0" w:color="000000"/>
              <w:right w:val="single" w:sz="4" w:space="0" w:color="auto"/>
            </w:tcBorders>
            <w:shd w:val="clear" w:color="auto" w:fill="31849B" w:themeFill="accent5" w:themeFillShade="BF"/>
            <w:vAlign w:val="center"/>
          </w:tcPr>
          <w:p w14:paraId="36E82D71"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 (PxI)</w:t>
            </w:r>
          </w:p>
        </w:tc>
        <w:tc>
          <w:tcPr>
            <w:tcW w:w="2303" w:type="dxa"/>
            <w:vMerge w:val="restart"/>
            <w:tcBorders>
              <w:top w:val="nil"/>
              <w:left w:val="single" w:sz="4" w:space="0" w:color="auto"/>
              <w:bottom w:val="single" w:sz="4" w:space="0" w:color="auto"/>
              <w:right w:val="single" w:sz="4" w:space="0" w:color="auto"/>
            </w:tcBorders>
            <w:shd w:val="clear" w:color="auto" w:fill="31849B" w:themeFill="accent5" w:themeFillShade="BF"/>
            <w:vAlign w:val="center"/>
          </w:tcPr>
          <w:p w14:paraId="04242378" w14:textId="77777777" w:rsidR="00DB125D" w:rsidRPr="0095794E" w:rsidRDefault="00DB125D" w:rsidP="00DB125D">
            <w:pPr>
              <w:rPr>
                <w:b/>
                <w:bCs/>
                <w:color w:val="FFFFFF" w:themeColor="background1"/>
                <w:sz w:val="16"/>
                <w:szCs w:val="16"/>
              </w:rPr>
            </w:pPr>
            <w:r w:rsidRPr="0095794E">
              <w:rPr>
                <w:b/>
                <w:bCs/>
                <w:color w:val="FFFFFF" w:themeColor="background1"/>
                <w:sz w:val="16"/>
                <w:szCs w:val="16"/>
              </w:rPr>
              <w:t>DESCRIPCIÓN DEL CONTROL</w:t>
            </w:r>
          </w:p>
        </w:tc>
        <w:tc>
          <w:tcPr>
            <w:tcW w:w="1397" w:type="dxa"/>
            <w:gridSpan w:val="2"/>
            <w:tcBorders>
              <w:top w:val="single" w:sz="4" w:space="0" w:color="auto"/>
              <w:left w:val="nil"/>
              <w:bottom w:val="single" w:sz="4" w:space="0" w:color="auto"/>
              <w:right w:val="single" w:sz="4" w:space="0" w:color="auto"/>
            </w:tcBorders>
            <w:shd w:val="clear" w:color="auto" w:fill="31849B" w:themeFill="accent5" w:themeFillShade="BF"/>
            <w:vAlign w:val="center"/>
          </w:tcPr>
          <w:p w14:paraId="797156C8"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POR PROCESO</w:t>
            </w:r>
          </w:p>
        </w:tc>
        <w:tc>
          <w:tcPr>
            <w:tcW w:w="1397" w:type="dxa"/>
            <w:gridSpan w:val="2"/>
            <w:tcBorders>
              <w:top w:val="single" w:sz="4" w:space="0" w:color="auto"/>
              <w:left w:val="nil"/>
              <w:bottom w:val="single" w:sz="4" w:space="0" w:color="auto"/>
              <w:right w:val="single" w:sz="4" w:space="0" w:color="auto"/>
            </w:tcBorders>
            <w:shd w:val="clear" w:color="auto" w:fill="31849B" w:themeFill="accent5" w:themeFillShade="BF"/>
            <w:vAlign w:val="center"/>
          </w:tcPr>
          <w:p w14:paraId="0C1B2C99"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GENERAL</w:t>
            </w:r>
          </w:p>
        </w:tc>
      </w:tr>
      <w:tr w:rsidR="00DB125D" w:rsidRPr="00ED2850" w14:paraId="28731C01" w14:textId="77777777" w:rsidTr="00DB125D">
        <w:trPr>
          <w:trHeight w:val="480"/>
        </w:trPr>
        <w:tc>
          <w:tcPr>
            <w:tcW w:w="577"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252E2055" w14:textId="77777777" w:rsidR="00DB125D" w:rsidRPr="0095794E" w:rsidRDefault="00DB125D" w:rsidP="00DB125D">
            <w:pPr>
              <w:rPr>
                <w:b/>
                <w:bCs/>
                <w:color w:val="FFFFFF" w:themeColor="background1"/>
                <w:sz w:val="16"/>
                <w:szCs w:val="16"/>
              </w:rPr>
            </w:pPr>
          </w:p>
        </w:tc>
        <w:tc>
          <w:tcPr>
            <w:tcW w:w="877"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759B15E5" w14:textId="77777777" w:rsidR="00DB125D" w:rsidRPr="0095794E" w:rsidRDefault="00DB125D" w:rsidP="00DB125D">
            <w:pPr>
              <w:rPr>
                <w:b/>
                <w:bCs/>
                <w:color w:val="FFFFFF" w:themeColor="background1"/>
                <w:sz w:val="16"/>
                <w:szCs w:val="16"/>
              </w:rPr>
            </w:pPr>
          </w:p>
        </w:tc>
        <w:tc>
          <w:tcPr>
            <w:tcW w:w="1653" w:type="dxa"/>
            <w:vMerge/>
            <w:tcBorders>
              <w:top w:val="single" w:sz="4" w:space="0" w:color="auto"/>
              <w:left w:val="single" w:sz="4" w:space="0" w:color="auto"/>
              <w:bottom w:val="single" w:sz="4" w:space="0" w:color="auto"/>
              <w:right w:val="single" w:sz="4" w:space="0" w:color="auto"/>
            </w:tcBorders>
            <w:shd w:val="clear" w:color="auto" w:fill="31849B" w:themeFill="accent5" w:themeFillShade="BF"/>
            <w:vAlign w:val="center"/>
          </w:tcPr>
          <w:p w14:paraId="59A3FB29" w14:textId="77777777" w:rsidR="00DB125D" w:rsidRPr="0095794E" w:rsidRDefault="00DB125D" w:rsidP="00DB125D">
            <w:pPr>
              <w:rPr>
                <w:b/>
                <w:bCs/>
                <w:color w:val="FFFFFF" w:themeColor="background1"/>
                <w:sz w:val="16"/>
                <w:szCs w:val="16"/>
              </w:rPr>
            </w:pPr>
          </w:p>
        </w:tc>
        <w:tc>
          <w:tcPr>
            <w:tcW w:w="2284" w:type="dxa"/>
            <w:vMerge/>
            <w:tcBorders>
              <w:top w:val="nil"/>
              <w:left w:val="single" w:sz="4" w:space="0" w:color="auto"/>
              <w:bottom w:val="single" w:sz="4" w:space="0" w:color="000000"/>
              <w:right w:val="single" w:sz="4" w:space="0" w:color="auto"/>
            </w:tcBorders>
            <w:shd w:val="clear" w:color="auto" w:fill="31849B" w:themeFill="accent5" w:themeFillShade="BF"/>
            <w:vAlign w:val="center"/>
          </w:tcPr>
          <w:p w14:paraId="02E72F3C" w14:textId="77777777" w:rsidR="00DB125D" w:rsidRPr="0095794E" w:rsidRDefault="00DB125D" w:rsidP="00DB125D">
            <w:pPr>
              <w:rPr>
                <w:b/>
                <w:bCs/>
                <w:color w:val="FFFFFF" w:themeColor="background1"/>
                <w:sz w:val="16"/>
                <w:szCs w:val="16"/>
              </w:rPr>
            </w:pPr>
          </w:p>
        </w:tc>
        <w:tc>
          <w:tcPr>
            <w:tcW w:w="698" w:type="dxa"/>
            <w:tcBorders>
              <w:top w:val="nil"/>
              <w:left w:val="nil"/>
              <w:bottom w:val="single" w:sz="4" w:space="0" w:color="auto"/>
              <w:right w:val="single" w:sz="4" w:space="0" w:color="auto"/>
            </w:tcBorders>
            <w:shd w:val="clear" w:color="auto" w:fill="31849B" w:themeFill="accent5" w:themeFillShade="BF"/>
            <w:vAlign w:val="center"/>
          </w:tcPr>
          <w:p w14:paraId="7A0BD461"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NIVEL</w:t>
            </w:r>
          </w:p>
        </w:tc>
        <w:tc>
          <w:tcPr>
            <w:tcW w:w="659" w:type="dxa"/>
            <w:tcBorders>
              <w:top w:val="nil"/>
              <w:left w:val="nil"/>
              <w:bottom w:val="single" w:sz="4" w:space="0" w:color="auto"/>
              <w:right w:val="single" w:sz="4" w:space="0" w:color="auto"/>
            </w:tcBorders>
            <w:shd w:val="clear" w:color="auto" w:fill="31849B" w:themeFill="accent5" w:themeFillShade="BF"/>
            <w:vAlign w:val="center"/>
          </w:tcPr>
          <w:p w14:paraId="32DF874D"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w:t>
            </w:r>
          </w:p>
        </w:tc>
        <w:tc>
          <w:tcPr>
            <w:tcW w:w="698" w:type="dxa"/>
            <w:tcBorders>
              <w:top w:val="nil"/>
              <w:left w:val="nil"/>
              <w:bottom w:val="single" w:sz="4" w:space="0" w:color="auto"/>
              <w:right w:val="single" w:sz="4" w:space="0" w:color="auto"/>
            </w:tcBorders>
            <w:shd w:val="clear" w:color="auto" w:fill="31849B" w:themeFill="accent5" w:themeFillShade="BF"/>
            <w:vAlign w:val="center"/>
          </w:tcPr>
          <w:p w14:paraId="44565B55"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NIVEL</w:t>
            </w:r>
          </w:p>
        </w:tc>
        <w:tc>
          <w:tcPr>
            <w:tcW w:w="699" w:type="dxa"/>
            <w:tcBorders>
              <w:top w:val="nil"/>
              <w:left w:val="nil"/>
              <w:bottom w:val="single" w:sz="4" w:space="0" w:color="auto"/>
              <w:right w:val="single" w:sz="4" w:space="0" w:color="auto"/>
            </w:tcBorders>
            <w:shd w:val="clear" w:color="auto" w:fill="31849B" w:themeFill="accent5" w:themeFillShade="BF"/>
            <w:vAlign w:val="center"/>
          </w:tcPr>
          <w:p w14:paraId="3FFA94DC"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w:t>
            </w:r>
          </w:p>
        </w:tc>
        <w:tc>
          <w:tcPr>
            <w:tcW w:w="1118" w:type="dxa"/>
            <w:vMerge/>
            <w:tcBorders>
              <w:top w:val="nil"/>
              <w:left w:val="single" w:sz="4" w:space="0" w:color="auto"/>
              <w:bottom w:val="single" w:sz="4" w:space="0" w:color="auto"/>
              <w:right w:val="single" w:sz="4" w:space="0" w:color="auto"/>
            </w:tcBorders>
            <w:shd w:val="clear" w:color="auto" w:fill="31849B" w:themeFill="accent5" w:themeFillShade="BF"/>
            <w:vAlign w:val="center"/>
          </w:tcPr>
          <w:p w14:paraId="0B2D929E" w14:textId="77777777" w:rsidR="00DB125D" w:rsidRPr="0095794E" w:rsidRDefault="00DB125D" w:rsidP="00DB125D">
            <w:pPr>
              <w:rPr>
                <w:b/>
                <w:bCs/>
                <w:color w:val="FFFFFF" w:themeColor="background1"/>
                <w:sz w:val="16"/>
                <w:szCs w:val="16"/>
              </w:rPr>
            </w:pPr>
          </w:p>
        </w:tc>
        <w:tc>
          <w:tcPr>
            <w:tcW w:w="700" w:type="dxa"/>
            <w:vMerge/>
            <w:tcBorders>
              <w:top w:val="nil"/>
              <w:left w:val="single" w:sz="4" w:space="0" w:color="auto"/>
              <w:bottom w:val="single" w:sz="4" w:space="0" w:color="000000"/>
              <w:right w:val="single" w:sz="4" w:space="0" w:color="auto"/>
            </w:tcBorders>
            <w:shd w:val="clear" w:color="auto" w:fill="31849B" w:themeFill="accent5" w:themeFillShade="BF"/>
            <w:vAlign w:val="center"/>
          </w:tcPr>
          <w:p w14:paraId="6E5E70F1" w14:textId="77777777" w:rsidR="00DB125D" w:rsidRPr="0095794E" w:rsidRDefault="00DB125D" w:rsidP="00DB125D">
            <w:pPr>
              <w:rPr>
                <w:b/>
                <w:bCs/>
                <w:color w:val="FFFFFF" w:themeColor="background1"/>
                <w:sz w:val="16"/>
                <w:szCs w:val="16"/>
              </w:rPr>
            </w:pPr>
          </w:p>
        </w:tc>
        <w:tc>
          <w:tcPr>
            <w:tcW w:w="2303" w:type="dxa"/>
            <w:vMerge/>
            <w:tcBorders>
              <w:top w:val="nil"/>
              <w:left w:val="single" w:sz="4" w:space="0" w:color="auto"/>
              <w:bottom w:val="single" w:sz="4" w:space="0" w:color="auto"/>
              <w:right w:val="single" w:sz="4" w:space="0" w:color="auto"/>
            </w:tcBorders>
            <w:shd w:val="clear" w:color="auto" w:fill="31849B" w:themeFill="accent5" w:themeFillShade="BF"/>
            <w:vAlign w:val="center"/>
          </w:tcPr>
          <w:p w14:paraId="381FBA92" w14:textId="77777777" w:rsidR="00DB125D" w:rsidRPr="0095794E" w:rsidRDefault="00DB125D" w:rsidP="00DB125D">
            <w:pPr>
              <w:rPr>
                <w:b/>
                <w:bCs/>
                <w:color w:val="FFFFFF" w:themeColor="background1"/>
                <w:sz w:val="16"/>
                <w:szCs w:val="16"/>
              </w:rPr>
            </w:pPr>
          </w:p>
        </w:tc>
        <w:tc>
          <w:tcPr>
            <w:tcW w:w="697" w:type="dxa"/>
            <w:tcBorders>
              <w:top w:val="nil"/>
              <w:left w:val="nil"/>
              <w:bottom w:val="single" w:sz="4" w:space="0" w:color="auto"/>
              <w:right w:val="single" w:sz="4" w:space="0" w:color="auto"/>
            </w:tcBorders>
            <w:shd w:val="clear" w:color="auto" w:fill="31849B" w:themeFill="accent5" w:themeFillShade="BF"/>
            <w:vAlign w:val="center"/>
          </w:tcPr>
          <w:p w14:paraId="344557F8"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NIVEL</w:t>
            </w:r>
          </w:p>
        </w:tc>
        <w:tc>
          <w:tcPr>
            <w:tcW w:w="700" w:type="dxa"/>
            <w:tcBorders>
              <w:top w:val="nil"/>
              <w:left w:val="nil"/>
              <w:bottom w:val="single" w:sz="4" w:space="0" w:color="auto"/>
              <w:right w:val="single" w:sz="4" w:space="0" w:color="auto"/>
            </w:tcBorders>
            <w:shd w:val="clear" w:color="auto" w:fill="31849B" w:themeFill="accent5" w:themeFillShade="BF"/>
            <w:noWrap/>
            <w:vAlign w:val="center"/>
          </w:tcPr>
          <w:p w14:paraId="634C9245"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w:t>
            </w:r>
          </w:p>
        </w:tc>
        <w:tc>
          <w:tcPr>
            <w:tcW w:w="697" w:type="dxa"/>
            <w:tcBorders>
              <w:top w:val="nil"/>
              <w:left w:val="nil"/>
              <w:bottom w:val="single" w:sz="4" w:space="0" w:color="auto"/>
              <w:right w:val="single" w:sz="4" w:space="0" w:color="auto"/>
            </w:tcBorders>
            <w:shd w:val="clear" w:color="auto" w:fill="31849B" w:themeFill="accent5" w:themeFillShade="BF"/>
            <w:vAlign w:val="center"/>
          </w:tcPr>
          <w:p w14:paraId="0B943E5B"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NIVEL</w:t>
            </w:r>
          </w:p>
        </w:tc>
        <w:tc>
          <w:tcPr>
            <w:tcW w:w="700" w:type="dxa"/>
            <w:tcBorders>
              <w:top w:val="nil"/>
              <w:left w:val="nil"/>
              <w:bottom w:val="single" w:sz="4" w:space="0" w:color="auto"/>
              <w:right w:val="single" w:sz="4" w:space="0" w:color="auto"/>
            </w:tcBorders>
            <w:shd w:val="clear" w:color="auto" w:fill="31849B" w:themeFill="accent5" w:themeFillShade="BF"/>
            <w:noWrap/>
            <w:vAlign w:val="center"/>
          </w:tcPr>
          <w:p w14:paraId="5128E201" w14:textId="77777777" w:rsidR="00DB125D" w:rsidRPr="0095794E" w:rsidRDefault="00DB125D" w:rsidP="00DB125D">
            <w:pPr>
              <w:jc w:val="center"/>
              <w:rPr>
                <w:b/>
                <w:bCs/>
                <w:color w:val="FFFFFF" w:themeColor="background1"/>
                <w:sz w:val="16"/>
                <w:szCs w:val="16"/>
              </w:rPr>
            </w:pPr>
            <w:r w:rsidRPr="0095794E">
              <w:rPr>
                <w:b/>
                <w:bCs/>
                <w:color w:val="FFFFFF" w:themeColor="background1"/>
                <w:sz w:val="16"/>
                <w:szCs w:val="16"/>
              </w:rPr>
              <w:t>VALOR</w:t>
            </w:r>
          </w:p>
        </w:tc>
      </w:tr>
      <w:tr w:rsidR="00DB125D" w:rsidRPr="00ED2850" w14:paraId="319DF24A" w14:textId="77777777" w:rsidTr="00DB125D">
        <w:trPr>
          <w:trHeight w:val="900"/>
        </w:trPr>
        <w:tc>
          <w:tcPr>
            <w:tcW w:w="577" w:type="dxa"/>
            <w:vMerge w:val="restart"/>
            <w:tcBorders>
              <w:top w:val="nil"/>
              <w:left w:val="single" w:sz="4" w:space="0" w:color="auto"/>
              <w:bottom w:val="single" w:sz="4" w:space="0" w:color="000000"/>
              <w:right w:val="single" w:sz="4" w:space="0" w:color="auto"/>
            </w:tcBorders>
            <w:shd w:val="clear" w:color="auto" w:fill="auto"/>
            <w:textDirection w:val="btLr"/>
            <w:vAlign w:val="center"/>
          </w:tcPr>
          <w:p w14:paraId="63060B75" w14:textId="77777777" w:rsidR="00DB125D" w:rsidRPr="00ED2850" w:rsidRDefault="00DB125D" w:rsidP="00DB125D">
            <w:pPr>
              <w:jc w:val="center"/>
              <w:rPr>
                <w:color w:val="000000"/>
                <w:sz w:val="16"/>
                <w:szCs w:val="16"/>
              </w:rPr>
            </w:pPr>
            <w:r w:rsidRPr="00ED2850">
              <w:rPr>
                <w:color w:val="000000"/>
                <w:sz w:val="16"/>
                <w:szCs w:val="16"/>
              </w:rPr>
              <w:t>Diseño y construcción de Sistemas Informáticos y Procedimentales para la detección y disminución de fraude en Baja y Media tensión de Redes Eléctricas</w:t>
            </w: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79F27113" w14:textId="77777777" w:rsidR="00DB125D" w:rsidRPr="00ED2850" w:rsidRDefault="00DB125D" w:rsidP="00DB125D">
            <w:pPr>
              <w:jc w:val="center"/>
              <w:rPr>
                <w:color w:val="000000"/>
                <w:sz w:val="16"/>
                <w:szCs w:val="16"/>
              </w:rPr>
            </w:pPr>
            <w:r w:rsidRPr="00ED2850">
              <w:rPr>
                <w:color w:val="000000"/>
                <w:sz w:val="16"/>
                <w:szCs w:val="16"/>
              </w:rPr>
              <w:t>TECNICO</w:t>
            </w:r>
          </w:p>
        </w:tc>
        <w:tc>
          <w:tcPr>
            <w:tcW w:w="1653" w:type="dxa"/>
            <w:tcBorders>
              <w:top w:val="nil"/>
              <w:left w:val="nil"/>
              <w:bottom w:val="single" w:sz="4" w:space="0" w:color="auto"/>
              <w:right w:val="single" w:sz="4" w:space="0" w:color="auto"/>
            </w:tcBorders>
            <w:shd w:val="clear" w:color="auto" w:fill="auto"/>
            <w:vAlign w:val="center"/>
          </w:tcPr>
          <w:p w14:paraId="64E8E37B" w14:textId="77777777" w:rsidR="00DB125D" w:rsidRPr="00ED2850" w:rsidRDefault="00DB125D" w:rsidP="00DB125D">
            <w:pPr>
              <w:jc w:val="center"/>
              <w:rPr>
                <w:color w:val="000000"/>
                <w:sz w:val="16"/>
                <w:szCs w:val="16"/>
              </w:rPr>
            </w:pPr>
            <w:r w:rsidRPr="00ED2850">
              <w:rPr>
                <w:color w:val="000000"/>
                <w:sz w:val="16"/>
                <w:szCs w:val="16"/>
              </w:rPr>
              <w:t>Selección línea de distribución Subestación - Transformador</w:t>
            </w:r>
          </w:p>
        </w:tc>
        <w:tc>
          <w:tcPr>
            <w:tcW w:w="2284" w:type="dxa"/>
            <w:tcBorders>
              <w:top w:val="nil"/>
              <w:left w:val="nil"/>
              <w:bottom w:val="single" w:sz="4" w:space="0" w:color="auto"/>
              <w:right w:val="single" w:sz="4" w:space="0" w:color="auto"/>
            </w:tcBorders>
            <w:shd w:val="clear" w:color="auto" w:fill="auto"/>
            <w:vAlign w:val="center"/>
          </w:tcPr>
          <w:p w14:paraId="556BD001" w14:textId="77777777" w:rsidR="00DB125D" w:rsidRPr="00ED2850" w:rsidRDefault="00DB125D" w:rsidP="00DB125D">
            <w:pPr>
              <w:rPr>
                <w:color w:val="000000"/>
                <w:sz w:val="16"/>
                <w:szCs w:val="16"/>
              </w:rPr>
            </w:pPr>
            <w:r w:rsidRPr="00ED2850">
              <w:rPr>
                <w:color w:val="000000"/>
                <w:sz w:val="16"/>
                <w:szCs w:val="16"/>
              </w:rPr>
              <w:t xml:space="preserve">Desfases mayores en cuanto a la energía a distribuir y la facturada en el recaudo. </w:t>
            </w:r>
          </w:p>
        </w:tc>
        <w:tc>
          <w:tcPr>
            <w:tcW w:w="698" w:type="dxa"/>
            <w:tcBorders>
              <w:top w:val="nil"/>
              <w:left w:val="nil"/>
              <w:bottom w:val="single" w:sz="4" w:space="0" w:color="auto"/>
              <w:right w:val="single" w:sz="4" w:space="0" w:color="auto"/>
            </w:tcBorders>
            <w:shd w:val="clear" w:color="auto" w:fill="auto"/>
            <w:vAlign w:val="center"/>
          </w:tcPr>
          <w:p w14:paraId="2417ACE7"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3B50DB08"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27EF95D4"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2D53AA47"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7DB82B79"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1D68BE51"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5659D88E" w14:textId="77777777" w:rsidR="00DB125D" w:rsidRPr="00ED2850" w:rsidRDefault="00DB125D" w:rsidP="00DB125D">
            <w:pPr>
              <w:rPr>
                <w:color w:val="000000"/>
                <w:sz w:val="16"/>
                <w:szCs w:val="16"/>
              </w:rPr>
            </w:pPr>
            <w:r w:rsidRPr="00ED2850">
              <w:rPr>
                <w:color w:val="000000"/>
                <w:sz w:val="16"/>
                <w:szCs w:val="16"/>
              </w:rPr>
              <w:t>Seguimiento y estudio a líneas de distribución</w:t>
            </w:r>
          </w:p>
        </w:tc>
        <w:tc>
          <w:tcPr>
            <w:tcW w:w="697" w:type="dxa"/>
            <w:vMerge w:val="restart"/>
            <w:tcBorders>
              <w:top w:val="nil"/>
              <w:left w:val="single" w:sz="4" w:space="0" w:color="auto"/>
              <w:bottom w:val="single" w:sz="4" w:space="0" w:color="000000"/>
              <w:right w:val="single" w:sz="4" w:space="0" w:color="auto"/>
            </w:tcBorders>
            <w:shd w:val="clear" w:color="auto" w:fill="auto"/>
            <w:vAlign w:val="center"/>
          </w:tcPr>
          <w:p w14:paraId="4FD5A317"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vMerge w:val="restart"/>
            <w:tcBorders>
              <w:top w:val="nil"/>
              <w:left w:val="single" w:sz="4" w:space="0" w:color="auto"/>
              <w:bottom w:val="single" w:sz="4" w:space="0" w:color="000000"/>
              <w:right w:val="single" w:sz="4" w:space="0" w:color="auto"/>
            </w:tcBorders>
            <w:shd w:val="clear" w:color="auto" w:fill="auto"/>
            <w:vAlign w:val="center"/>
          </w:tcPr>
          <w:p w14:paraId="51DE8B96" w14:textId="77777777" w:rsidR="00DB125D" w:rsidRPr="00ED2850" w:rsidRDefault="00DB125D" w:rsidP="00DB125D">
            <w:pPr>
              <w:jc w:val="center"/>
              <w:rPr>
                <w:color w:val="000000"/>
                <w:sz w:val="16"/>
                <w:szCs w:val="16"/>
              </w:rPr>
            </w:pPr>
            <w:r w:rsidRPr="00ED2850">
              <w:rPr>
                <w:color w:val="000000"/>
                <w:sz w:val="16"/>
                <w:szCs w:val="16"/>
              </w:rPr>
              <w:t>7,0</w:t>
            </w:r>
          </w:p>
        </w:tc>
        <w:tc>
          <w:tcPr>
            <w:tcW w:w="697" w:type="dxa"/>
            <w:vMerge w:val="restart"/>
            <w:tcBorders>
              <w:top w:val="nil"/>
              <w:left w:val="single" w:sz="4" w:space="0" w:color="auto"/>
              <w:bottom w:val="single" w:sz="4" w:space="0" w:color="auto"/>
              <w:right w:val="single" w:sz="4" w:space="0" w:color="auto"/>
            </w:tcBorders>
            <w:shd w:val="clear" w:color="auto" w:fill="auto"/>
            <w:vAlign w:val="center"/>
          </w:tcPr>
          <w:p w14:paraId="619DD85A"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auto"/>
              <w:right w:val="single" w:sz="4" w:space="0" w:color="auto"/>
            </w:tcBorders>
            <w:shd w:val="clear" w:color="auto" w:fill="auto"/>
            <w:vAlign w:val="center"/>
          </w:tcPr>
          <w:p w14:paraId="7F81CCE2" w14:textId="77777777" w:rsidR="00DB125D" w:rsidRPr="00ED2850" w:rsidRDefault="00DB125D" w:rsidP="00DB125D">
            <w:pPr>
              <w:jc w:val="center"/>
              <w:rPr>
                <w:sz w:val="16"/>
                <w:szCs w:val="16"/>
              </w:rPr>
            </w:pPr>
            <w:r w:rsidRPr="00ED2850">
              <w:rPr>
                <w:sz w:val="16"/>
                <w:szCs w:val="16"/>
              </w:rPr>
              <w:t>5,88</w:t>
            </w:r>
          </w:p>
        </w:tc>
      </w:tr>
      <w:tr w:rsidR="00DB125D" w:rsidRPr="00ED2850" w14:paraId="3C641BC7" w14:textId="77777777" w:rsidTr="00DB125D">
        <w:trPr>
          <w:trHeight w:val="1350"/>
        </w:trPr>
        <w:tc>
          <w:tcPr>
            <w:tcW w:w="577" w:type="dxa"/>
            <w:vMerge/>
            <w:tcBorders>
              <w:top w:val="nil"/>
              <w:left w:val="single" w:sz="4" w:space="0" w:color="auto"/>
              <w:bottom w:val="single" w:sz="4" w:space="0" w:color="000000"/>
              <w:right w:val="single" w:sz="4" w:space="0" w:color="auto"/>
            </w:tcBorders>
            <w:vAlign w:val="center"/>
          </w:tcPr>
          <w:p w14:paraId="1364C1D9"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1B6D67D1"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4F34896D" w14:textId="77777777" w:rsidR="00DB125D" w:rsidRPr="00ED2850" w:rsidRDefault="00DB125D" w:rsidP="00DB125D">
            <w:pPr>
              <w:jc w:val="center"/>
              <w:rPr>
                <w:color w:val="000000"/>
                <w:sz w:val="16"/>
                <w:szCs w:val="16"/>
              </w:rPr>
            </w:pPr>
            <w:r w:rsidRPr="00ED2850">
              <w:rPr>
                <w:color w:val="000000"/>
                <w:sz w:val="16"/>
                <w:szCs w:val="16"/>
              </w:rPr>
              <w:t>Instalación de equipos para medición</w:t>
            </w:r>
          </w:p>
        </w:tc>
        <w:tc>
          <w:tcPr>
            <w:tcW w:w="2284" w:type="dxa"/>
            <w:tcBorders>
              <w:top w:val="nil"/>
              <w:left w:val="nil"/>
              <w:bottom w:val="single" w:sz="4" w:space="0" w:color="auto"/>
              <w:right w:val="single" w:sz="4" w:space="0" w:color="auto"/>
            </w:tcBorders>
            <w:shd w:val="clear" w:color="auto" w:fill="auto"/>
            <w:vAlign w:val="center"/>
          </w:tcPr>
          <w:p w14:paraId="2D8905E5" w14:textId="77777777" w:rsidR="00DB125D" w:rsidRPr="00ED2850" w:rsidRDefault="00DB125D" w:rsidP="00DB125D">
            <w:pPr>
              <w:rPr>
                <w:color w:val="000000"/>
                <w:sz w:val="16"/>
                <w:szCs w:val="16"/>
              </w:rPr>
            </w:pPr>
            <w:r w:rsidRPr="00ED2850">
              <w:rPr>
                <w:color w:val="000000"/>
                <w:sz w:val="16"/>
                <w:szCs w:val="16"/>
              </w:rPr>
              <w:t>Condiciones Climáticas, fallas en transformadores y Atentados y/o retenciones de personal por situaciones de orden público.</w:t>
            </w:r>
          </w:p>
        </w:tc>
        <w:tc>
          <w:tcPr>
            <w:tcW w:w="698" w:type="dxa"/>
            <w:tcBorders>
              <w:top w:val="nil"/>
              <w:left w:val="nil"/>
              <w:bottom w:val="single" w:sz="4" w:space="0" w:color="auto"/>
              <w:right w:val="single" w:sz="4" w:space="0" w:color="auto"/>
            </w:tcBorders>
            <w:shd w:val="clear" w:color="auto" w:fill="auto"/>
            <w:vAlign w:val="center"/>
          </w:tcPr>
          <w:p w14:paraId="7CB40039"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20798957"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7196812E" w14:textId="77777777" w:rsidR="00DB125D" w:rsidRPr="00ED2850" w:rsidRDefault="00DB125D" w:rsidP="00DB125D">
            <w:pPr>
              <w:jc w:val="center"/>
              <w:rPr>
                <w:color w:val="000000"/>
                <w:sz w:val="16"/>
                <w:szCs w:val="16"/>
              </w:rPr>
            </w:pPr>
            <w:r w:rsidRPr="00ED2850">
              <w:rPr>
                <w:color w:val="000000"/>
                <w:sz w:val="16"/>
                <w:szCs w:val="16"/>
              </w:rPr>
              <w:t>A</w:t>
            </w:r>
          </w:p>
        </w:tc>
        <w:tc>
          <w:tcPr>
            <w:tcW w:w="699" w:type="dxa"/>
            <w:tcBorders>
              <w:top w:val="nil"/>
              <w:left w:val="nil"/>
              <w:bottom w:val="single" w:sz="4" w:space="0" w:color="auto"/>
              <w:right w:val="single" w:sz="4" w:space="0" w:color="auto"/>
            </w:tcBorders>
            <w:shd w:val="clear" w:color="auto" w:fill="auto"/>
            <w:vAlign w:val="center"/>
          </w:tcPr>
          <w:p w14:paraId="35E6B2DB" w14:textId="77777777" w:rsidR="00DB125D" w:rsidRPr="00ED2850" w:rsidRDefault="00DB125D" w:rsidP="00DB125D">
            <w:pPr>
              <w:jc w:val="center"/>
              <w:rPr>
                <w:color w:val="000000"/>
                <w:sz w:val="16"/>
                <w:szCs w:val="16"/>
              </w:rPr>
            </w:pPr>
            <w:r w:rsidRPr="00ED2850">
              <w:rPr>
                <w:color w:val="000000"/>
                <w:sz w:val="16"/>
                <w:szCs w:val="16"/>
              </w:rPr>
              <w:t>4</w:t>
            </w:r>
          </w:p>
        </w:tc>
        <w:tc>
          <w:tcPr>
            <w:tcW w:w="1118" w:type="dxa"/>
            <w:tcBorders>
              <w:top w:val="nil"/>
              <w:left w:val="nil"/>
              <w:bottom w:val="single" w:sz="4" w:space="0" w:color="auto"/>
              <w:right w:val="single" w:sz="4" w:space="0" w:color="auto"/>
            </w:tcBorders>
            <w:shd w:val="clear" w:color="auto" w:fill="auto"/>
            <w:vAlign w:val="center"/>
          </w:tcPr>
          <w:p w14:paraId="6E6839D2" w14:textId="77777777" w:rsidR="00DB125D" w:rsidRPr="00ED2850" w:rsidRDefault="00DB125D" w:rsidP="00DB125D">
            <w:pPr>
              <w:jc w:val="center"/>
              <w:rPr>
                <w:color w:val="000000"/>
                <w:sz w:val="16"/>
                <w:szCs w:val="16"/>
              </w:rPr>
            </w:pPr>
            <w:r w:rsidRPr="00ED2850">
              <w:rPr>
                <w:color w:val="000000"/>
                <w:sz w:val="16"/>
                <w:szCs w:val="16"/>
              </w:rPr>
              <w:t>A</w:t>
            </w:r>
          </w:p>
        </w:tc>
        <w:tc>
          <w:tcPr>
            <w:tcW w:w="700" w:type="dxa"/>
            <w:tcBorders>
              <w:top w:val="nil"/>
              <w:left w:val="nil"/>
              <w:bottom w:val="single" w:sz="4" w:space="0" w:color="auto"/>
              <w:right w:val="single" w:sz="4" w:space="0" w:color="auto"/>
            </w:tcBorders>
            <w:shd w:val="clear" w:color="auto" w:fill="auto"/>
            <w:noWrap/>
            <w:vAlign w:val="center"/>
          </w:tcPr>
          <w:p w14:paraId="2F7F2B52" w14:textId="77777777" w:rsidR="00DB125D" w:rsidRPr="00ED2850" w:rsidRDefault="00DB125D" w:rsidP="00DB125D">
            <w:pPr>
              <w:jc w:val="center"/>
              <w:rPr>
                <w:color w:val="000000"/>
                <w:sz w:val="16"/>
                <w:szCs w:val="16"/>
              </w:rPr>
            </w:pPr>
            <w:r w:rsidRPr="00ED2850">
              <w:rPr>
                <w:color w:val="000000"/>
                <w:sz w:val="16"/>
                <w:szCs w:val="16"/>
              </w:rPr>
              <w:t>12</w:t>
            </w:r>
          </w:p>
        </w:tc>
        <w:tc>
          <w:tcPr>
            <w:tcW w:w="2303" w:type="dxa"/>
            <w:tcBorders>
              <w:top w:val="nil"/>
              <w:left w:val="nil"/>
              <w:bottom w:val="single" w:sz="4" w:space="0" w:color="auto"/>
              <w:right w:val="single" w:sz="4" w:space="0" w:color="auto"/>
            </w:tcBorders>
            <w:shd w:val="clear" w:color="auto" w:fill="auto"/>
            <w:vAlign w:val="center"/>
          </w:tcPr>
          <w:p w14:paraId="3CADB059" w14:textId="77777777" w:rsidR="00DB125D" w:rsidRPr="00ED2850" w:rsidRDefault="00DB125D" w:rsidP="00DB125D">
            <w:pPr>
              <w:rPr>
                <w:color w:val="000000"/>
                <w:sz w:val="16"/>
                <w:szCs w:val="16"/>
              </w:rPr>
            </w:pPr>
            <w:r w:rsidRPr="00ED2850">
              <w:rPr>
                <w:color w:val="000000"/>
                <w:sz w:val="16"/>
                <w:szCs w:val="16"/>
              </w:rPr>
              <w:t>Coordinación previa y posterior a la instalación de equipos, análisis periodo de lluvias</w:t>
            </w:r>
          </w:p>
        </w:tc>
        <w:tc>
          <w:tcPr>
            <w:tcW w:w="697" w:type="dxa"/>
            <w:vMerge/>
            <w:tcBorders>
              <w:top w:val="nil"/>
              <w:left w:val="single" w:sz="4" w:space="0" w:color="auto"/>
              <w:bottom w:val="single" w:sz="4" w:space="0" w:color="000000"/>
              <w:right w:val="single" w:sz="4" w:space="0" w:color="auto"/>
            </w:tcBorders>
            <w:vAlign w:val="center"/>
          </w:tcPr>
          <w:p w14:paraId="6E530BB7"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02F54CF7"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17965F59"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7ED494F9" w14:textId="77777777" w:rsidR="00DB125D" w:rsidRPr="00ED2850" w:rsidRDefault="00DB125D" w:rsidP="00DB125D">
            <w:pPr>
              <w:rPr>
                <w:sz w:val="16"/>
                <w:szCs w:val="16"/>
              </w:rPr>
            </w:pPr>
          </w:p>
        </w:tc>
      </w:tr>
      <w:tr w:rsidR="00DB125D" w:rsidRPr="00ED2850" w14:paraId="58EA17AA"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678A7CEE"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46E795EB"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3D6F41F2" w14:textId="77777777" w:rsidR="00DB125D" w:rsidRPr="00ED2850" w:rsidRDefault="00DB125D" w:rsidP="00DB125D">
            <w:pPr>
              <w:jc w:val="center"/>
              <w:rPr>
                <w:color w:val="000000"/>
                <w:sz w:val="16"/>
                <w:szCs w:val="16"/>
              </w:rPr>
            </w:pPr>
            <w:r w:rsidRPr="00ED2850">
              <w:rPr>
                <w:color w:val="000000"/>
                <w:sz w:val="16"/>
                <w:szCs w:val="16"/>
              </w:rPr>
              <w:t>Toma de lecturas en equipos de medición</w:t>
            </w:r>
          </w:p>
        </w:tc>
        <w:tc>
          <w:tcPr>
            <w:tcW w:w="2284" w:type="dxa"/>
            <w:tcBorders>
              <w:top w:val="nil"/>
              <w:left w:val="nil"/>
              <w:bottom w:val="single" w:sz="4" w:space="0" w:color="auto"/>
              <w:right w:val="single" w:sz="4" w:space="0" w:color="auto"/>
            </w:tcBorders>
            <w:shd w:val="clear" w:color="auto" w:fill="auto"/>
            <w:vAlign w:val="center"/>
          </w:tcPr>
          <w:p w14:paraId="7041B821" w14:textId="77777777" w:rsidR="00DB125D" w:rsidRPr="00ED2850" w:rsidRDefault="00DB125D" w:rsidP="00DB125D">
            <w:pPr>
              <w:rPr>
                <w:color w:val="000000"/>
                <w:sz w:val="16"/>
                <w:szCs w:val="16"/>
              </w:rPr>
            </w:pPr>
            <w:r w:rsidRPr="00ED2850">
              <w:rPr>
                <w:color w:val="000000"/>
                <w:sz w:val="16"/>
                <w:szCs w:val="16"/>
              </w:rPr>
              <w:t>Fallas en los equipos de medición.</w:t>
            </w:r>
          </w:p>
        </w:tc>
        <w:tc>
          <w:tcPr>
            <w:tcW w:w="698" w:type="dxa"/>
            <w:tcBorders>
              <w:top w:val="nil"/>
              <w:left w:val="nil"/>
              <w:bottom w:val="single" w:sz="4" w:space="0" w:color="auto"/>
              <w:right w:val="single" w:sz="4" w:space="0" w:color="auto"/>
            </w:tcBorders>
            <w:shd w:val="clear" w:color="auto" w:fill="auto"/>
            <w:vAlign w:val="center"/>
          </w:tcPr>
          <w:p w14:paraId="2441B450"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07AF3151"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67039224"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0F0A653E"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1CDAC029"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0F0AA70F"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26B7ACD6" w14:textId="77777777" w:rsidR="00DB125D" w:rsidRPr="00ED2850" w:rsidRDefault="00DB125D" w:rsidP="00DB125D">
            <w:pPr>
              <w:rPr>
                <w:color w:val="000000"/>
                <w:sz w:val="16"/>
                <w:szCs w:val="16"/>
              </w:rPr>
            </w:pPr>
            <w:r w:rsidRPr="00ED2850">
              <w:rPr>
                <w:color w:val="000000"/>
                <w:sz w:val="16"/>
                <w:szCs w:val="16"/>
              </w:rPr>
              <w:t>Mantenimiento preventivo y calibración constante de los equipos de medición</w:t>
            </w:r>
          </w:p>
        </w:tc>
        <w:tc>
          <w:tcPr>
            <w:tcW w:w="697" w:type="dxa"/>
            <w:vMerge/>
            <w:tcBorders>
              <w:top w:val="nil"/>
              <w:left w:val="single" w:sz="4" w:space="0" w:color="auto"/>
              <w:bottom w:val="single" w:sz="4" w:space="0" w:color="000000"/>
              <w:right w:val="single" w:sz="4" w:space="0" w:color="auto"/>
            </w:tcBorders>
            <w:vAlign w:val="center"/>
          </w:tcPr>
          <w:p w14:paraId="6F6E6508"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7926D532"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61CDD194"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2FEE02B1" w14:textId="77777777" w:rsidR="00DB125D" w:rsidRPr="00ED2850" w:rsidRDefault="00DB125D" w:rsidP="00DB125D">
            <w:pPr>
              <w:rPr>
                <w:sz w:val="16"/>
                <w:szCs w:val="16"/>
              </w:rPr>
            </w:pPr>
          </w:p>
        </w:tc>
      </w:tr>
      <w:tr w:rsidR="00DB125D" w:rsidRPr="00ED2850" w14:paraId="79FADC15" w14:textId="77777777" w:rsidTr="00DB125D">
        <w:trPr>
          <w:trHeight w:val="1125"/>
        </w:trPr>
        <w:tc>
          <w:tcPr>
            <w:tcW w:w="577" w:type="dxa"/>
            <w:vMerge/>
            <w:tcBorders>
              <w:top w:val="nil"/>
              <w:left w:val="single" w:sz="4" w:space="0" w:color="auto"/>
              <w:bottom w:val="single" w:sz="4" w:space="0" w:color="000000"/>
              <w:right w:val="single" w:sz="4" w:space="0" w:color="auto"/>
            </w:tcBorders>
            <w:vAlign w:val="center"/>
          </w:tcPr>
          <w:p w14:paraId="279ACD05"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78B800BF"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4601879D" w14:textId="77777777" w:rsidR="00DB125D" w:rsidRPr="00ED2850" w:rsidRDefault="00DB125D" w:rsidP="00DB125D">
            <w:pPr>
              <w:jc w:val="center"/>
              <w:rPr>
                <w:color w:val="000000"/>
                <w:sz w:val="16"/>
                <w:szCs w:val="16"/>
              </w:rPr>
            </w:pPr>
            <w:r w:rsidRPr="00ED2850">
              <w:rPr>
                <w:color w:val="000000"/>
                <w:sz w:val="16"/>
                <w:szCs w:val="16"/>
              </w:rPr>
              <w:t>Ingreso de información en sistemas</w:t>
            </w:r>
          </w:p>
        </w:tc>
        <w:tc>
          <w:tcPr>
            <w:tcW w:w="2284" w:type="dxa"/>
            <w:tcBorders>
              <w:top w:val="nil"/>
              <w:left w:val="nil"/>
              <w:bottom w:val="single" w:sz="4" w:space="0" w:color="auto"/>
              <w:right w:val="single" w:sz="4" w:space="0" w:color="auto"/>
            </w:tcBorders>
            <w:shd w:val="clear" w:color="auto" w:fill="auto"/>
            <w:vAlign w:val="center"/>
          </w:tcPr>
          <w:p w14:paraId="43BC5EFD" w14:textId="77777777" w:rsidR="00DB125D" w:rsidRPr="00ED2850" w:rsidRDefault="00DB125D" w:rsidP="00DB125D">
            <w:pPr>
              <w:rPr>
                <w:color w:val="000000"/>
                <w:sz w:val="16"/>
                <w:szCs w:val="16"/>
              </w:rPr>
            </w:pPr>
            <w:r w:rsidRPr="00ED2850">
              <w:rPr>
                <w:color w:val="000000"/>
                <w:sz w:val="16"/>
                <w:szCs w:val="16"/>
              </w:rPr>
              <w:t>Perdida de información al momento de ser transferida.</w:t>
            </w:r>
            <w:r w:rsidRPr="00ED2850">
              <w:rPr>
                <w:color w:val="000000"/>
                <w:sz w:val="16"/>
                <w:szCs w:val="16"/>
              </w:rPr>
              <w:br/>
              <w:t>Fallas en el servidor de base de datos.</w:t>
            </w:r>
          </w:p>
        </w:tc>
        <w:tc>
          <w:tcPr>
            <w:tcW w:w="698" w:type="dxa"/>
            <w:tcBorders>
              <w:top w:val="nil"/>
              <w:left w:val="nil"/>
              <w:bottom w:val="single" w:sz="4" w:space="0" w:color="auto"/>
              <w:right w:val="single" w:sz="4" w:space="0" w:color="auto"/>
            </w:tcBorders>
            <w:shd w:val="clear" w:color="auto" w:fill="auto"/>
            <w:vAlign w:val="center"/>
          </w:tcPr>
          <w:p w14:paraId="2C94D84B"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653A7A8E"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0F7C741A"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347ECD1B"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7F8F5F78"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3A4E768E"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6F26F814" w14:textId="77777777" w:rsidR="00DB125D" w:rsidRPr="00ED2850" w:rsidRDefault="00DB125D" w:rsidP="00DB125D">
            <w:pPr>
              <w:rPr>
                <w:color w:val="000000"/>
                <w:sz w:val="16"/>
                <w:szCs w:val="16"/>
              </w:rPr>
            </w:pPr>
            <w:r w:rsidRPr="00ED2850">
              <w:rPr>
                <w:color w:val="000000"/>
                <w:sz w:val="16"/>
                <w:szCs w:val="16"/>
              </w:rPr>
              <w:t>Control de acceso y planes de contingencia</w:t>
            </w:r>
          </w:p>
        </w:tc>
        <w:tc>
          <w:tcPr>
            <w:tcW w:w="697" w:type="dxa"/>
            <w:vMerge/>
            <w:tcBorders>
              <w:top w:val="nil"/>
              <w:left w:val="single" w:sz="4" w:space="0" w:color="auto"/>
              <w:bottom w:val="single" w:sz="4" w:space="0" w:color="000000"/>
              <w:right w:val="single" w:sz="4" w:space="0" w:color="auto"/>
            </w:tcBorders>
            <w:vAlign w:val="center"/>
          </w:tcPr>
          <w:p w14:paraId="450816F2"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6265092B"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591DACDB"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627D3F86" w14:textId="77777777" w:rsidR="00DB125D" w:rsidRPr="00ED2850" w:rsidRDefault="00DB125D" w:rsidP="00DB125D">
            <w:pPr>
              <w:rPr>
                <w:sz w:val="16"/>
                <w:szCs w:val="16"/>
              </w:rPr>
            </w:pPr>
          </w:p>
        </w:tc>
      </w:tr>
      <w:tr w:rsidR="00DB125D" w:rsidRPr="00ED2850" w14:paraId="1CB88F01"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27D9FAC1" w14:textId="77777777" w:rsidR="00DB125D" w:rsidRPr="00ED2850" w:rsidRDefault="00DB125D" w:rsidP="00DB125D">
            <w:pPr>
              <w:rPr>
                <w:color w:val="000000"/>
                <w:sz w:val="16"/>
                <w:szCs w:val="16"/>
              </w:rPr>
            </w:pP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707591F5" w14:textId="77777777" w:rsidR="00DB125D" w:rsidRPr="00ED2850" w:rsidRDefault="00DB125D" w:rsidP="00DB125D">
            <w:pPr>
              <w:jc w:val="center"/>
              <w:rPr>
                <w:color w:val="000000"/>
                <w:sz w:val="16"/>
                <w:szCs w:val="16"/>
              </w:rPr>
            </w:pPr>
            <w:r w:rsidRPr="00ED2850">
              <w:rPr>
                <w:color w:val="000000"/>
                <w:sz w:val="16"/>
                <w:szCs w:val="16"/>
              </w:rPr>
              <w:t>SISTEMATIZACION</w:t>
            </w:r>
          </w:p>
        </w:tc>
        <w:tc>
          <w:tcPr>
            <w:tcW w:w="1653" w:type="dxa"/>
            <w:tcBorders>
              <w:top w:val="nil"/>
              <w:left w:val="nil"/>
              <w:bottom w:val="single" w:sz="4" w:space="0" w:color="auto"/>
              <w:right w:val="single" w:sz="4" w:space="0" w:color="auto"/>
            </w:tcBorders>
            <w:shd w:val="clear" w:color="auto" w:fill="auto"/>
            <w:vAlign w:val="center"/>
          </w:tcPr>
          <w:p w14:paraId="696D47A8" w14:textId="77777777" w:rsidR="00DB125D" w:rsidRPr="00ED2850" w:rsidRDefault="00DB125D" w:rsidP="00DB125D">
            <w:pPr>
              <w:jc w:val="center"/>
              <w:rPr>
                <w:color w:val="000000"/>
                <w:sz w:val="16"/>
                <w:szCs w:val="16"/>
              </w:rPr>
            </w:pPr>
            <w:r w:rsidRPr="00ED2850">
              <w:rPr>
                <w:color w:val="000000"/>
                <w:sz w:val="16"/>
                <w:szCs w:val="16"/>
              </w:rPr>
              <w:t>Recepción y clasificación de información</w:t>
            </w:r>
          </w:p>
        </w:tc>
        <w:tc>
          <w:tcPr>
            <w:tcW w:w="2284" w:type="dxa"/>
            <w:tcBorders>
              <w:top w:val="nil"/>
              <w:left w:val="nil"/>
              <w:bottom w:val="single" w:sz="4" w:space="0" w:color="auto"/>
              <w:right w:val="single" w:sz="4" w:space="0" w:color="auto"/>
            </w:tcBorders>
            <w:shd w:val="clear" w:color="auto" w:fill="auto"/>
            <w:vAlign w:val="center"/>
          </w:tcPr>
          <w:p w14:paraId="2062E85A" w14:textId="77777777" w:rsidR="00DB125D" w:rsidRPr="00ED2850" w:rsidRDefault="00DB125D" w:rsidP="00DB125D">
            <w:pPr>
              <w:rPr>
                <w:color w:val="000000"/>
                <w:sz w:val="16"/>
                <w:szCs w:val="16"/>
              </w:rPr>
            </w:pPr>
            <w:r w:rsidRPr="00ED2850">
              <w:rPr>
                <w:color w:val="000000"/>
                <w:sz w:val="16"/>
                <w:szCs w:val="16"/>
              </w:rPr>
              <w:t>Perdida de información y fallas en la clasificación de la misma.</w:t>
            </w:r>
          </w:p>
        </w:tc>
        <w:tc>
          <w:tcPr>
            <w:tcW w:w="698" w:type="dxa"/>
            <w:tcBorders>
              <w:top w:val="nil"/>
              <w:left w:val="nil"/>
              <w:bottom w:val="single" w:sz="4" w:space="0" w:color="auto"/>
              <w:right w:val="single" w:sz="4" w:space="0" w:color="auto"/>
            </w:tcBorders>
            <w:shd w:val="clear" w:color="auto" w:fill="auto"/>
            <w:vAlign w:val="center"/>
          </w:tcPr>
          <w:p w14:paraId="0D7882E4"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63420F29"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784C89C8"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2B4EC175"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07606C77"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192DC53C"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0BF44486" w14:textId="77777777" w:rsidR="00DB125D" w:rsidRPr="00ED2850" w:rsidRDefault="00DB125D" w:rsidP="00DB125D">
            <w:pPr>
              <w:rPr>
                <w:color w:val="000000"/>
                <w:sz w:val="16"/>
                <w:szCs w:val="16"/>
              </w:rPr>
            </w:pPr>
            <w:r w:rsidRPr="00ED2850">
              <w:rPr>
                <w:color w:val="000000"/>
                <w:sz w:val="16"/>
                <w:szCs w:val="16"/>
              </w:rPr>
              <w:t>Capacitación para la reacción y mitigación del riesgo</w:t>
            </w:r>
          </w:p>
        </w:tc>
        <w:tc>
          <w:tcPr>
            <w:tcW w:w="697" w:type="dxa"/>
            <w:vMerge w:val="restart"/>
            <w:tcBorders>
              <w:top w:val="nil"/>
              <w:left w:val="single" w:sz="4" w:space="0" w:color="auto"/>
              <w:bottom w:val="single" w:sz="4" w:space="0" w:color="000000"/>
              <w:right w:val="single" w:sz="4" w:space="0" w:color="auto"/>
            </w:tcBorders>
            <w:shd w:val="clear" w:color="auto" w:fill="auto"/>
            <w:vAlign w:val="center"/>
          </w:tcPr>
          <w:p w14:paraId="34F58539"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000000"/>
              <w:right w:val="single" w:sz="4" w:space="0" w:color="auto"/>
            </w:tcBorders>
            <w:shd w:val="clear" w:color="auto" w:fill="auto"/>
            <w:noWrap/>
            <w:vAlign w:val="center"/>
          </w:tcPr>
          <w:p w14:paraId="4A04AC8E" w14:textId="77777777" w:rsidR="00DB125D" w:rsidRPr="00ED2850" w:rsidRDefault="00DB125D" w:rsidP="00DB125D">
            <w:pPr>
              <w:jc w:val="center"/>
              <w:rPr>
                <w:color w:val="000000"/>
                <w:sz w:val="16"/>
                <w:szCs w:val="16"/>
              </w:rPr>
            </w:pPr>
            <w:r w:rsidRPr="00ED2850">
              <w:rPr>
                <w:color w:val="000000"/>
                <w:sz w:val="16"/>
                <w:szCs w:val="16"/>
              </w:rPr>
              <w:t>5,5</w:t>
            </w:r>
          </w:p>
        </w:tc>
        <w:tc>
          <w:tcPr>
            <w:tcW w:w="697" w:type="dxa"/>
            <w:vMerge/>
            <w:tcBorders>
              <w:top w:val="nil"/>
              <w:left w:val="single" w:sz="4" w:space="0" w:color="auto"/>
              <w:bottom w:val="single" w:sz="4" w:space="0" w:color="auto"/>
              <w:right w:val="single" w:sz="4" w:space="0" w:color="auto"/>
            </w:tcBorders>
            <w:vAlign w:val="center"/>
          </w:tcPr>
          <w:p w14:paraId="305C9D0D"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6C01D0EA" w14:textId="77777777" w:rsidR="00DB125D" w:rsidRPr="00ED2850" w:rsidRDefault="00DB125D" w:rsidP="00DB125D">
            <w:pPr>
              <w:rPr>
                <w:sz w:val="16"/>
                <w:szCs w:val="16"/>
              </w:rPr>
            </w:pPr>
          </w:p>
        </w:tc>
      </w:tr>
      <w:tr w:rsidR="00DB125D" w:rsidRPr="00ED2850" w14:paraId="63253204"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6F52E5B6"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5A437AD7"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69CC7088" w14:textId="77777777" w:rsidR="00DB125D" w:rsidRPr="00ED2850" w:rsidRDefault="00DB125D" w:rsidP="00DB125D">
            <w:pPr>
              <w:jc w:val="center"/>
              <w:rPr>
                <w:color w:val="000000"/>
                <w:sz w:val="16"/>
                <w:szCs w:val="16"/>
              </w:rPr>
            </w:pPr>
            <w:r w:rsidRPr="00ED2850">
              <w:rPr>
                <w:color w:val="000000"/>
                <w:sz w:val="16"/>
                <w:szCs w:val="16"/>
              </w:rPr>
              <w:t>Procesamiento de la información</w:t>
            </w:r>
          </w:p>
        </w:tc>
        <w:tc>
          <w:tcPr>
            <w:tcW w:w="2284" w:type="dxa"/>
            <w:tcBorders>
              <w:top w:val="nil"/>
              <w:left w:val="nil"/>
              <w:bottom w:val="single" w:sz="4" w:space="0" w:color="auto"/>
              <w:right w:val="single" w:sz="4" w:space="0" w:color="auto"/>
            </w:tcBorders>
            <w:shd w:val="clear" w:color="auto" w:fill="auto"/>
            <w:vAlign w:val="center"/>
          </w:tcPr>
          <w:p w14:paraId="6305F6DB" w14:textId="77777777" w:rsidR="00DB125D" w:rsidRPr="00ED2850" w:rsidRDefault="00DB125D" w:rsidP="00DB125D">
            <w:pPr>
              <w:rPr>
                <w:color w:val="000000"/>
                <w:sz w:val="16"/>
                <w:szCs w:val="16"/>
              </w:rPr>
            </w:pPr>
            <w:r w:rsidRPr="00ED2850">
              <w:rPr>
                <w:color w:val="000000"/>
                <w:sz w:val="16"/>
                <w:szCs w:val="16"/>
              </w:rPr>
              <w:t>Fallas en el proceso de información y daños en la base de datos.</w:t>
            </w:r>
          </w:p>
        </w:tc>
        <w:tc>
          <w:tcPr>
            <w:tcW w:w="698" w:type="dxa"/>
            <w:tcBorders>
              <w:top w:val="nil"/>
              <w:left w:val="nil"/>
              <w:bottom w:val="single" w:sz="4" w:space="0" w:color="auto"/>
              <w:right w:val="single" w:sz="4" w:space="0" w:color="auto"/>
            </w:tcBorders>
            <w:shd w:val="clear" w:color="auto" w:fill="auto"/>
            <w:vAlign w:val="center"/>
          </w:tcPr>
          <w:p w14:paraId="76DC2D83"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77CAE163"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3D359B43"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4C921C66"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1C5864B3"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061BF33C"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794EEDDB" w14:textId="77777777" w:rsidR="00DB125D" w:rsidRPr="00ED2850" w:rsidRDefault="00DB125D" w:rsidP="00DB125D">
            <w:pPr>
              <w:rPr>
                <w:color w:val="000000"/>
                <w:sz w:val="16"/>
                <w:szCs w:val="16"/>
              </w:rPr>
            </w:pPr>
            <w:r w:rsidRPr="00ED2850">
              <w:rPr>
                <w:color w:val="000000"/>
                <w:sz w:val="16"/>
                <w:szCs w:val="16"/>
              </w:rPr>
              <w:t>Control de acceso y planes de contingencia</w:t>
            </w:r>
          </w:p>
        </w:tc>
        <w:tc>
          <w:tcPr>
            <w:tcW w:w="697" w:type="dxa"/>
            <w:vMerge/>
            <w:tcBorders>
              <w:top w:val="nil"/>
              <w:left w:val="single" w:sz="4" w:space="0" w:color="auto"/>
              <w:bottom w:val="single" w:sz="4" w:space="0" w:color="000000"/>
              <w:right w:val="single" w:sz="4" w:space="0" w:color="auto"/>
            </w:tcBorders>
            <w:vAlign w:val="center"/>
          </w:tcPr>
          <w:p w14:paraId="6407D913"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1C1FAB1C"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05F418A8"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062A373" w14:textId="77777777" w:rsidR="00DB125D" w:rsidRPr="00ED2850" w:rsidRDefault="00DB125D" w:rsidP="00DB125D">
            <w:pPr>
              <w:rPr>
                <w:sz w:val="16"/>
                <w:szCs w:val="16"/>
              </w:rPr>
            </w:pPr>
          </w:p>
        </w:tc>
      </w:tr>
      <w:tr w:rsidR="00DB125D" w:rsidRPr="00ED2850" w14:paraId="0E67BA57"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24FCA8FC"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0BEB9222"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6751D9DF" w14:textId="77777777" w:rsidR="00DB125D" w:rsidRPr="00ED2850" w:rsidRDefault="00DB125D" w:rsidP="00DB125D">
            <w:pPr>
              <w:jc w:val="center"/>
              <w:rPr>
                <w:color w:val="000000"/>
                <w:sz w:val="16"/>
                <w:szCs w:val="16"/>
              </w:rPr>
            </w:pPr>
            <w:r w:rsidRPr="00ED2850">
              <w:rPr>
                <w:color w:val="000000"/>
                <w:sz w:val="16"/>
                <w:szCs w:val="16"/>
              </w:rPr>
              <w:t>Reportes de alerta</w:t>
            </w:r>
          </w:p>
        </w:tc>
        <w:tc>
          <w:tcPr>
            <w:tcW w:w="2284" w:type="dxa"/>
            <w:tcBorders>
              <w:top w:val="nil"/>
              <w:left w:val="nil"/>
              <w:bottom w:val="single" w:sz="4" w:space="0" w:color="auto"/>
              <w:right w:val="single" w:sz="4" w:space="0" w:color="auto"/>
            </w:tcBorders>
            <w:shd w:val="clear" w:color="auto" w:fill="auto"/>
            <w:vAlign w:val="center"/>
          </w:tcPr>
          <w:p w14:paraId="4A2030B4" w14:textId="77777777" w:rsidR="00DB125D" w:rsidRPr="00ED2850" w:rsidRDefault="00DB125D" w:rsidP="00DB125D">
            <w:pPr>
              <w:rPr>
                <w:color w:val="000000"/>
                <w:sz w:val="16"/>
                <w:szCs w:val="16"/>
              </w:rPr>
            </w:pPr>
            <w:r w:rsidRPr="00ED2850">
              <w:rPr>
                <w:color w:val="000000"/>
                <w:sz w:val="16"/>
                <w:szCs w:val="16"/>
              </w:rPr>
              <w:t>Desconfiguración de los dispositivos y fallas en el sistema de alertas.</w:t>
            </w:r>
          </w:p>
        </w:tc>
        <w:tc>
          <w:tcPr>
            <w:tcW w:w="698" w:type="dxa"/>
            <w:tcBorders>
              <w:top w:val="nil"/>
              <w:left w:val="nil"/>
              <w:bottom w:val="single" w:sz="4" w:space="0" w:color="auto"/>
              <w:right w:val="single" w:sz="4" w:space="0" w:color="auto"/>
            </w:tcBorders>
            <w:shd w:val="clear" w:color="auto" w:fill="auto"/>
            <w:vAlign w:val="center"/>
          </w:tcPr>
          <w:p w14:paraId="4FF94A6C"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29A8F3B1"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51999AB3"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0CD0B739"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3E11B24A"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47F19DA5"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1B3997D6" w14:textId="77777777" w:rsidR="00DB125D" w:rsidRPr="00ED2850" w:rsidRDefault="00DB125D" w:rsidP="00DB125D">
            <w:pPr>
              <w:rPr>
                <w:color w:val="000000"/>
                <w:sz w:val="16"/>
                <w:szCs w:val="16"/>
              </w:rPr>
            </w:pPr>
            <w:r w:rsidRPr="00ED2850">
              <w:rPr>
                <w:color w:val="000000"/>
                <w:sz w:val="16"/>
                <w:szCs w:val="16"/>
              </w:rPr>
              <w:t>Calibración y configuración constante de equipos y sistemas de alertas</w:t>
            </w:r>
          </w:p>
        </w:tc>
        <w:tc>
          <w:tcPr>
            <w:tcW w:w="697" w:type="dxa"/>
            <w:vMerge/>
            <w:tcBorders>
              <w:top w:val="nil"/>
              <w:left w:val="single" w:sz="4" w:space="0" w:color="auto"/>
              <w:bottom w:val="single" w:sz="4" w:space="0" w:color="000000"/>
              <w:right w:val="single" w:sz="4" w:space="0" w:color="auto"/>
            </w:tcBorders>
            <w:vAlign w:val="center"/>
          </w:tcPr>
          <w:p w14:paraId="0B82BED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31E1011F"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1FF4DE20"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FFA3FA1" w14:textId="77777777" w:rsidR="00DB125D" w:rsidRPr="00ED2850" w:rsidRDefault="00DB125D" w:rsidP="00DB125D">
            <w:pPr>
              <w:rPr>
                <w:sz w:val="16"/>
                <w:szCs w:val="16"/>
              </w:rPr>
            </w:pPr>
          </w:p>
        </w:tc>
      </w:tr>
      <w:tr w:rsidR="00DB125D" w:rsidRPr="00ED2850" w14:paraId="5BA14A12" w14:textId="77777777" w:rsidTr="00DB125D">
        <w:trPr>
          <w:trHeight w:val="450"/>
        </w:trPr>
        <w:tc>
          <w:tcPr>
            <w:tcW w:w="577" w:type="dxa"/>
            <w:vMerge/>
            <w:tcBorders>
              <w:top w:val="nil"/>
              <w:left w:val="single" w:sz="4" w:space="0" w:color="auto"/>
              <w:bottom w:val="single" w:sz="4" w:space="0" w:color="000000"/>
              <w:right w:val="single" w:sz="4" w:space="0" w:color="auto"/>
            </w:tcBorders>
            <w:vAlign w:val="center"/>
          </w:tcPr>
          <w:p w14:paraId="3C644D95"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6F012CE2"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1B23DF8D" w14:textId="77777777" w:rsidR="00DB125D" w:rsidRPr="00ED2850" w:rsidRDefault="00DB125D" w:rsidP="00DB125D">
            <w:pPr>
              <w:jc w:val="center"/>
              <w:rPr>
                <w:color w:val="000000"/>
                <w:sz w:val="16"/>
                <w:szCs w:val="16"/>
              </w:rPr>
            </w:pPr>
            <w:r w:rsidRPr="00ED2850">
              <w:rPr>
                <w:color w:val="000000"/>
                <w:sz w:val="16"/>
                <w:szCs w:val="16"/>
              </w:rPr>
              <w:t>Generación de informes</w:t>
            </w:r>
          </w:p>
        </w:tc>
        <w:tc>
          <w:tcPr>
            <w:tcW w:w="2284" w:type="dxa"/>
            <w:tcBorders>
              <w:top w:val="nil"/>
              <w:left w:val="nil"/>
              <w:bottom w:val="single" w:sz="4" w:space="0" w:color="auto"/>
              <w:right w:val="single" w:sz="4" w:space="0" w:color="auto"/>
            </w:tcBorders>
            <w:shd w:val="clear" w:color="auto" w:fill="auto"/>
            <w:vAlign w:val="center"/>
          </w:tcPr>
          <w:p w14:paraId="4A43EB08" w14:textId="77777777" w:rsidR="00DB125D" w:rsidRPr="00ED2850" w:rsidRDefault="00DB125D" w:rsidP="00DB125D">
            <w:pPr>
              <w:rPr>
                <w:color w:val="000000"/>
                <w:sz w:val="16"/>
                <w:szCs w:val="16"/>
              </w:rPr>
            </w:pPr>
            <w:r w:rsidRPr="00ED2850">
              <w:rPr>
                <w:color w:val="000000"/>
                <w:sz w:val="16"/>
                <w:szCs w:val="16"/>
              </w:rPr>
              <w:t>Fallas en el aplicativo de generación de reportes.</w:t>
            </w:r>
          </w:p>
        </w:tc>
        <w:tc>
          <w:tcPr>
            <w:tcW w:w="698" w:type="dxa"/>
            <w:tcBorders>
              <w:top w:val="nil"/>
              <w:left w:val="nil"/>
              <w:bottom w:val="single" w:sz="4" w:space="0" w:color="auto"/>
              <w:right w:val="single" w:sz="4" w:space="0" w:color="auto"/>
            </w:tcBorders>
            <w:shd w:val="clear" w:color="auto" w:fill="auto"/>
            <w:vAlign w:val="center"/>
          </w:tcPr>
          <w:p w14:paraId="2A9C5E56"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4BDBC735"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49761E69"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53797A09"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764B8794"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4A9D3093"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0B5D6254" w14:textId="77777777" w:rsidR="00DB125D" w:rsidRPr="00ED2850" w:rsidRDefault="00DB125D" w:rsidP="00DB125D">
            <w:pPr>
              <w:rPr>
                <w:color w:val="000000"/>
                <w:sz w:val="16"/>
                <w:szCs w:val="16"/>
              </w:rPr>
            </w:pPr>
            <w:r w:rsidRPr="00ED2850">
              <w:rPr>
                <w:color w:val="000000"/>
                <w:sz w:val="16"/>
                <w:szCs w:val="16"/>
              </w:rPr>
              <w:t>Control de indicadores</w:t>
            </w:r>
          </w:p>
        </w:tc>
        <w:tc>
          <w:tcPr>
            <w:tcW w:w="697" w:type="dxa"/>
            <w:vMerge/>
            <w:tcBorders>
              <w:top w:val="nil"/>
              <w:left w:val="single" w:sz="4" w:space="0" w:color="auto"/>
              <w:bottom w:val="single" w:sz="4" w:space="0" w:color="000000"/>
              <w:right w:val="single" w:sz="4" w:space="0" w:color="auto"/>
            </w:tcBorders>
            <w:vAlign w:val="center"/>
          </w:tcPr>
          <w:p w14:paraId="1891EBB6"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310C6BA0"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4489B00B"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71336471" w14:textId="77777777" w:rsidR="00DB125D" w:rsidRPr="00ED2850" w:rsidRDefault="00DB125D" w:rsidP="00DB125D">
            <w:pPr>
              <w:rPr>
                <w:sz w:val="16"/>
                <w:szCs w:val="16"/>
              </w:rPr>
            </w:pPr>
          </w:p>
        </w:tc>
      </w:tr>
      <w:tr w:rsidR="00DB125D" w:rsidRPr="00ED2850" w14:paraId="74BEB189"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55A37AAA"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7BA5BBB3"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201EAA1B" w14:textId="77777777" w:rsidR="00DB125D" w:rsidRPr="00ED2850" w:rsidRDefault="00DB125D" w:rsidP="00DB125D">
            <w:pPr>
              <w:jc w:val="center"/>
              <w:rPr>
                <w:color w:val="000000"/>
                <w:sz w:val="16"/>
                <w:szCs w:val="16"/>
              </w:rPr>
            </w:pPr>
            <w:r w:rsidRPr="00ED2850">
              <w:rPr>
                <w:color w:val="000000"/>
                <w:sz w:val="16"/>
                <w:szCs w:val="16"/>
              </w:rPr>
              <w:t>Control histórico</w:t>
            </w:r>
          </w:p>
        </w:tc>
        <w:tc>
          <w:tcPr>
            <w:tcW w:w="2284" w:type="dxa"/>
            <w:tcBorders>
              <w:top w:val="nil"/>
              <w:left w:val="nil"/>
              <w:bottom w:val="single" w:sz="4" w:space="0" w:color="auto"/>
              <w:right w:val="single" w:sz="4" w:space="0" w:color="auto"/>
            </w:tcBorders>
            <w:shd w:val="clear" w:color="auto" w:fill="auto"/>
            <w:vAlign w:val="center"/>
          </w:tcPr>
          <w:p w14:paraId="53708CD3" w14:textId="77777777" w:rsidR="00DB125D" w:rsidRPr="00ED2850" w:rsidRDefault="00DB125D" w:rsidP="00DB125D">
            <w:pPr>
              <w:rPr>
                <w:color w:val="000000"/>
                <w:sz w:val="16"/>
                <w:szCs w:val="16"/>
              </w:rPr>
            </w:pPr>
            <w:r w:rsidRPr="00ED2850">
              <w:rPr>
                <w:color w:val="000000"/>
                <w:sz w:val="16"/>
                <w:szCs w:val="16"/>
              </w:rPr>
              <w:t>Perdida de la información almacenada en el sistema.</w:t>
            </w:r>
          </w:p>
        </w:tc>
        <w:tc>
          <w:tcPr>
            <w:tcW w:w="698" w:type="dxa"/>
            <w:tcBorders>
              <w:top w:val="nil"/>
              <w:left w:val="nil"/>
              <w:bottom w:val="single" w:sz="4" w:space="0" w:color="auto"/>
              <w:right w:val="single" w:sz="4" w:space="0" w:color="auto"/>
            </w:tcBorders>
            <w:shd w:val="clear" w:color="auto" w:fill="auto"/>
            <w:vAlign w:val="center"/>
          </w:tcPr>
          <w:p w14:paraId="1FD74B47"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216FA75B"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53740940"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2593C91F"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3197812E"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1C43902A" w14:textId="77777777" w:rsidR="00DB125D" w:rsidRPr="00ED2850" w:rsidRDefault="00DB125D" w:rsidP="00DB125D">
            <w:pPr>
              <w:jc w:val="center"/>
              <w:rPr>
                <w:color w:val="000000"/>
                <w:sz w:val="16"/>
                <w:szCs w:val="16"/>
              </w:rPr>
            </w:pPr>
            <w:r w:rsidRPr="00ED2850">
              <w:rPr>
                <w:color w:val="000000"/>
                <w:sz w:val="16"/>
                <w:szCs w:val="16"/>
              </w:rPr>
              <w:t>9</w:t>
            </w:r>
          </w:p>
        </w:tc>
        <w:tc>
          <w:tcPr>
            <w:tcW w:w="2303" w:type="dxa"/>
            <w:tcBorders>
              <w:top w:val="nil"/>
              <w:left w:val="nil"/>
              <w:bottom w:val="single" w:sz="4" w:space="0" w:color="auto"/>
              <w:right w:val="single" w:sz="4" w:space="0" w:color="auto"/>
            </w:tcBorders>
            <w:shd w:val="clear" w:color="auto" w:fill="auto"/>
            <w:vAlign w:val="center"/>
          </w:tcPr>
          <w:p w14:paraId="66FE558D" w14:textId="77777777" w:rsidR="00DB125D" w:rsidRPr="00ED2850" w:rsidRDefault="00DB125D" w:rsidP="00DB125D">
            <w:pPr>
              <w:rPr>
                <w:color w:val="000000"/>
                <w:sz w:val="16"/>
                <w:szCs w:val="16"/>
              </w:rPr>
            </w:pPr>
            <w:r w:rsidRPr="00ED2850">
              <w:rPr>
                <w:color w:val="000000"/>
                <w:sz w:val="16"/>
                <w:szCs w:val="16"/>
              </w:rPr>
              <w:t>Verificación permanente de la información, ejecución diaria de backups</w:t>
            </w:r>
          </w:p>
        </w:tc>
        <w:tc>
          <w:tcPr>
            <w:tcW w:w="697" w:type="dxa"/>
            <w:vMerge/>
            <w:tcBorders>
              <w:top w:val="nil"/>
              <w:left w:val="single" w:sz="4" w:space="0" w:color="auto"/>
              <w:bottom w:val="single" w:sz="4" w:space="0" w:color="000000"/>
              <w:right w:val="single" w:sz="4" w:space="0" w:color="auto"/>
            </w:tcBorders>
            <w:vAlign w:val="center"/>
          </w:tcPr>
          <w:p w14:paraId="4624E833"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10ECCE89"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67BC27B9"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384CC8C3" w14:textId="77777777" w:rsidR="00DB125D" w:rsidRPr="00ED2850" w:rsidRDefault="00DB125D" w:rsidP="00DB125D">
            <w:pPr>
              <w:rPr>
                <w:sz w:val="16"/>
                <w:szCs w:val="16"/>
              </w:rPr>
            </w:pPr>
          </w:p>
        </w:tc>
      </w:tr>
      <w:tr w:rsidR="00DB125D" w:rsidRPr="00ED2850" w14:paraId="4C31FE50"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52ADC6A9"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6FAB1ED4"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12CA9844" w14:textId="77777777" w:rsidR="00DB125D" w:rsidRPr="00ED2850" w:rsidRDefault="00DB125D" w:rsidP="00DB125D">
            <w:pPr>
              <w:jc w:val="center"/>
              <w:rPr>
                <w:color w:val="000000"/>
                <w:sz w:val="16"/>
                <w:szCs w:val="16"/>
              </w:rPr>
            </w:pPr>
            <w:r w:rsidRPr="00ED2850">
              <w:rPr>
                <w:color w:val="000000"/>
                <w:sz w:val="16"/>
                <w:szCs w:val="16"/>
              </w:rPr>
              <w:t>Respaldos de la información</w:t>
            </w:r>
          </w:p>
        </w:tc>
        <w:tc>
          <w:tcPr>
            <w:tcW w:w="2284" w:type="dxa"/>
            <w:tcBorders>
              <w:top w:val="nil"/>
              <w:left w:val="nil"/>
              <w:bottom w:val="single" w:sz="4" w:space="0" w:color="auto"/>
              <w:right w:val="single" w:sz="4" w:space="0" w:color="auto"/>
            </w:tcBorders>
            <w:shd w:val="clear" w:color="auto" w:fill="auto"/>
            <w:vAlign w:val="center"/>
          </w:tcPr>
          <w:p w14:paraId="014015E4" w14:textId="77777777" w:rsidR="00DB125D" w:rsidRPr="00ED2850" w:rsidRDefault="00DB125D" w:rsidP="00DB125D">
            <w:pPr>
              <w:rPr>
                <w:color w:val="000000"/>
                <w:sz w:val="16"/>
                <w:szCs w:val="16"/>
              </w:rPr>
            </w:pPr>
            <w:r w:rsidRPr="00ED2850">
              <w:rPr>
                <w:color w:val="000000"/>
                <w:sz w:val="16"/>
                <w:szCs w:val="16"/>
              </w:rPr>
              <w:t>Fallas en los backups establecidos, no ejecución de los mismos.</w:t>
            </w:r>
          </w:p>
        </w:tc>
        <w:tc>
          <w:tcPr>
            <w:tcW w:w="698" w:type="dxa"/>
            <w:tcBorders>
              <w:top w:val="nil"/>
              <w:left w:val="nil"/>
              <w:bottom w:val="single" w:sz="4" w:space="0" w:color="auto"/>
              <w:right w:val="single" w:sz="4" w:space="0" w:color="auto"/>
            </w:tcBorders>
            <w:shd w:val="clear" w:color="auto" w:fill="auto"/>
            <w:vAlign w:val="center"/>
          </w:tcPr>
          <w:p w14:paraId="12946D40"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632FE42D"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3F5172F8"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32B4635E"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4D54EDBB"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4E30FDF1"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488AECAE" w14:textId="77777777" w:rsidR="00DB125D" w:rsidRPr="00ED2850" w:rsidRDefault="00DB125D" w:rsidP="00DB125D">
            <w:pPr>
              <w:rPr>
                <w:color w:val="000000"/>
                <w:sz w:val="16"/>
                <w:szCs w:val="16"/>
              </w:rPr>
            </w:pPr>
            <w:r w:rsidRPr="00ED2850">
              <w:rPr>
                <w:color w:val="000000"/>
                <w:sz w:val="16"/>
                <w:szCs w:val="16"/>
              </w:rPr>
              <w:t>Optimizar procedimiento respectivo</w:t>
            </w:r>
          </w:p>
        </w:tc>
        <w:tc>
          <w:tcPr>
            <w:tcW w:w="697" w:type="dxa"/>
            <w:vMerge/>
            <w:tcBorders>
              <w:top w:val="nil"/>
              <w:left w:val="single" w:sz="4" w:space="0" w:color="auto"/>
              <w:bottom w:val="single" w:sz="4" w:space="0" w:color="000000"/>
              <w:right w:val="single" w:sz="4" w:space="0" w:color="auto"/>
            </w:tcBorders>
            <w:vAlign w:val="center"/>
          </w:tcPr>
          <w:p w14:paraId="14A698CB"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56406575"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7F811EC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1787B4DB" w14:textId="77777777" w:rsidR="00DB125D" w:rsidRPr="00ED2850" w:rsidRDefault="00DB125D" w:rsidP="00DB125D">
            <w:pPr>
              <w:rPr>
                <w:sz w:val="16"/>
                <w:szCs w:val="16"/>
              </w:rPr>
            </w:pPr>
          </w:p>
        </w:tc>
      </w:tr>
      <w:tr w:rsidR="00DB125D" w:rsidRPr="00ED2850" w14:paraId="61ACD45C"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34F62B37" w14:textId="77777777" w:rsidR="00DB125D" w:rsidRPr="00ED2850" w:rsidRDefault="00DB125D" w:rsidP="00DB125D">
            <w:pPr>
              <w:rPr>
                <w:color w:val="000000"/>
                <w:sz w:val="16"/>
                <w:szCs w:val="16"/>
              </w:rPr>
            </w:pP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62E4A2E3" w14:textId="77777777" w:rsidR="00DB125D" w:rsidRPr="00ED2850" w:rsidRDefault="00DB125D" w:rsidP="00DB125D">
            <w:pPr>
              <w:jc w:val="center"/>
              <w:rPr>
                <w:color w:val="000000"/>
                <w:sz w:val="16"/>
                <w:szCs w:val="16"/>
              </w:rPr>
            </w:pPr>
            <w:r w:rsidRPr="00ED2850">
              <w:rPr>
                <w:color w:val="000000"/>
                <w:sz w:val="16"/>
                <w:szCs w:val="16"/>
              </w:rPr>
              <w:t>COMERCIAL</w:t>
            </w:r>
          </w:p>
        </w:tc>
        <w:tc>
          <w:tcPr>
            <w:tcW w:w="1653" w:type="dxa"/>
            <w:tcBorders>
              <w:top w:val="nil"/>
              <w:left w:val="nil"/>
              <w:bottom w:val="single" w:sz="4" w:space="0" w:color="auto"/>
              <w:right w:val="single" w:sz="4" w:space="0" w:color="auto"/>
            </w:tcBorders>
            <w:shd w:val="clear" w:color="auto" w:fill="auto"/>
            <w:vAlign w:val="center"/>
          </w:tcPr>
          <w:p w14:paraId="7849CA5C" w14:textId="77777777" w:rsidR="00DB125D" w:rsidRPr="00ED2850" w:rsidRDefault="00DB125D" w:rsidP="00DB125D">
            <w:pPr>
              <w:jc w:val="center"/>
              <w:rPr>
                <w:color w:val="000000"/>
                <w:sz w:val="16"/>
                <w:szCs w:val="16"/>
              </w:rPr>
            </w:pPr>
            <w:r w:rsidRPr="00ED2850">
              <w:rPr>
                <w:color w:val="000000"/>
                <w:sz w:val="16"/>
                <w:szCs w:val="16"/>
              </w:rPr>
              <w:t>Estudio de informes</w:t>
            </w:r>
          </w:p>
        </w:tc>
        <w:tc>
          <w:tcPr>
            <w:tcW w:w="2284" w:type="dxa"/>
            <w:tcBorders>
              <w:top w:val="nil"/>
              <w:left w:val="nil"/>
              <w:bottom w:val="single" w:sz="4" w:space="0" w:color="auto"/>
              <w:right w:val="single" w:sz="4" w:space="0" w:color="auto"/>
            </w:tcBorders>
            <w:shd w:val="clear" w:color="auto" w:fill="auto"/>
            <w:vAlign w:val="center"/>
          </w:tcPr>
          <w:p w14:paraId="41E51AD7" w14:textId="77777777" w:rsidR="00DB125D" w:rsidRPr="00ED2850" w:rsidRDefault="00DB125D" w:rsidP="00DB125D">
            <w:pPr>
              <w:rPr>
                <w:color w:val="000000"/>
                <w:sz w:val="16"/>
                <w:szCs w:val="16"/>
              </w:rPr>
            </w:pPr>
            <w:r w:rsidRPr="00ED2850">
              <w:rPr>
                <w:color w:val="000000"/>
                <w:sz w:val="16"/>
                <w:szCs w:val="16"/>
              </w:rPr>
              <w:t>Incumplimiento por parte de analistas.</w:t>
            </w:r>
          </w:p>
        </w:tc>
        <w:tc>
          <w:tcPr>
            <w:tcW w:w="698" w:type="dxa"/>
            <w:tcBorders>
              <w:top w:val="nil"/>
              <w:left w:val="nil"/>
              <w:bottom w:val="single" w:sz="4" w:space="0" w:color="auto"/>
              <w:right w:val="single" w:sz="4" w:space="0" w:color="auto"/>
            </w:tcBorders>
            <w:shd w:val="clear" w:color="auto" w:fill="auto"/>
            <w:vAlign w:val="center"/>
          </w:tcPr>
          <w:p w14:paraId="0D4387D8"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72BF25DC"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2A1C5233"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1B8A29F3"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1E780454"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7D4AD511"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3ADCE31D" w14:textId="77777777" w:rsidR="00DB125D" w:rsidRPr="00ED2850" w:rsidRDefault="00DB125D" w:rsidP="00DB125D">
            <w:pPr>
              <w:rPr>
                <w:color w:val="000000"/>
                <w:sz w:val="16"/>
                <w:szCs w:val="16"/>
              </w:rPr>
            </w:pPr>
            <w:r w:rsidRPr="00ED2850">
              <w:rPr>
                <w:color w:val="000000"/>
                <w:sz w:val="16"/>
                <w:szCs w:val="16"/>
              </w:rPr>
              <w:t>Plan de manejo y almacenamiento de la información</w:t>
            </w:r>
          </w:p>
        </w:tc>
        <w:tc>
          <w:tcPr>
            <w:tcW w:w="697" w:type="dxa"/>
            <w:vMerge w:val="restart"/>
            <w:tcBorders>
              <w:top w:val="nil"/>
              <w:left w:val="single" w:sz="4" w:space="0" w:color="auto"/>
              <w:bottom w:val="single" w:sz="4" w:space="0" w:color="000000"/>
              <w:right w:val="single" w:sz="4" w:space="0" w:color="auto"/>
            </w:tcBorders>
            <w:shd w:val="clear" w:color="auto" w:fill="auto"/>
            <w:vAlign w:val="center"/>
          </w:tcPr>
          <w:p w14:paraId="4701A5C7"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000000"/>
              <w:right w:val="single" w:sz="4" w:space="0" w:color="auto"/>
            </w:tcBorders>
            <w:shd w:val="clear" w:color="auto" w:fill="auto"/>
            <w:vAlign w:val="center"/>
          </w:tcPr>
          <w:p w14:paraId="25419FC2" w14:textId="77777777" w:rsidR="00DB125D" w:rsidRPr="00ED2850" w:rsidRDefault="00DB125D" w:rsidP="00DB125D">
            <w:pPr>
              <w:jc w:val="center"/>
              <w:rPr>
                <w:color w:val="000000"/>
                <w:sz w:val="16"/>
                <w:szCs w:val="16"/>
              </w:rPr>
            </w:pPr>
            <w:r w:rsidRPr="00ED2850">
              <w:rPr>
                <w:color w:val="000000"/>
                <w:sz w:val="16"/>
                <w:szCs w:val="16"/>
              </w:rPr>
              <w:t>5,5</w:t>
            </w:r>
          </w:p>
        </w:tc>
        <w:tc>
          <w:tcPr>
            <w:tcW w:w="697" w:type="dxa"/>
            <w:vMerge/>
            <w:tcBorders>
              <w:top w:val="nil"/>
              <w:left w:val="single" w:sz="4" w:space="0" w:color="auto"/>
              <w:bottom w:val="single" w:sz="4" w:space="0" w:color="auto"/>
              <w:right w:val="single" w:sz="4" w:space="0" w:color="auto"/>
            </w:tcBorders>
            <w:vAlign w:val="center"/>
          </w:tcPr>
          <w:p w14:paraId="619A8E7F"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15980BF" w14:textId="77777777" w:rsidR="00DB125D" w:rsidRPr="00ED2850" w:rsidRDefault="00DB125D" w:rsidP="00DB125D">
            <w:pPr>
              <w:rPr>
                <w:sz w:val="16"/>
                <w:szCs w:val="16"/>
              </w:rPr>
            </w:pPr>
          </w:p>
        </w:tc>
      </w:tr>
      <w:tr w:rsidR="00DB125D" w:rsidRPr="00ED2850" w14:paraId="6EF7E3BD" w14:textId="77777777" w:rsidTr="00DB125D">
        <w:trPr>
          <w:trHeight w:val="1125"/>
        </w:trPr>
        <w:tc>
          <w:tcPr>
            <w:tcW w:w="577" w:type="dxa"/>
            <w:vMerge/>
            <w:tcBorders>
              <w:top w:val="nil"/>
              <w:left w:val="single" w:sz="4" w:space="0" w:color="auto"/>
              <w:bottom w:val="single" w:sz="4" w:space="0" w:color="000000"/>
              <w:right w:val="single" w:sz="4" w:space="0" w:color="auto"/>
            </w:tcBorders>
            <w:vAlign w:val="center"/>
          </w:tcPr>
          <w:p w14:paraId="3E5BB75F"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5F9696AB"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2F1F1230" w14:textId="77777777" w:rsidR="00DB125D" w:rsidRPr="00ED2850" w:rsidRDefault="00DB125D" w:rsidP="00DB125D">
            <w:pPr>
              <w:jc w:val="center"/>
              <w:rPr>
                <w:color w:val="000000"/>
                <w:sz w:val="16"/>
                <w:szCs w:val="16"/>
              </w:rPr>
            </w:pPr>
            <w:r w:rsidRPr="00ED2850">
              <w:rPr>
                <w:color w:val="000000"/>
                <w:sz w:val="16"/>
                <w:szCs w:val="16"/>
              </w:rPr>
              <w:t>Selección de sectores</w:t>
            </w:r>
          </w:p>
        </w:tc>
        <w:tc>
          <w:tcPr>
            <w:tcW w:w="2284" w:type="dxa"/>
            <w:tcBorders>
              <w:top w:val="nil"/>
              <w:left w:val="nil"/>
              <w:bottom w:val="single" w:sz="4" w:space="0" w:color="auto"/>
              <w:right w:val="single" w:sz="4" w:space="0" w:color="auto"/>
            </w:tcBorders>
            <w:shd w:val="clear" w:color="auto" w:fill="auto"/>
            <w:vAlign w:val="center"/>
          </w:tcPr>
          <w:p w14:paraId="56097CC6" w14:textId="77777777" w:rsidR="00DB125D" w:rsidRPr="00ED2850" w:rsidRDefault="00DB125D" w:rsidP="00DB125D">
            <w:pPr>
              <w:rPr>
                <w:color w:val="000000"/>
                <w:sz w:val="16"/>
                <w:szCs w:val="16"/>
              </w:rPr>
            </w:pPr>
            <w:r w:rsidRPr="00ED2850">
              <w:rPr>
                <w:color w:val="000000"/>
                <w:sz w:val="16"/>
                <w:szCs w:val="16"/>
              </w:rPr>
              <w:t>Mala identificación de zonas con mayor nivel de pérdidas en el consumo, excluyendo posibles zonas.</w:t>
            </w:r>
          </w:p>
        </w:tc>
        <w:tc>
          <w:tcPr>
            <w:tcW w:w="698" w:type="dxa"/>
            <w:tcBorders>
              <w:top w:val="nil"/>
              <w:left w:val="nil"/>
              <w:bottom w:val="single" w:sz="4" w:space="0" w:color="auto"/>
              <w:right w:val="single" w:sz="4" w:space="0" w:color="auto"/>
            </w:tcBorders>
            <w:shd w:val="clear" w:color="auto" w:fill="auto"/>
            <w:vAlign w:val="center"/>
          </w:tcPr>
          <w:p w14:paraId="4504A0C1"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5D97EA5F"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28072BAF"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3623A501"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107DD555"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466DD9AC"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7F44735F" w14:textId="77777777" w:rsidR="00DB125D" w:rsidRPr="00ED2850" w:rsidRDefault="00DB125D" w:rsidP="00DB125D">
            <w:pPr>
              <w:rPr>
                <w:color w:val="000000"/>
                <w:sz w:val="16"/>
                <w:szCs w:val="16"/>
              </w:rPr>
            </w:pPr>
            <w:r w:rsidRPr="00ED2850">
              <w:rPr>
                <w:color w:val="000000"/>
                <w:sz w:val="16"/>
                <w:szCs w:val="16"/>
              </w:rPr>
              <w:t>Estudio previo detallado de sectores con grandes perdidas</w:t>
            </w:r>
          </w:p>
        </w:tc>
        <w:tc>
          <w:tcPr>
            <w:tcW w:w="697" w:type="dxa"/>
            <w:vMerge/>
            <w:tcBorders>
              <w:top w:val="nil"/>
              <w:left w:val="single" w:sz="4" w:space="0" w:color="auto"/>
              <w:bottom w:val="single" w:sz="4" w:space="0" w:color="000000"/>
              <w:right w:val="single" w:sz="4" w:space="0" w:color="auto"/>
            </w:tcBorders>
            <w:vAlign w:val="center"/>
          </w:tcPr>
          <w:p w14:paraId="000B0631"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41F930E2"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0FD538F4"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1F6AA82" w14:textId="77777777" w:rsidR="00DB125D" w:rsidRPr="00ED2850" w:rsidRDefault="00DB125D" w:rsidP="00DB125D">
            <w:pPr>
              <w:rPr>
                <w:sz w:val="16"/>
                <w:szCs w:val="16"/>
              </w:rPr>
            </w:pPr>
          </w:p>
        </w:tc>
      </w:tr>
      <w:tr w:rsidR="00DB125D" w:rsidRPr="00ED2850" w14:paraId="6887B499" w14:textId="77777777" w:rsidTr="00DB125D">
        <w:trPr>
          <w:trHeight w:val="900"/>
        </w:trPr>
        <w:tc>
          <w:tcPr>
            <w:tcW w:w="577" w:type="dxa"/>
            <w:vMerge/>
            <w:tcBorders>
              <w:top w:val="nil"/>
              <w:left w:val="single" w:sz="4" w:space="0" w:color="auto"/>
              <w:bottom w:val="single" w:sz="4" w:space="0" w:color="000000"/>
              <w:right w:val="single" w:sz="4" w:space="0" w:color="auto"/>
            </w:tcBorders>
            <w:vAlign w:val="center"/>
          </w:tcPr>
          <w:p w14:paraId="36E8B170"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17EBF61F"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524DD455" w14:textId="77777777" w:rsidR="00DB125D" w:rsidRPr="00ED2850" w:rsidRDefault="00DB125D" w:rsidP="00DB125D">
            <w:pPr>
              <w:jc w:val="center"/>
              <w:rPr>
                <w:color w:val="000000"/>
                <w:sz w:val="16"/>
                <w:szCs w:val="16"/>
              </w:rPr>
            </w:pPr>
            <w:r w:rsidRPr="00ED2850">
              <w:rPr>
                <w:color w:val="000000"/>
                <w:sz w:val="16"/>
                <w:szCs w:val="16"/>
              </w:rPr>
              <w:t>Diseño y Formulación de campañas comerciales</w:t>
            </w:r>
          </w:p>
        </w:tc>
        <w:tc>
          <w:tcPr>
            <w:tcW w:w="2284" w:type="dxa"/>
            <w:tcBorders>
              <w:top w:val="nil"/>
              <w:left w:val="nil"/>
              <w:bottom w:val="single" w:sz="4" w:space="0" w:color="auto"/>
              <w:right w:val="single" w:sz="4" w:space="0" w:color="auto"/>
            </w:tcBorders>
            <w:shd w:val="clear" w:color="auto" w:fill="auto"/>
            <w:vAlign w:val="center"/>
          </w:tcPr>
          <w:p w14:paraId="0ED7AF40" w14:textId="77777777" w:rsidR="00DB125D" w:rsidRPr="00ED2850" w:rsidRDefault="00DB125D" w:rsidP="00DB125D">
            <w:pPr>
              <w:rPr>
                <w:color w:val="000000"/>
                <w:sz w:val="16"/>
                <w:szCs w:val="16"/>
              </w:rPr>
            </w:pPr>
            <w:r w:rsidRPr="00ED2850">
              <w:rPr>
                <w:color w:val="000000"/>
                <w:sz w:val="16"/>
                <w:szCs w:val="16"/>
              </w:rPr>
              <w:t>Deficiente estudio de mercadeo.</w:t>
            </w:r>
          </w:p>
        </w:tc>
        <w:tc>
          <w:tcPr>
            <w:tcW w:w="698" w:type="dxa"/>
            <w:tcBorders>
              <w:top w:val="nil"/>
              <w:left w:val="nil"/>
              <w:bottom w:val="single" w:sz="4" w:space="0" w:color="auto"/>
              <w:right w:val="single" w:sz="4" w:space="0" w:color="auto"/>
            </w:tcBorders>
            <w:shd w:val="clear" w:color="auto" w:fill="auto"/>
            <w:vAlign w:val="center"/>
          </w:tcPr>
          <w:p w14:paraId="036AF316"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38FC3563"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3E98D8C1"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08C02A06"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4F18EDB6"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0A644E8A"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4525BB6E" w14:textId="77777777" w:rsidR="00DB125D" w:rsidRPr="00ED2850" w:rsidRDefault="00DB125D" w:rsidP="00DB125D">
            <w:pPr>
              <w:rPr>
                <w:color w:val="000000"/>
                <w:sz w:val="16"/>
                <w:szCs w:val="16"/>
              </w:rPr>
            </w:pPr>
            <w:r w:rsidRPr="00ED2850">
              <w:rPr>
                <w:color w:val="000000"/>
                <w:sz w:val="16"/>
                <w:szCs w:val="16"/>
              </w:rPr>
              <w:t>Analizar si la actividad se puede llevar a cabo con los recursos asignados</w:t>
            </w:r>
          </w:p>
        </w:tc>
        <w:tc>
          <w:tcPr>
            <w:tcW w:w="697" w:type="dxa"/>
            <w:vMerge/>
            <w:tcBorders>
              <w:top w:val="nil"/>
              <w:left w:val="single" w:sz="4" w:space="0" w:color="auto"/>
              <w:bottom w:val="single" w:sz="4" w:space="0" w:color="000000"/>
              <w:right w:val="single" w:sz="4" w:space="0" w:color="auto"/>
            </w:tcBorders>
            <w:vAlign w:val="center"/>
          </w:tcPr>
          <w:p w14:paraId="539446BF"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7A6AFAC7"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7523ABFC"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7489E0F3" w14:textId="77777777" w:rsidR="00DB125D" w:rsidRPr="00ED2850" w:rsidRDefault="00DB125D" w:rsidP="00DB125D">
            <w:pPr>
              <w:rPr>
                <w:sz w:val="16"/>
                <w:szCs w:val="16"/>
              </w:rPr>
            </w:pPr>
          </w:p>
        </w:tc>
      </w:tr>
      <w:tr w:rsidR="00DB125D" w:rsidRPr="00ED2850" w14:paraId="7B29E2DD"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39284832"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59666E3E"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49A036AF" w14:textId="77777777" w:rsidR="00DB125D" w:rsidRPr="00ED2850" w:rsidRDefault="00DB125D" w:rsidP="00DB125D">
            <w:pPr>
              <w:jc w:val="center"/>
              <w:rPr>
                <w:color w:val="000000"/>
                <w:sz w:val="16"/>
                <w:szCs w:val="16"/>
              </w:rPr>
            </w:pPr>
            <w:r w:rsidRPr="00ED2850">
              <w:rPr>
                <w:color w:val="000000"/>
                <w:sz w:val="16"/>
                <w:szCs w:val="16"/>
              </w:rPr>
              <w:t>Preparación de incentivos</w:t>
            </w:r>
          </w:p>
        </w:tc>
        <w:tc>
          <w:tcPr>
            <w:tcW w:w="2284" w:type="dxa"/>
            <w:tcBorders>
              <w:top w:val="nil"/>
              <w:left w:val="nil"/>
              <w:bottom w:val="single" w:sz="4" w:space="0" w:color="auto"/>
              <w:right w:val="single" w:sz="4" w:space="0" w:color="auto"/>
            </w:tcBorders>
            <w:shd w:val="clear" w:color="auto" w:fill="auto"/>
            <w:vAlign w:val="center"/>
          </w:tcPr>
          <w:p w14:paraId="225EC293" w14:textId="77777777" w:rsidR="00DB125D" w:rsidRPr="00ED2850" w:rsidRDefault="00DB125D" w:rsidP="00DB125D">
            <w:pPr>
              <w:rPr>
                <w:color w:val="000000"/>
                <w:sz w:val="16"/>
                <w:szCs w:val="16"/>
              </w:rPr>
            </w:pPr>
            <w:r w:rsidRPr="00ED2850">
              <w:rPr>
                <w:color w:val="000000"/>
                <w:sz w:val="16"/>
                <w:szCs w:val="16"/>
              </w:rPr>
              <w:t>Perdidas de incentivos por mala distribución o asignación.</w:t>
            </w:r>
          </w:p>
        </w:tc>
        <w:tc>
          <w:tcPr>
            <w:tcW w:w="698" w:type="dxa"/>
            <w:tcBorders>
              <w:top w:val="nil"/>
              <w:left w:val="nil"/>
              <w:bottom w:val="single" w:sz="4" w:space="0" w:color="auto"/>
              <w:right w:val="single" w:sz="4" w:space="0" w:color="auto"/>
            </w:tcBorders>
            <w:shd w:val="clear" w:color="auto" w:fill="auto"/>
            <w:vAlign w:val="center"/>
          </w:tcPr>
          <w:p w14:paraId="285B4391"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503BD410"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2243411B"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092573BE"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7CD5E5B6"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34DA5EF8"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387A20A4" w14:textId="77777777" w:rsidR="00DB125D" w:rsidRPr="00ED2850" w:rsidRDefault="00DB125D" w:rsidP="00DB125D">
            <w:pPr>
              <w:rPr>
                <w:color w:val="000000"/>
                <w:sz w:val="16"/>
                <w:szCs w:val="16"/>
              </w:rPr>
            </w:pPr>
            <w:r w:rsidRPr="00ED2850">
              <w:rPr>
                <w:color w:val="000000"/>
                <w:sz w:val="16"/>
                <w:szCs w:val="16"/>
              </w:rPr>
              <w:t>Verificación permanente cumplimiento de normas</w:t>
            </w:r>
          </w:p>
        </w:tc>
        <w:tc>
          <w:tcPr>
            <w:tcW w:w="697" w:type="dxa"/>
            <w:vMerge/>
            <w:tcBorders>
              <w:top w:val="nil"/>
              <w:left w:val="single" w:sz="4" w:space="0" w:color="auto"/>
              <w:bottom w:val="single" w:sz="4" w:space="0" w:color="000000"/>
              <w:right w:val="single" w:sz="4" w:space="0" w:color="auto"/>
            </w:tcBorders>
            <w:vAlign w:val="center"/>
          </w:tcPr>
          <w:p w14:paraId="40431788"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68EAA215"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0C58EC21"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4A676210" w14:textId="77777777" w:rsidR="00DB125D" w:rsidRPr="00ED2850" w:rsidRDefault="00DB125D" w:rsidP="00DB125D">
            <w:pPr>
              <w:rPr>
                <w:sz w:val="16"/>
                <w:szCs w:val="16"/>
              </w:rPr>
            </w:pPr>
          </w:p>
        </w:tc>
      </w:tr>
      <w:tr w:rsidR="00DB125D" w:rsidRPr="00ED2850" w14:paraId="3F8C4366"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10F13D70" w14:textId="77777777" w:rsidR="00DB125D" w:rsidRPr="00ED2850" w:rsidRDefault="00DB125D" w:rsidP="00DB125D">
            <w:pPr>
              <w:rPr>
                <w:color w:val="000000"/>
                <w:sz w:val="16"/>
                <w:szCs w:val="16"/>
              </w:rPr>
            </w:pP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11CE9CA0" w14:textId="77777777" w:rsidR="00DB125D" w:rsidRPr="00ED2850" w:rsidRDefault="00DB125D" w:rsidP="00DB125D">
            <w:pPr>
              <w:jc w:val="center"/>
              <w:rPr>
                <w:color w:val="000000"/>
                <w:sz w:val="16"/>
                <w:szCs w:val="16"/>
              </w:rPr>
            </w:pPr>
            <w:r w:rsidRPr="00ED2850">
              <w:rPr>
                <w:color w:val="000000"/>
                <w:sz w:val="16"/>
                <w:szCs w:val="16"/>
              </w:rPr>
              <w:t>SOCIAL</w:t>
            </w:r>
          </w:p>
        </w:tc>
        <w:tc>
          <w:tcPr>
            <w:tcW w:w="1653" w:type="dxa"/>
            <w:tcBorders>
              <w:top w:val="nil"/>
              <w:left w:val="nil"/>
              <w:bottom w:val="single" w:sz="4" w:space="0" w:color="auto"/>
              <w:right w:val="single" w:sz="4" w:space="0" w:color="auto"/>
            </w:tcBorders>
            <w:shd w:val="clear" w:color="auto" w:fill="auto"/>
            <w:vAlign w:val="center"/>
          </w:tcPr>
          <w:p w14:paraId="3E5B5CAC" w14:textId="77777777" w:rsidR="00DB125D" w:rsidRPr="00ED2850" w:rsidRDefault="00DB125D" w:rsidP="00DB125D">
            <w:pPr>
              <w:jc w:val="center"/>
              <w:rPr>
                <w:color w:val="000000"/>
                <w:sz w:val="16"/>
                <w:szCs w:val="16"/>
              </w:rPr>
            </w:pPr>
            <w:r w:rsidRPr="00ED2850">
              <w:rPr>
                <w:color w:val="000000"/>
                <w:sz w:val="16"/>
                <w:szCs w:val="16"/>
              </w:rPr>
              <w:t>Clasificación y entrega de incentivos</w:t>
            </w:r>
          </w:p>
        </w:tc>
        <w:tc>
          <w:tcPr>
            <w:tcW w:w="2284" w:type="dxa"/>
            <w:tcBorders>
              <w:top w:val="nil"/>
              <w:left w:val="nil"/>
              <w:bottom w:val="single" w:sz="4" w:space="0" w:color="auto"/>
              <w:right w:val="single" w:sz="4" w:space="0" w:color="auto"/>
            </w:tcBorders>
            <w:shd w:val="clear" w:color="auto" w:fill="auto"/>
            <w:vAlign w:val="center"/>
          </w:tcPr>
          <w:p w14:paraId="51FF1550" w14:textId="77777777" w:rsidR="00DB125D" w:rsidRPr="00ED2850" w:rsidRDefault="00DB125D" w:rsidP="00DB125D">
            <w:pPr>
              <w:rPr>
                <w:color w:val="000000"/>
                <w:sz w:val="16"/>
                <w:szCs w:val="16"/>
              </w:rPr>
            </w:pPr>
            <w:r w:rsidRPr="00ED2850">
              <w:rPr>
                <w:color w:val="000000"/>
                <w:sz w:val="16"/>
                <w:szCs w:val="16"/>
              </w:rPr>
              <w:t>Mal manejo de incentivos, incumplimiento de Metodología.</w:t>
            </w:r>
          </w:p>
        </w:tc>
        <w:tc>
          <w:tcPr>
            <w:tcW w:w="698" w:type="dxa"/>
            <w:tcBorders>
              <w:top w:val="nil"/>
              <w:left w:val="nil"/>
              <w:bottom w:val="single" w:sz="4" w:space="0" w:color="auto"/>
              <w:right w:val="single" w:sz="4" w:space="0" w:color="auto"/>
            </w:tcBorders>
            <w:shd w:val="clear" w:color="auto" w:fill="auto"/>
            <w:vAlign w:val="center"/>
          </w:tcPr>
          <w:p w14:paraId="41E18E4E"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051D23ED"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49F7E98E"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46C7B7BD"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76E0AE9D"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2497BEE3"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6C82DC0F" w14:textId="77777777" w:rsidR="00DB125D" w:rsidRPr="00ED2850" w:rsidRDefault="00DB125D" w:rsidP="00DB125D">
            <w:pPr>
              <w:rPr>
                <w:color w:val="000000"/>
                <w:sz w:val="16"/>
                <w:szCs w:val="16"/>
              </w:rPr>
            </w:pPr>
            <w:r w:rsidRPr="00ED2850">
              <w:rPr>
                <w:color w:val="000000"/>
                <w:sz w:val="16"/>
                <w:szCs w:val="16"/>
              </w:rPr>
              <w:t>Verificación permanente en la entrega de incentivos</w:t>
            </w:r>
          </w:p>
        </w:tc>
        <w:tc>
          <w:tcPr>
            <w:tcW w:w="697" w:type="dxa"/>
            <w:vMerge w:val="restart"/>
            <w:tcBorders>
              <w:top w:val="nil"/>
              <w:left w:val="single" w:sz="4" w:space="0" w:color="auto"/>
              <w:bottom w:val="single" w:sz="4" w:space="0" w:color="000000"/>
              <w:right w:val="single" w:sz="4" w:space="0" w:color="auto"/>
            </w:tcBorders>
            <w:shd w:val="clear" w:color="auto" w:fill="auto"/>
            <w:vAlign w:val="center"/>
          </w:tcPr>
          <w:p w14:paraId="7341243B"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000000"/>
              <w:right w:val="single" w:sz="4" w:space="0" w:color="auto"/>
            </w:tcBorders>
            <w:shd w:val="clear" w:color="auto" w:fill="auto"/>
            <w:vAlign w:val="center"/>
          </w:tcPr>
          <w:p w14:paraId="2517E425" w14:textId="77777777" w:rsidR="00DB125D" w:rsidRPr="00ED2850" w:rsidRDefault="00DB125D" w:rsidP="00DB125D">
            <w:pPr>
              <w:jc w:val="center"/>
              <w:rPr>
                <w:color w:val="000000"/>
                <w:sz w:val="16"/>
                <w:szCs w:val="16"/>
              </w:rPr>
            </w:pPr>
            <w:r w:rsidRPr="00ED2850">
              <w:rPr>
                <w:color w:val="000000"/>
                <w:sz w:val="16"/>
                <w:szCs w:val="16"/>
              </w:rPr>
              <w:t>5,8</w:t>
            </w:r>
          </w:p>
        </w:tc>
        <w:tc>
          <w:tcPr>
            <w:tcW w:w="697" w:type="dxa"/>
            <w:vMerge/>
            <w:tcBorders>
              <w:top w:val="nil"/>
              <w:left w:val="single" w:sz="4" w:space="0" w:color="auto"/>
              <w:bottom w:val="single" w:sz="4" w:space="0" w:color="auto"/>
              <w:right w:val="single" w:sz="4" w:space="0" w:color="auto"/>
            </w:tcBorders>
            <w:vAlign w:val="center"/>
          </w:tcPr>
          <w:p w14:paraId="20982AE5"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08B269AA" w14:textId="77777777" w:rsidR="00DB125D" w:rsidRPr="00ED2850" w:rsidRDefault="00DB125D" w:rsidP="00DB125D">
            <w:pPr>
              <w:rPr>
                <w:sz w:val="16"/>
                <w:szCs w:val="16"/>
              </w:rPr>
            </w:pPr>
          </w:p>
        </w:tc>
      </w:tr>
      <w:tr w:rsidR="00DB125D" w:rsidRPr="00ED2850" w14:paraId="26EB4E3D"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03027314"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100583A3"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3E97AEA1" w14:textId="77777777" w:rsidR="00DB125D" w:rsidRPr="00ED2850" w:rsidRDefault="00DB125D" w:rsidP="00DB125D">
            <w:pPr>
              <w:jc w:val="center"/>
              <w:rPr>
                <w:color w:val="000000"/>
                <w:sz w:val="16"/>
                <w:szCs w:val="16"/>
              </w:rPr>
            </w:pPr>
            <w:r w:rsidRPr="00ED2850">
              <w:rPr>
                <w:color w:val="000000"/>
                <w:sz w:val="16"/>
                <w:szCs w:val="16"/>
              </w:rPr>
              <w:t>Reunir a la comunidad</w:t>
            </w:r>
          </w:p>
        </w:tc>
        <w:tc>
          <w:tcPr>
            <w:tcW w:w="2284" w:type="dxa"/>
            <w:tcBorders>
              <w:top w:val="nil"/>
              <w:left w:val="nil"/>
              <w:bottom w:val="single" w:sz="4" w:space="0" w:color="auto"/>
              <w:right w:val="single" w:sz="4" w:space="0" w:color="auto"/>
            </w:tcBorders>
            <w:shd w:val="clear" w:color="auto" w:fill="auto"/>
            <w:vAlign w:val="center"/>
          </w:tcPr>
          <w:p w14:paraId="5C13199F" w14:textId="77777777" w:rsidR="00DB125D" w:rsidRPr="00ED2850" w:rsidRDefault="00DB125D" w:rsidP="00DB125D">
            <w:pPr>
              <w:rPr>
                <w:color w:val="000000"/>
                <w:sz w:val="16"/>
                <w:szCs w:val="16"/>
              </w:rPr>
            </w:pPr>
            <w:r w:rsidRPr="00ED2850">
              <w:rPr>
                <w:color w:val="000000"/>
                <w:sz w:val="16"/>
                <w:szCs w:val="16"/>
              </w:rPr>
              <w:t>No asistencia por parte de la comunidad a capacitaciones.</w:t>
            </w:r>
          </w:p>
        </w:tc>
        <w:tc>
          <w:tcPr>
            <w:tcW w:w="698" w:type="dxa"/>
            <w:tcBorders>
              <w:top w:val="nil"/>
              <w:left w:val="nil"/>
              <w:bottom w:val="single" w:sz="4" w:space="0" w:color="auto"/>
              <w:right w:val="single" w:sz="4" w:space="0" w:color="auto"/>
            </w:tcBorders>
            <w:shd w:val="clear" w:color="auto" w:fill="auto"/>
            <w:vAlign w:val="center"/>
          </w:tcPr>
          <w:p w14:paraId="63CADF5F"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78E82DF4"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7E37DFCD"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4091A68C"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2EAF1211" w14:textId="77777777" w:rsidR="00DB125D" w:rsidRPr="00ED2850" w:rsidRDefault="00DB125D" w:rsidP="00DB125D">
            <w:pPr>
              <w:jc w:val="center"/>
              <w:rPr>
                <w:color w:val="000000"/>
                <w:sz w:val="16"/>
                <w:szCs w:val="16"/>
              </w:rPr>
            </w:pPr>
            <w:r w:rsidRPr="00ED2850">
              <w:rPr>
                <w:color w:val="000000"/>
                <w:sz w:val="16"/>
                <w:szCs w:val="16"/>
              </w:rPr>
              <w:t>A</w:t>
            </w:r>
          </w:p>
        </w:tc>
        <w:tc>
          <w:tcPr>
            <w:tcW w:w="700" w:type="dxa"/>
            <w:tcBorders>
              <w:top w:val="nil"/>
              <w:left w:val="nil"/>
              <w:bottom w:val="single" w:sz="4" w:space="0" w:color="auto"/>
              <w:right w:val="single" w:sz="4" w:space="0" w:color="auto"/>
            </w:tcBorders>
            <w:shd w:val="clear" w:color="auto" w:fill="auto"/>
            <w:noWrap/>
            <w:vAlign w:val="center"/>
          </w:tcPr>
          <w:p w14:paraId="0D54DB6A" w14:textId="77777777" w:rsidR="00DB125D" w:rsidRPr="00ED2850" w:rsidRDefault="00DB125D" w:rsidP="00DB125D">
            <w:pPr>
              <w:jc w:val="center"/>
              <w:rPr>
                <w:color w:val="000000"/>
                <w:sz w:val="16"/>
                <w:szCs w:val="16"/>
              </w:rPr>
            </w:pPr>
            <w:r w:rsidRPr="00ED2850">
              <w:rPr>
                <w:color w:val="000000"/>
                <w:sz w:val="16"/>
                <w:szCs w:val="16"/>
              </w:rPr>
              <w:t>9</w:t>
            </w:r>
          </w:p>
        </w:tc>
        <w:tc>
          <w:tcPr>
            <w:tcW w:w="2303" w:type="dxa"/>
            <w:tcBorders>
              <w:top w:val="nil"/>
              <w:left w:val="nil"/>
              <w:bottom w:val="single" w:sz="4" w:space="0" w:color="auto"/>
              <w:right w:val="single" w:sz="4" w:space="0" w:color="auto"/>
            </w:tcBorders>
            <w:shd w:val="clear" w:color="auto" w:fill="auto"/>
            <w:vAlign w:val="center"/>
          </w:tcPr>
          <w:p w14:paraId="0B721EB1" w14:textId="77777777" w:rsidR="00DB125D" w:rsidRPr="00ED2850" w:rsidRDefault="00DB125D" w:rsidP="00DB125D">
            <w:pPr>
              <w:rPr>
                <w:color w:val="000000"/>
                <w:sz w:val="16"/>
                <w:szCs w:val="16"/>
              </w:rPr>
            </w:pPr>
            <w:r w:rsidRPr="00ED2850">
              <w:rPr>
                <w:color w:val="000000"/>
                <w:sz w:val="16"/>
                <w:szCs w:val="16"/>
              </w:rPr>
              <w:t>Visitas al sitio, actualización periódica de datos de la comunidad</w:t>
            </w:r>
          </w:p>
        </w:tc>
        <w:tc>
          <w:tcPr>
            <w:tcW w:w="697" w:type="dxa"/>
            <w:vMerge/>
            <w:tcBorders>
              <w:top w:val="nil"/>
              <w:left w:val="single" w:sz="4" w:space="0" w:color="auto"/>
              <w:bottom w:val="single" w:sz="4" w:space="0" w:color="000000"/>
              <w:right w:val="single" w:sz="4" w:space="0" w:color="auto"/>
            </w:tcBorders>
            <w:vAlign w:val="center"/>
          </w:tcPr>
          <w:p w14:paraId="34103415"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6CAAE3EA"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72F6837D"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761F396F" w14:textId="77777777" w:rsidR="00DB125D" w:rsidRPr="00ED2850" w:rsidRDefault="00DB125D" w:rsidP="00DB125D">
            <w:pPr>
              <w:rPr>
                <w:sz w:val="16"/>
                <w:szCs w:val="16"/>
              </w:rPr>
            </w:pPr>
          </w:p>
        </w:tc>
      </w:tr>
      <w:tr w:rsidR="00DB125D" w:rsidRPr="00ED2850" w14:paraId="72B35518"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2C2537D4"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2ADB864D"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42BBF9FC" w14:textId="77777777" w:rsidR="00DB125D" w:rsidRPr="00ED2850" w:rsidRDefault="00DB125D" w:rsidP="00DB125D">
            <w:pPr>
              <w:jc w:val="center"/>
              <w:rPr>
                <w:color w:val="000000"/>
                <w:sz w:val="16"/>
                <w:szCs w:val="16"/>
              </w:rPr>
            </w:pPr>
            <w:r w:rsidRPr="00ED2850">
              <w:rPr>
                <w:color w:val="000000"/>
                <w:sz w:val="16"/>
                <w:szCs w:val="16"/>
              </w:rPr>
              <w:t>Capacitación de la comunidad</w:t>
            </w:r>
          </w:p>
        </w:tc>
        <w:tc>
          <w:tcPr>
            <w:tcW w:w="2284" w:type="dxa"/>
            <w:tcBorders>
              <w:top w:val="nil"/>
              <w:left w:val="nil"/>
              <w:bottom w:val="single" w:sz="4" w:space="0" w:color="auto"/>
              <w:right w:val="single" w:sz="4" w:space="0" w:color="auto"/>
            </w:tcBorders>
            <w:shd w:val="clear" w:color="auto" w:fill="auto"/>
            <w:vAlign w:val="center"/>
          </w:tcPr>
          <w:p w14:paraId="4072135C" w14:textId="77777777" w:rsidR="00DB125D" w:rsidRPr="00ED2850" w:rsidRDefault="00DB125D" w:rsidP="00DB125D">
            <w:pPr>
              <w:rPr>
                <w:color w:val="000000"/>
                <w:sz w:val="16"/>
                <w:szCs w:val="16"/>
              </w:rPr>
            </w:pPr>
            <w:r w:rsidRPr="00ED2850">
              <w:rPr>
                <w:color w:val="000000"/>
                <w:sz w:val="16"/>
                <w:szCs w:val="16"/>
              </w:rPr>
              <w:t>No cumplimiento de programas y temas de capacitación.</w:t>
            </w:r>
          </w:p>
        </w:tc>
        <w:tc>
          <w:tcPr>
            <w:tcW w:w="698" w:type="dxa"/>
            <w:tcBorders>
              <w:top w:val="nil"/>
              <w:left w:val="nil"/>
              <w:bottom w:val="single" w:sz="4" w:space="0" w:color="auto"/>
              <w:right w:val="single" w:sz="4" w:space="0" w:color="auto"/>
            </w:tcBorders>
            <w:shd w:val="clear" w:color="auto" w:fill="auto"/>
            <w:vAlign w:val="center"/>
          </w:tcPr>
          <w:p w14:paraId="735D8FF4"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6768742E"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2D3E0252"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3EEBD610"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787FE838"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5DFCA653"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4085B344" w14:textId="77777777" w:rsidR="00DB125D" w:rsidRPr="00ED2850" w:rsidRDefault="00DB125D" w:rsidP="00DB125D">
            <w:pPr>
              <w:rPr>
                <w:color w:val="000000"/>
                <w:sz w:val="16"/>
                <w:szCs w:val="16"/>
              </w:rPr>
            </w:pPr>
            <w:r w:rsidRPr="00ED2850">
              <w:rPr>
                <w:color w:val="000000"/>
                <w:sz w:val="16"/>
                <w:szCs w:val="16"/>
              </w:rPr>
              <w:t>Certificación de la visita en sitio por parte de la entidad</w:t>
            </w:r>
          </w:p>
        </w:tc>
        <w:tc>
          <w:tcPr>
            <w:tcW w:w="697" w:type="dxa"/>
            <w:vMerge/>
            <w:tcBorders>
              <w:top w:val="nil"/>
              <w:left w:val="single" w:sz="4" w:space="0" w:color="auto"/>
              <w:bottom w:val="single" w:sz="4" w:space="0" w:color="000000"/>
              <w:right w:val="single" w:sz="4" w:space="0" w:color="auto"/>
            </w:tcBorders>
            <w:vAlign w:val="center"/>
          </w:tcPr>
          <w:p w14:paraId="643B0DD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488FF981"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5663AD5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48FED161" w14:textId="77777777" w:rsidR="00DB125D" w:rsidRPr="00ED2850" w:rsidRDefault="00DB125D" w:rsidP="00DB125D">
            <w:pPr>
              <w:rPr>
                <w:sz w:val="16"/>
                <w:szCs w:val="16"/>
              </w:rPr>
            </w:pPr>
          </w:p>
        </w:tc>
      </w:tr>
      <w:tr w:rsidR="00DB125D" w:rsidRPr="00ED2850" w14:paraId="341DD596" w14:textId="77777777" w:rsidTr="00DB125D">
        <w:trPr>
          <w:trHeight w:val="900"/>
        </w:trPr>
        <w:tc>
          <w:tcPr>
            <w:tcW w:w="577" w:type="dxa"/>
            <w:vMerge/>
            <w:tcBorders>
              <w:top w:val="nil"/>
              <w:left w:val="single" w:sz="4" w:space="0" w:color="auto"/>
              <w:bottom w:val="single" w:sz="4" w:space="0" w:color="000000"/>
              <w:right w:val="single" w:sz="4" w:space="0" w:color="auto"/>
            </w:tcBorders>
            <w:vAlign w:val="center"/>
          </w:tcPr>
          <w:p w14:paraId="64D47845"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4616E754"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77B54972" w14:textId="77777777" w:rsidR="00DB125D" w:rsidRPr="00ED2850" w:rsidRDefault="00DB125D" w:rsidP="00DB125D">
            <w:pPr>
              <w:jc w:val="center"/>
              <w:rPr>
                <w:color w:val="000000"/>
                <w:sz w:val="16"/>
                <w:szCs w:val="16"/>
              </w:rPr>
            </w:pPr>
            <w:r w:rsidRPr="00ED2850">
              <w:rPr>
                <w:color w:val="000000"/>
                <w:sz w:val="16"/>
                <w:szCs w:val="16"/>
              </w:rPr>
              <w:t>Recolección y reporte de sugerencias y necesidades</w:t>
            </w:r>
          </w:p>
        </w:tc>
        <w:tc>
          <w:tcPr>
            <w:tcW w:w="2284" w:type="dxa"/>
            <w:tcBorders>
              <w:top w:val="nil"/>
              <w:left w:val="nil"/>
              <w:bottom w:val="single" w:sz="4" w:space="0" w:color="auto"/>
              <w:right w:val="single" w:sz="4" w:space="0" w:color="auto"/>
            </w:tcBorders>
            <w:shd w:val="clear" w:color="auto" w:fill="auto"/>
            <w:vAlign w:val="center"/>
          </w:tcPr>
          <w:p w14:paraId="00CF82A5" w14:textId="77777777" w:rsidR="00DB125D" w:rsidRPr="00ED2850" w:rsidRDefault="00DB125D" w:rsidP="00DB125D">
            <w:pPr>
              <w:rPr>
                <w:color w:val="000000"/>
                <w:sz w:val="16"/>
                <w:szCs w:val="16"/>
              </w:rPr>
            </w:pPr>
            <w:r w:rsidRPr="00ED2850">
              <w:rPr>
                <w:color w:val="000000"/>
                <w:sz w:val="16"/>
                <w:szCs w:val="16"/>
              </w:rPr>
              <w:t>Insatisfacción de los clientes frente al proceso.</w:t>
            </w:r>
          </w:p>
        </w:tc>
        <w:tc>
          <w:tcPr>
            <w:tcW w:w="698" w:type="dxa"/>
            <w:tcBorders>
              <w:top w:val="nil"/>
              <w:left w:val="nil"/>
              <w:bottom w:val="single" w:sz="4" w:space="0" w:color="auto"/>
              <w:right w:val="single" w:sz="4" w:space="0" w:color="auto"/>
            </w:tcBorders>
            <w:shd w:val="clear" w:color="auto" w:fill="auto"/>
            <w:vAlign w:val="center"/>
          </w:tcPr>
          <w:p w14:paraId="33D39A88"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57DC1BC9"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3222E532"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7FBF71FF"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6E8544BC"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09AADF4E" w14:textId="77777777" w:rsidR="00DB125D" w:rsidRPr="00ED2850" w:rsidRDefault="00DB125D" w:rsidP="00DB125D">
            <w:pPr>
              <w:jc w:val="center"/>
              <w:rPr>
                <w:color w:val="000000"/>
                <w:sz w:val="16"/>
                <w:szCs w:val="16"/>
              </w:rPr>
            </w:pPr>
            <w:r w:rsidRPr="00ED2850">
              <w:rPr>
                <w:color w:val="000000"/>
                <w:sz w:val="16"/>
                <w:szCs w:val="16"/>
              </w:rPr>
              <w:t>6</w:t>
            </w:r>
          </w:p>
        </w:tc>
        <w:tc>
          <w:tcPr>
            <w:tcW w:w="2303" w:type="dxa"/>
            <w:tcBorders>
              <w:top w:val="nil"/>
              <w:left w:val="nil"/>
              <w:bottom w:val="single" w:sz="4" w:space="0" w:color="auto"/>
              <w:right w:val="single" w:sz="4" w:space="0" w:color="auto"/>
            </w:tcBorders>
            <w:shd w:val="clear" w:color="auto" w:fill="auto"/>
            <w:vAlign w:val="center"/>
          </w:tcPr>
          <w:p w14:paraId="7B456250" w14:textId="77777777" w:rsidR="00DB125D" w:rsidRPr="00ED2850" w:rsidRDefault="00DB125D" w:rsidP="00DB125D">
            <w:pPr>
              <w:rPr>
                <w:color w:val="000000"/>
                <w:sz w:val="16"/>
                <w:szCs w:val="16"/>
              </w:rPr>
            </w:pPr>
            <w:r w:rsidRPr="00ED2850">
              <w:rPr>
                <w:color w:val="000000"/>
                <w:sz w:val="16"/>
                <w:szCs w:val="16"/>
              </w:rPr>
              <w:t>Evaluación periódica, análisis de sugerencias</w:t>
            </w:r>
          </w:p>
        </w:tc>
        <w:tc>
          <w:tcPr>
            <w:tcW w:w="697" w:type="dxa"/>
            <w:vMerge/>
            <w:tcBorders>
              <w:top w:val="nil"/>
              <w:left w:val="single" w:sz="4" w:space="0" w:color="auto"/>
              <w:bottom w:val="single" w:sz="4" w:space="0" w:color="000000"/>
              <w:right w:val="single" w:sz="4" w:space="0" w:color="auto"/>
            </w:tcBorders>
            <w:vAlign w:val="center"/>
          </w:tcPr>
          <w:p w14:paraId="2FD992FF"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000000"/>
              <w:right w:val="single" w:sz="4" w:space="0" w:color="auto"/>
            </w:tcBorders>
            <w:vAlign w:val="center"/>
          </w:tcPr>
          <w:p w14:paraId="48E904E5"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2E6DB13D"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41354827" w14:textId="77777777" w:rsidR="00DB125D" w:rsidRPr="00ED2850" w:rsidRDefault="00DB125D" w:rsidP="00DB125D">
            <w:pPr>
              <w:rPr>
                <w:sz w:val="16"/>
                <w:szCs w:val="16"/>
              </w:rPr>
            </w:pPr>
          </w:p>
        </w:tc>
      </w:tr>
      <w:tr w:rsidR="00DB125D" w:rsidRPr="00ED2850" w14:paraId="0102B90F"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7797B807" w14:textId="77777777" w:rsidR="00DB125D" w:rsidRPr="00ED2850" w:rsidRDefault="00DB125D" w:rsidP="00DB125D">
            <w:pPr>
              <w:rPr>
                <w:color w:val="000000"/>
                <w:sz w:val="16"/>
                <w:szCs w:val="16"/>
              </w:rPr>
            </w:pPr>
          </w:p>
        </w:tc>
        <w:tc>
          <w:tcPr>
            <w:tcW w:w="877" w:type="dxa"/>
            <w:vMerge w:val="restart"/>
            <w:tcBorders>
              <w:top w:val="nil"/>
              <w:left w:val="single" w:sz="4" w:space="0" w:color="auto"/>
              <w:bottom w:val="single" w:sz="4" w:space="0" w:color="auto"/>
              <w:right w:val="single" w:sz="4" w:space="0" w:color="auto"/>
            </w:tcBorders>
            <w:shd w:val="clear" w:color="auto" w:fill="auto"/>
            <w:textDirection w:val="btLr"/>
            <w:vAlign w:val="center"/>
          </w:tcPr>
          <w:p w14:paraId="127BCAE6" w14:textId="77777777" w:rsidR="00DB125D" w:rsidRPr="00ED2850" w:rsidRDefault="00DB125D" w:rsidP="00DB125D">
            <w:pPr>
              <w:jc w:val="center"/>
              <w:rPr>
                <w:color w:val="000000"/>
                <w:sz w:val="16"/>
                <w:szCs w:val="16"/>
              </w:rPr>
            </w:pPr>
            <w:r w:rsidRPr="00ED2850">
              <w:rPr>
                <w:color w:val="000000"/>
                <w:sz w:val="16"/>
                <w:szCs w:val="16"/>
              </w:rPr>
              <w:t>COMPENSATORIO</w:t>
            </w:r>
          </w:p>
        </w:tc>
        <w:tc>
          <w:tcPr>
            <w:tcW w:w="1653" w:type="dxa"/>
            <w:tcBorders>
              <w:top w:val="nil"/>
              <w:left w:val="nil"/>
              <w:bottom w:val="single" w:sz="4" w:space="0" w:color="auto"/>
              <w:right w:val="single" w:sz="4" w:space="0" w:color="auto"/>
            </w:tcBorders>
            <w:shd w:val="clear" w:color="auto" w:fill="auto"/>
            <w:vAlign w:val="center"/>
          </w:tcPr>
          <w:p w14:paraId="322391D4" w14:textId="77777777" w:rsidR="00DB125D" w:rsidRPr="00ED2850" w:rsidRDefault="00DB125D" w:rsidP="00DB125D">
            <w:pPr>
              <w:jc w:val="center"/>
              <w:rPr>
                <w:color w:val="000000"/>
                <w:sz w:val="16"/>
                <w:szCs w:val="16"/>
              </w:rPr>
            </w:pPr>
            <w:r w:rsidRPr="00ED2850">
              <w:rPr>
                <w:color w:val="000000"/>
                <w:sz w:val="16"/>
                <w:szCs w:val="16"/>
              </w:rPr>
              <w:t>Preparación de información</w:t>
            </w:r>
          </w:p>
        </w:tc>
        <w:tc>
          <w:tcPr>
            <w:tcW w:w="2284" w:type="dxa"/>
            <w:tcBorders>
              <w:top w:val="nil"/>
              <w:left w:val="nil"/>
              <w:bottom w:val="single" w:sz="4" w:space="0" w:color="auto"/>
              <w:right w:val="single" w:sz="4" w:space="0" w:color="auto"/>
            </w:tcBorders>
            <w:shd w:val="clear" w:color="auto" w:fill="auto"/>
            <w:vAlign w:val="center"/>
          </w:tcPr>
          <w:p w14:paraId="199E354E" w14:textId="77777777" w:rsidR="00DB125D" w:rsidRPr="00ED2850" w:rsidRDefault="00DB125D" w:rsidP="00DB125D">
            <w:pPr>
              <w:rPr>
                <w:color w:val="000000"/>
                <w:sz w:val="16"/>
                <w:szCs w:val="16"/>
              </w:rPr>
            </w:pPr>
            <w:r w:rsidRPr="00ED2850">
              <w:rPr>
                <w:color w:val="000000"/>
                <w:sz w:val="16"/>
                <w:szCs w:val="16"/>
              </w:rPr>
              <w:t>Fallas en el análisis de la información.</w:t>
            </w:r>
          </w:p>
        </w:tc>
        <w:tc>
          <w:tcPr>
            <w:tcW w:w="698" w:type="dxa"/>
            <w:tcBorders>
              <w:top w:val="nil"/>
              <w:left w:val="nil"/>
              <w:bottom w:val="single" w:sz="4" w:space="0" w:color="auto"/>
              <w:right w:val="single" w:sz="4" w:space="0" w:color="auto"/>
            </w:tcBorders>
            <w:shd w:val="clear" w:color="auto" w:fill="auto"/>
            <w:vAlign w:val="center"/>
          </w:tcPr>
          <w:p w14:paraId="656FA928"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07B949BD"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6A4E81D8"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60D81F6C"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5E3A57E9"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tcBorders>
              <w:top w:val="nil"/>
              <w:left w:val="nil"/>
              <w:bottom w:val="single" w:sz="4" w:space="0" w:color="auto"/>
              <w:right w:val="single" w:sz="4" w:space="0" w:color="auto"/>
            </w:tcBorders>
            <w:shd w:val="clear" w:color="auto" w:fill="auto"/>
            <w:noWrap/>
            <w:vAlign w:val="center"/>
          </w:tcPr>
          <w:p w14:paraId="7F4B7223"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0C66A985" w14:textId="77777777" w:rsidR="00DB125D" w:rsidRPr="00ED2850" w:rsidRDefault="00DB125D" w:rsidP="00DB125D">
            <w:pPr>
              <w:rPr>
                <w:color w:val="000000"/>
                <w:sz w:val="16"/>
                <w:szCs w:val="16"/>
              </w:rPr>
            </w:pPr>
            <w:r w:rsidRPr="00ED2850">
              <w:rPr>
                <w:color w:val="000000"/>
                <w:sz w:val="16"/>
                <w:szCs w:val="16"/>
              </w:rPr>
              <w:t>Control del desarrollo de informes, capacitación de requerimientos</w:t>
            </w:r>
          </w:p>
        </w:tc>
        <w:tc>
          <w:tcPr>
            <w:tcW w:w="697" w:type="dxa"/>
            <w:vMerge w:val="restart"/>
            <w:tcBorders>
              <w:top w:val="nil"/>
              <w:left w:val="single" w:sz="4" w:space="0" w:color="auto"/>
              <w:bottom w:val="single" w:sz="4" w:space="0" w:color="auto"/>
              <w:right w:val="single" w:sz="4" w:space="0" w:color="auto"/>
            </w:tcBorders>
            <w:shd w:val="clear" w:color="auto" w:fill="auto"/>
            <w:vAlign w:val="center"/>
          </w:tcPr>
          <w:p w14:paraId="59821015" w14:textId="77777777" w:rsidR="00DB125D" w:rsidRPr="00ED2850" w:rsidRDefault="00DB125D" w:rsidP="00DB125D">
            <w:pPr>
              <w:jc w:val="center"/>
              <w:rPr>
                <w:color w:val="000000"/>
                <w:sz w:val="16"/>
                <w:szCs w:val="16"/>
              </w:rPr>
            </w:pPr>
            <w:r w:rsidRPr="00ED2850">
              <w:rPr>
                <w:color w:val="000000"/>
                <w:sz w:val="16"/>
                <w:szCs w:val="16"/>
              </w:rPr>
              <w:t>B</w:t>
            </w:r>
          </w:p>
        </w:tc>
        <w:tc>
          <w:tcPr>
            <w:tcW w:w="700" w:type="dxa"/>
            <w:vMerge w:val="restart"/>
            <w:tcBorders>
              <w:top w:val="nil"/>
              <w:left w:val="single" w:sz="4" w:space="0" w:color="auto"/>
              <w:bottom w:val="single" w:sz="4" w:space="0" w:color="auto"/>
              <w:right w:val="single" w:sz="4" w:space="0" w:color="auto"/>
            </w:tcBorders>
            <w:shd w:val="clear" w:color="auto" w:fill="auto"/>
            <w:vAlign w:val="center"/>
          </w:tcPr>
          <w:p w14:paraId="6DAFDB61" w14:textId="77777777" w:rsidR="00DB125D" w:rsidRPr="00ED2850" w:rsidRDefault="00DB125D" w:rsidP="00DB125D">
            <w:pPr>
              <w:jc w:val="center"/>
              <w:rPr>
                <w:color w:val="000000"/>
                <w:sz w:val="16"/>
                <w:szCs w:val="16"/>
              </w:rPr>
            </w:pPr>
            <w:r w:rsidRPr="00ED2850">
              <w:rPr>
                <w:color w:val="000000"/>
                <w:sz w:val="16"/>
                <w:szCs w:val="16"/>
              </w:rPr>
              <w:t>5,7</w:t>
            </w:r>
          </w:p>
        </w:tc>
        <w:tc>
          <w:tcPr>
            <w:tcW w:w="697" w:type="dxa"/>
            <w:vMerge/>
            <w:tcBorders>
              <w:top w:val="nil"/>
              <w:left w:val="single" w:sz="4" w:space="0" w:color="auto"/>
              <w:bottom w:val="single" w:sz="4" w:space="0" w:color="auto"/>
              <w:right w:val="single" w:sz="4" w:space="0" w:color="auto"/>
            </w:tcBorders>
            <w:vAlign w:val="center"/>
          </w:tcPr>
          <w:p w14:paraId="0E800BB5"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614DCEC8" w14:textId="77777777" w:rsidR="00DB125D" w:rsidRPr="00ED2850" w:rsidRDefault="00DB125D" w:rsidP="00DB125D">
            <w:pPr>
              <w:rPr>
                <w:sz w:val="16"/>
                <w:szCs w:val="16"/>
              </w:rPr>
            </w:pPr>
          </w:p>
        </w:tc>
      </w:tr>
      <w:tr w:rsidR="00DB125D" w:rsidRPr="00ED2850" w14:paraId="52502F48" w14:textId="77777777" w:rsidTr="00DB125D">
        <w:trPr>
          <w:trHeight w:val="900"/>
        </w:trPr>
        <w:tc>
          <w:tcPr>
            <w:tcW w:w="577" w:type="dxa"/>
            <w:vMerge/>
            <w:tcBorders>
              <w:top w:val="nil"/>
              <w:left w:val="single" w:sz="4" w:space="0" w:color="auto"/>
              <w:bottom w:val="single" w:sz="4" w:space="0" w:color="000000"/>
              <w:right w:val="single" w:sz="4" w:space="0" w:color="auto"/>
            </w:tcBorders>
            <w:vAlign w:val="center"/>
          </w:tcPr>
          <w:p w14:paraId="6082253A"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7BDB056C"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1C6C065C" w14:textId="77777777" w:rsidR="00DB125D" w:rsidRPr="00ED2850" w:rsidRDefault="00DB125D" w:rsidP="00DB125D">
            <w:pPr>
              <w:jc w:val="center"/>
              <w:rPr>
                <w:color w:val="000000"/>
                <w:sz w:val="16"/>
                <w:szCs w:val="16"/>
              </w:rPr>
            </w:pPr>
            <w:r w:rsidRPr="00ED2850">
              <w:rPr>
                <w:color w:val="000000"/>
                <w:sz w:val="16"/>
                <w:szCs w:val="16"/>
              </w:rPr>
              <w:t>Entrega de información</w:t>
            </w:r>
          </w:p>
        </w:tc>
        <w:tc>
          <w:tcPr>
            <w:tcW w:w="2284" w:type="dxa"/>
            <w:tcBorders>
              <w:top w:val="nil"/>
              <w:left w:val="nil"/>
              <w:bottom w:val="single" w:sz="4" w:space="0" w:color="auto"/>
              <w:right w:val="single" w:sz="4" w:space="0" w:color="auto"/>
            </w:tcBorders>
            <w:shd w:val="clear" w:color="auto" w:fill="auto"/>
            <w:vAlign w:val="center"/>
          </w:tcPr>
          <w:p w14:paraId="773CB04A" w14:textId="77777777" w:rsidR="00DB125D" w:rsidRPr="00ED2850" w:rsidRDefault="00DB125D" w:rsidP="00DB125D">
            <w:pPr>
              <w:rPr>
                <w:color w:val="000000"/>
                <w:sz w:val="16"/>
                <w:szCs w:val="16"/>
              </w:rPr>
            </w:pPr>
            <w:r w:rsidRPr="00ED2850">
              <w:rPr>
                <w:color w:val="000000"/>
                <w:sz w:val="16"/>
                <w:szCs w:val="16"/>
              </w:rPr>
              <w:t>Perdida de la información o robo de la misma.</w:t>
            </w:r>
            <w:r w:rsidRPr="00ED2850">
              <w:rPr>
                <w:color w:val="000000"/>
                <w:sz w:val="16"/>
                <w:szCs w:val="16"/>
              </w:rPr>
              <w:br/>
              <w:t>Revelación de información confidencial.</w:t>
            </w:r>
          </w:p>
        </w:tc>
        <w:tc>
          <w:tcPr>
            <w:tcW w:w="698" w:type="dxa"/>
            <w:tcBorders>
              <w:top w:val="nil"/>
              <w:left w:val="nil"/>
              <w:bottom w:val="single" w:sz="4" w:space="0" w:color="auto"/>
              <w:right w:val="single" w:sz="4" w:space="0" w:color="auto"/>
            </w:tcBorders>
            <w:shd w:val="clear" w:color="auto" w:fill="auto"/>
            <w:vAlign w:val="center"/>
          </w:tcPr>
          <w:p w14:paraId="6E4401EA" w14:textId="77777777" w:rsidR="00DB125D" w:rsidRPr="00ED2850" w:rsidRDefault="00DB125D" w:rsidP="00DB125D">
            <w:pPr>
              <w:jc w:val="center"/>
              <w:rPr>
                <w:color w:val="000000"/>
                <w:sz w:val="16"/>
                <w:szCs w:val="16"/>
              </w:rPr>
            </w:pPr>
            <w:r w:rsidRPr="00ED2850">
              <w:rPr>
                <w:color w:val="000000"/>
                <w:sz w:val="16"/>
                <w:szCs w:val="16"/>
              </w:rPr>
              <w:t>M</w:t>
            </w:r>
          </w:p>
        </w:tc>
        <w:tc>
          <w:tcPr>
            <w:tcW w:w="659" w:type="dxa"/>
            <w:tcBorders>
              <w:top w:val="nil"/>
              <w:left w:val="nil"/>
              <w:bottom w:val="single" w:sz="4" w:space="0" w:color="auto"/>
              <w:right w:val="single" w:sz="4" w:space="0" w:color="auto"/>
            </w:tcBorders>
            <w:shd w:val="clear" w:color="auto" w:fill="auto"/>
            <w:vAlign w:val="center"/>
          </w:tcPr>
          <w:p w14:paraId="420A51BD" w14:textId="77777777" w:rsidR="00DB125D" w:rsidRPr="00ED2850" w:rsidRDefault="00DB125D" w:rsidP="00DB125D">
            <w:pPr>
              <w:jc w:val="center"/>
              <w:rPr>
                <w:color w:val="000000"/>
                <w:sz w:val="16"/>
                <w:szCs w:val="16"/>
              </w:rPr>
            </w:pPr>
            <w:r w:rsidRPr="00ED2850">
              <w:rPr>
                <w:color w:val="000000"/>
                <w:sz w:val="16"/>
                <w:szCs w:val="16"/>
              </w:rPr>
              <w:t>3</w:t>
            </w:r>
          </w:p>
        </w:tc>
        <w:tc>
          <w:tcPr>
            <w:tcW w:w="698" w:type="dxa"/>
            <w:tcBorders>
              <w:top w:val="nil"/>
              <w:left w:val="nil"/>
              <w:bottom w:val="single" w:sz="4" w:space="0" w:color="auto"/>
              <w:right w:val="single" w:sz="4" w:space="0" w:color="auto"/>
            </w:tcBorders>
            <w:shd w:val="clear" w:color="auto" w:fill="auto"/>
            <w:vAlign w:val="center"/>
          </w:tcPr>
          <w:p w14:paraId="20EE9083" w14:textId="77777777" w:rsidR="00DB125D" w:rsidRPr="00ED2850" w:rsidRDefault="00DB125D" w:rsidP="00DB125D">
            <w:pPr>
              <w:jc w:val="center"/>
              <w:rPr>
                <w:color w:val="000000"/>
                <w:sz w:val="16"/>
                <w:szCs w:val="16"/>
              </w:rPr>
            </w:pPr>
            <w:r w:rsidRPr="00ED2850">
              <w:rPr>
                <w:color w:val="000000"/>
                <w:sz w:val="16"/>
                <w:szCs w:val="16"/>
              </w:rPr>
              <w:t>M</w:t>
            </w:r>
          </w:p>
        </w:tc>
        <w:tc>
          <w:tcPr>
            <w:tcW w:w="699" w:type="dxa"/>
            <w:tcBorders>
              <w:top w:val="nil"/>
              <w:left w:val="nil"/>
              <w:bottom w:val="single" w:sz="4" w:space="0" w:color="auto"/>
              <w:right w:val="single" w:sz="4" w:space="0" w:color="auto"/>
            </w:tcBorders>
            <w:shd w:val="clear" w:color="auto" w:fill="auto"/>
            <w:vAlign w:val="center"/>
          </w:tcPr>
          <w:p w14:paraId="7B2AA4B0" w14:textId="77777777" w:rsidR="00DB125D" w:rsidRPr="00ED2850" w:rsidRDefault="00DB125D" w:rsidP="00DB125D">
            <w:pPr>
              <w:jc w:val="center"/>
              <w:rPr>
                <w:color w:val="000000"/>
                <w:sz w:val="16"/>
                <w:szCs w:val="16"/>
              </w:rPr>
            </w:pPr>
            <w:r w:rsidRPr="00ED2850">
              <w:rPr>
                <w:color w:val="000000"/>
                <w:sz w:val="16"/>
                <w:szCs w:val="16"/>
              </w:rPr>
              <w:t>3</w:t>
            </w:r>
          </w:p>
        </w:tc>
        <w:tc>
          <w:tcPr>
            <w:tcW w:w="1118" w:type="dxa"/>
            <w:tcBorders>
              <w:top w:val="nil"/>
              <w:left w:val="nil"/>
              <w:bottom w:val="single" w:sz="4" w:space="0" w:color="auto"/>
              <w:right w:val="single" w:sz="4" w:space="0" w:color="auto"/>
            </w:tcBorders>
            <w:shd w:val="clear" w:color="auto" w:fill="auto"/>
            <w:vAlign w:val="center"/>
          </w:tcPr>
          <w:p w14:paraId="2DFCEF7F" w14:textId="77777777" w:rsidR="00DB125D" w:rsidRPr="00ED2850" w:rsidRDefault="00DB125D" w:rsidP="00DB125D">
            <w:pPr>
              <w:jc w:val="center"/>
              <w:rPr>
                <w:color w:val="000000"/>
                <w:sz w:val="16"/>
                <w:szCs w:val="16"/>
              </w:rPr>
            </w:pPr>
            <w:r w:rsidRPr="00ED2850">
              <w:rPr>
                <w:color w:val="000000"/>
                <w:sz w:val="16"/>
                <w:szCs w:val="16"/>
              </w:rPr>
              <w:t>A</w:t>
            </w:r>
          </w:p>
        </w:tc>
        <w:tc>
          <w:tcPr>
            <w:tcW w:w="700" w:type="dxa"/>
            <w:tcBorders>
              <w:top w:val="nil"/>
              <w:left w:val="nil"/>
              <w:bottom w:val="single" w:sz="4" w:space="0" w:color="auto"/>
              <w:right w:val="single" w:sz="4" w:space="0" w:color="auto"/>
            </w:tcBorders>
            <w:shd w:val="clear" w:color="auto" w:fill="auto"/>
            <w:noWrap/>
            <w:vAlign w:val="center"/>
          </w:tcPr>
          <w:p w14:paraId="5B7CA2D7" w14:textId="77777777" w:rsidR="00DB125D" w:rsidRPr="00ED2850" w:rsidRDefault="00DB125D" w:rsidP="00DB125D">
            <w:pPr>
              <w:jc w:val="center"/>
              <w:rPr>
                <w:color w:val="000000"/>
                <w:sz w:val="16"/>
                <w:szCs w:val="16"/>
              </w:rPr>
            </w:pPr>
            <w:r w:rsidRPr="00ED2850">
              <w:rPr>
                <w:color w:val="000000"/>
                <w:sz w:val="16"/>
                <w:szCs w:val="16"/>
              </w:rPr>
              <w:t>9</w:t>
            </w:r>
          </w:p>
        </w:tc>
        <w:tc>
          <w:tcPr>
            <w:tcW w:w="2303" w:type="dxa"/>
            <w:tcBorders>
              <w:top w:val="nil"/>
              <w:left w:val="nil"/>
              <w:bottom w:val="single" w:sz="4" w:space="0" w:color="auto"/>
              <w:right w:val="single" w:sz="4" w:space="0" w:color="auto"/>
            </w:tcBorders>
            <w:shd w:val="clear" w:color="auto" w:fill="auto"/>
            <w:vAlign w:val="center"/>
          </w:tcPr>
          <w:p w14:paraId="57800BCA" w14:textId="77777777" w:rsidR="00DB125D" w:rsidRPr="00ED2850" w:rsidRDefault="00DB125D" w:rsidP="00DB125D">
            <w:pPr>
              <w:rPr>
                <w:color w:val="000000"/>
                <w:sz w:val="16"/>
                <w:szCs w:val="16"/>
              </w:rPr>
            </w:pPr>
            <w:r w:rsidRPr="00ED2850">
              <w:rPr>
                <w:color w:val="000000"/>
                <w:sz w:val="16"/>
                <w:szCs w:val="16"/>
              </w:rPr>
              <w:t>Controles de acceso a la información, optimización de procedimientos</w:t>
            </w:r>
          </w:p>
        </w:tc>
        <w:tc>
          <w:tcPr>
            <w:tcW w:w="697" w:type="dxa"/>
            <w:vMerge/>
            <w:tcBorders>
              <w:top w:val="nil"/>
              <w:left w:val="single" w:sz="4" w:space="0" w:color="auto"/>
              <w:bottom w:val="single" w:sz="4" w:space="0" w:color="auto"/>
              <w:right w:val="single" w:sz="4" w:space="0" w:color="auto"/>
            </w:tcBorders>
            <w:vAlign w:val="center"/>
          </w:tcPr>
          <w:p w14:paraId="66511D9F"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50EA436A"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46290D81"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2FF7D918" w14:textId="77777777" w:rsidR="00DB125D" w:rsidRPr="00ED2850" w:rsidRDefault="00DB125D" w:rsidP="00DB125D">
            <w:pPr>
              <w:rPr>
                <w:sz w:val="16"/>
                <w:szCs w:val="16"/>
              </w:rPr>
            </w:pPr>
          </w:p>
        </w:tc>
      </w:tr>
      <w:tr w:rsidR="00DB125D" w:rsidRPr="00ED2850" w14:paraId="69828C2D" w14:textId="77777777" w:rsidTr="00DB125D">
        <w:trPr>
          <w:trHeight w:val="675"/>
        </w:trPr>
        <w:tc>
          <w:tcPr>
            <w:tcW w:w="577" w:type="dxa"/>
            <w:vMerge/>
            <w:tcBorders>
              <w:top w:val="nil"/>
              <w:left w:val="single" w:sz="4" w:space="0" w:color="auto"/>
              <w:bottom w:val="single" w:sz="4" w:space="0" w:color="000000"/>
              <w:right w:val="single" w:sz="4" w:space="0" w:color="auto"/>
            </w:tcBorders>
            <w:vAlign w:val="center"/>
          </w:tcPr>
          <w:p w14:paraId="6932B485" w14:textId="77777777" w:rsidR="00DB125D" w:rsidRPr="00ED2850" w:rsidRDefault="00DB125D" w:rsidP="00DB125D">
            <w:pPr>
              <w:rPr>
                <w:color w:val="000000"/>
                <w:sz w:val="16"/>
                <w:szCs w:val="16"/>
              </w:rPr>
            </w:pPr>
          </w:p>
        </w:tc>
        <w:tc>
          <w:tcPr>
            <w:tcW w:w="877" w:type="dxa"/>
            <w:vMerge/>
            <w:tcBorders>
              <w:top w:val="nil"/>
              <w:left w:val="single" w:sz="4" w:space="0" w:color="auto"/>
              <w:bottom w:val="single" w:sz="4" w:space="0" w:color="auto"/>
              <w:right w:val="single" w:sz="4" w:space="0" w:color="auto"/>
            </w:tcBorders>
            <w:vAlign w:val="center"/>
          </w:tcPr>
          <w:p w14:paraId="59444A93" w14:textId="77777777" w:rsidR="00DB125D" w:rsidRPr="00ED2850" w:rsidRDefault="00DB125D" w:rsidP="00DB125D">
            <w:pPr>
              <w:rPr>
                <w:color w:val="000000"/>
                <w:sz w:val="16"/>
                <w:szCs w:val="16"/>
              </w:rPr>
            </w:pPr>
          </w:p>
        </w:tc>
        <w:tc>
          <w:tcPr>
            <w:tcW w:w="1653" w:type="dxa"/>
            <w:tcBorders>
              <w:top w:val="nil"/>
              <w:left w:val="nil"/>
              <w:bottom w:val="single" w:sz="4" w:space="0" w:color="auto"/>
              <w:right w:val="single" w:sz="4" w:space="0" w:color="auto"/>
            </w:tcBorders>
            <w:shd w:val="clear" w:color="auto" w:fill="auto"/>
            <w:vAlign w:val="center"/>
          </w:tcPr>
          <w:p w14:paraId="2BEDD7B3" w14:textId="77777777" w:rsidR="00DB125D" w:rsidRPr="00ED2850" w:rsidRDefault="00DB125D" w:rsidP="00DB125D">
            <w:pPr>
              <w:jc w:val="center"/>
              <w:rPr>
                <w:color w:val="000000"/>
                <w:sz w:val="16"/>
                <w:szCs w:val="16"/>
              </w:rPr>
            </w:pPr>
            <w:r w:rsidRPr="00ED2850">
              <w:rPr>
                <w:color w:val="000000"/>
                <w:sz w:val="16"/>
                <w:szCs w:val="16"/>
              </w:rPr>
              <w:t>Clasificación de compensaciones</w:t>
            </w:r>
          </w:p>
        </w:tc>
        <w:tc>
          <w:tcPr>
            <w:tcW w:w="2284" w:type="dxa"/>
            <w:tcBorders>
              <w:top w:val="nil"/>
              <w:left w:val="nil"/>
              <w:bottom w:val="single" w:sz="4" w:space="0" w:color="auto"/>
              <w:right w:val="single" w:sz="4" w:space="0" w:color="auto"/>
            </w:tcBorders>
            <w:shd w:val="clear" w:color="auto" w:fill="auto"/>
            <w:vAlign w:val="center"/>
          </w:tcPr>
          <w:p w14:paraId="5E78AFE3" w14:textId="77777777" w:rsidR="00DB125D" w:rsidRPr="00ED2850" w:rsidRDefault="00DB125D" w:rsidP="00DB125D">
            <w:pPr>
              <w:rPr>
                <w:color w:val="000000"/>
                <w:sz w:val="16"/>
                <w:szCs w:val="16"/>
              </w:rPr>
            </w:pPr>
            <w:r w:rsidRPr="00ED2850">
              <w:rPr>
                <w:color w:val="000000"/>
                <w:sz w:val="16"/>
                <w:szCs w:val="16"/>
              </w:rPr>
              <w:t>Que no se pueda soportar o demostrar el aspecto de la compensación.</w:t>
            </w:r>
          </w:p>
        </w:tc>
        <w:tc>
          <w:tcPr>
            <w:tcW w:w="698" w:type="dxa"/>
            <w:tcBorders>
              <w:top w:val="nil"/>
              <w:left w:val="nil"/>
              <w:bottom w:val="single" w:sz="4" w:space="0" w:color="auto"/>
              <w:right w:val="single" w:sz="4" w:space="0" w:color="auto"/>
            </w:tcBorders>
            <w:shd w:val="clear" w:color="auto" w:fill="auto"/>
            <w:vAlign w:val="center"/>
          </w:tcPr>
          <w:p w14:paraId="57008AB4" w14:textId="77777777" w:rsidR="00DB125D" w:rsidRPr="00ED2850" w:rsidRDefault="00DB125D" w:rsidP="00DB125D">
            <w:pPr>
              <w:jc w:val="center"/>
              <w:rPr>
                <w:color w:val="000000"/>
                <w:sz w:val="16"/>
                <w:szCs w:val="16"/>
              </w:rPr>
            </w:pPr>
            <w:r w:rsidRPr="00ED2850">
              <w:rPr>
                <w:color w:val="000000"/>
                <w:sz w:val="16"/>
                <w:szCs w:val="16"/>
              </w:rPr>
              <w:t>B</w:t>
            </w:r>
          </w:p>
        </w:tc>
        <w:tc>
          <w:tcPr>
            <w:tcW w:w="659" w:type="dxa"/>
            <w:tcBorders>
              <w:top w:val="nil"/>
              <w:left w:val="nil"/>
              <w:bottom w:val="single" w:sz="4" w:space="0" w:color="auto"/>
              <w:right w:val="single" w:sz="4" w:space="0" w:color="auto"/>
            </w:tcBorders>
            <w:shd w:val="clear" w:color="auto" w:fill="auto"/>
            <w:vAlign w:val="center"/>
          </w:tcPr>
          <w:p w14:paraId="4AD6032A" w14:textId="77777777" w:rsidR="00DB125D" w:rsidRPr="00ED2850" w:rsidRDefault="00DB125D" w:rsidP="00DB125D">
            <w:pPr>
              <w:jc w:val="center"/>
              <w:rPr>
                <w:color w:val="000000"/>
                <w:sz w:val="16"/>
                <w:szCs w:val="16"/>
              </w:rPr>
            </w:pPr>
            <w:r w:rsidRPr="00ED2850">
              <w:rPr>
                <w:color w:val="000000"/>
                <w:sz w:val="16"/>
                <w:szCs w:val="16"/>
              </w:rPr>
              <w:t>2</w:t>
            </w:r>
          </w:p>
        </w:tc>
        <w:tc>
          <w:tcPr>
            <w:tcW w:w="698" w:type="dxa"/>
            <w:tcBorders>
              <w:top w:val="nil"/>
              <w:left w:val="nil"/>
              <w:bottom w:val="single" w:sz="4" w:space="0" w:color="auto"/>
              <w:right w:val="single" w:sz="4" w:space="0" w:color="auto"/>
            </w:tcBorders>
            <w:shd w:val="clear" w:color="auto" w:fill="auto"/>
            <w:vAlign w:val="center"/>
          </w:tcPr>
          <w:p w14:paraId="0F44520E" w14:textId="77777777" w:rsidR="00DB125D" w:rsidRPr="00ED2850" w:rsidRDefault="00DB125D" w:rsidP="00DB125D">
            <w:pPr>
              <w:jc w:val="center"/>
              <w:rPr>
                <w:color w:val="000000"/>
                <w:sz w:val="16"/>
                <w:szCs w:val="16"/>
              </w:rPr>
            </w:pPr>
            <w:r w:rsidRPr="00ED2850">
              <w:rPr>
                <w:color w:val="000000"/>
                <w:sz w:val="16"/>
                <w:szCs w:val="16"/>
              </w:rPr>
              <w:t>B</w:t>
            </w:r>
          </w:p>
        </w:tc>
        <w:tc>
          <w:tcPr>
            <w:tcW w:w="699" w:type="dxa"/>
            <w:tcBorders>
              <w:top w:val="nil"/>
              <w:left w:val="nil"/>
              <w:bottom w:val="single" w:sz="4" w:space="0" w:color="auto"/>
              <w:right w:val="single" w:sz="4" w:space="0" w:color="auto"/>
            </w:tcBorders>
            <w:shd w:val="clear" w:color="auto" w:fill="auto"/>
            <w:vAlign w:val="center"/>
          </w:tcPr>
          <w:p w14:paraId="4B0C96DC" w14:textId="77777777" w:rsidR="00DB125D" w:rsidRPr="00ED2850" w:rsidRDefault="00DB125D" w:rsidP="00DB125D">
            <w:pPr>
              <w:jc w:val="center"/>
              <w:rPr>
                <w:color w:val="000000"/>
                <w:sz w:val="16"/>
                <w:szCs w:val="16"/>
              </w:rPr>
            </w:pPr>
            <w:r w:rsidRPr="00ED2850">
              <w:rPr>
                <w:color w:val="000000"/>
                <w:sz w:val="16"/>
                <w:szCs w:val="16"/>
              </w:rPr>
              <w:t>2</w:t>
            </w:r>
          </w:p>
        </w:tc>
        <w:tc>
          <w:tcPr>
            <w:tcW w:w="1118" w:type="dxa"/>
            <w:tcBorders>
              <w:top w:val="nil"/>
              <w:left w:val="nil"/>
              <w:bottom w:val="single" w:sz="4" w:space="0" w:color="auto"/>
              <w:right w:val="single" w:sz="4" w:space="0" w:color="auto"/>
            </w:tcBorders>
            <w:shd w:val="clear" w:color="auto" w:fill="auto"/>
            <w:vAlign w:val="center"/>
          </w:tcPr>
          <w:p w14:paraId="3D046378" w14:textId="77777777" w:rsidR="00DB125D" w:rsidRPr="00ED2850" w:rsidRDefault="00DB125D" w:rsidP="00DB125D">
            <w:pPr>
              <w:jc w:val="center"/>
              <w:rPr>
                <w:color w:val="000000"/>
                <w:sz w:val="16"/>
                <w:szCs w:val="16"/>
              </w:rPr>
            </w:pPr>
            <w:r w:rsidRPr="00ED2850">
              <w:rPr>
                <w:color w:val="000000"/>
                <w:sz w:val="16"/>
                <w:szCs w:val="16"/>
              </w:rPr>
              <w:t>M</w:t>
            </w:r>
          </w:p>
        </w:tc>
        <w:tc>
          <w:tcPr>
            <w:tcW w:w="700" w:type="dxa"/>
            <w:tcBorders>
              <w:top w:val="nil"/>
              <w:left w:val="nil"/>
              <w:bottom w:val="single" w:sz="4" w:space="0" w:color="auto"/>
              <w:right w:val="single" w:sz="4" w:space="0" w:color="auto"/>
            </w:tcBorders>
            <w:shd w:val="clear" w:color="auto" w:fill="auto"/>
            <w:noWrap/>
            <w:vAlign w:val="center"/>
          </w:tcPr>
          <w:p w14:paraId="6C68BB7F" w14:textId="77777777" w:rsidR="00DB125D" w:rsidRPr="00ED2850" w:rsidRDefault="00DB125D" w:rsidP="00DB125D">
            <w:pPr>
              <w:jc w:val="center"/>
              <w:rPr>
                <w:color w:val="000000"/>
                <w:sz w:val="16"/>
                <w:szCs w:val="16"/>
              </w:rPr>
            </w:pPr>
            <w:r w:rsidRPr="00ED2850">
              <w:rPr>
                <w:color w:val="000000"/>
                <w:sz w:val="16"/>
                <w:szCs w:val="16"/>
              </w:rPr>
              <w:t>4</w:t>
            </w:r>
          </w:p>
        </w:tc>
        <w:tc>
          <w:tcPr>
            <w:tcW w:w="2303" w:type="dxa"/>
            <w:tcBorders>
              <w:top w:val="nil"/>
              <w:left w:val="nil"/>
              <w:bottom w:val="single" w:sz="4" w:space="0" w:color="auto"/>
              <w:right w:val="single" w:sz="4" w:space="0" w:color="auto"/>
            </w:tcBorders>
            <w:shd w:val="clear" w:color="auto" w:fill="auto"/>
            <w:vAlign w:val="center"/>
          </w:tcPr>
          <w:p w14:paraId="08EDED3A" w14:textId="77777777" w:rsidR="00DB125D" w:rsidRPr="00ED2850" w:rsidRDefault="00DB125D" w:rsidP="00DB125D">
            <w:pPr>
              <w:rPr>
                <w:color w:val="000000"/>
                <w:sz w:val="16"/>
                <w:szCs w:val="16"/>
              </w:rPr>
            </w:pPr>
            <w:r w:rsidRPr="00ED2850">
              <w:rPr>
                <w:color w:val="000000"/>
                <w:sz w:val="16"/>
                <w:szCs w:val="16"/>
              </w:rPr>
              <w:t>Definición de requerimientos técnicos y operacionales</w:t>
            </w:r>
          </w:p>
        </w:tc>
        <w:tc>
          <w:tcPr>
            <w:tcW w:w="697" w:type="dxa"/>
            <w:vMerge/>
            <w:tcBorders>
              <w:top w:val="nil"/>
              <w:left w:val="single" w:sz="4" w:space="0" w:color="auto"/>
              <w:bottom w:val="single" w:sz="4" w:space="0" w:color="auto"/>
              <w:right w:val="single" w:sz="4" w:space="0" w:color="auto"/>
            </w:tcBorders>
            <w:vAlign w:val="center"/>
          </w:tcPr>
          <w:p w14:paraId="2AB287BD"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1E0E23F2" w14:textId="77777777" w:rsidR="00DB125D" w:rsidRPr="00ED2850" w:rsidRDefault="00DB125D" w:rsidP="00DB125D">
            <w:pPr>
              <w:rPr>
                <w:color w:val="000000"/>
                <w:sz w:val="16"/>
                <w:szCs w:val="16"/>
              </w:rPr>
            </w:pPr>
          </w:p>
        </w:tc>
        <w:tc>
          <w:tcPr>
            <w:tcW w:w="697" w:type="dxa"/>
            <w:vMerge/>
            <w:tcBorders>
              <w:top w:val="nil"/>
              <w:left w:val="single" w:sz="4" w:space="0" w:color="auto"/>
              <w:bottom w:val="single" w:sz="4" w:space="0" w:color="auto"/>
              <w:right w:val="single" w:sz="4" w:space="0" w:color="auto"/>
            </w:tcBorders>
            <w:vAlign w:val="center"/>
          </w:tcPr>
          <w:p w14:paraId="1F85BCEE" w14:textId="77777777" w:rsidR="00DB125D" w:rsidRPr="00ED2850" w:rsidRDefault="00DB125D" w:rsidP="00DB125D">
            <w:pPr>
              <w:rPr>
                <w:color w:val="000000"/>
                <w:sz w:val="16"/>
                <w:szCs w:val="16"/>
              </w:rPr>
            </w:pPr>
          </w:p>
        </w:tc>
        <w:tc>
          <w:tcPr>
            <w:tcW w:w="700" w:type="dxa"/>
            <w:vMerge/>
            <w:tcBorders>
              <w:top w:val="nil"/>
              <w:left w:val="single" w:sz="4" w:space="0" w:color="auto"/>
              <w:bottom w:val="single" w:sz="4" w:space="0" w:color="auto"/>
              <w:right w:val="single" w:sz="4" w:space="0" w:color="auto"/>
            </w:tcBorders>
            <w:vAlign w:val="center"/>
          </w:tcPr>
          <w:p w14:paraId="68ADAAE9" w14:textId="77777777" w:rsidR="00DB125D" w:rsidRPr="00ED2850" w:rsidRDefault="00DB125D" w:rsidP="00DB125D">
            <w:pPr>
              <w:rPr>
                <w:sz w:val="16"/>
                <w:szCs w:val="16"/>
              </w:rPr>
            </w:pPr>
          </w:p>
        </w:tc>
      </w:tr>
    </w:tbl>
    <w:p w14:paraId="50488AE4" w14:textId="77777777" w:rsidR="00DB125D" w:rsidRDefault="00DB125D" w:rsidP="00DB125D">
      <w:pPr>
        <w:rPr>
          <w:noProof/>
        </w:rPr>
      </w:pPr>
    </w:p>
    <w:p w14:paraId="0A051FED" w14:textId="77777777" w:rsidR="00DB125D" w:rsidRDefault="00DB125D" w:rsidP="00DB125D">
      <w:r>
        <w:t>Escala de medición:</w:t>
      </w:r>
    </w:p>
    <w:p w14:paraId="01A68B70" w14:textId="77777777" w:rsidR="00DB125D" w:rsidRDefault="00DB125D" w:rsidP="00DB125D">
      <w:r>
        <w:t>MB – Muy Bajo</w:t>
      </w:r>
    </w:p>
    <w:p w14:paraId="6D3FEDF9" w14:textId="77777777" w:rsidR="00DB125D" w:rsidRPr="00AD2D24" w:rsidRDefault="00DB125D" w:rsidP="00DB125D">
      <w:r>
        <w:t>B - Bajo</w:t>
      </w:r>
    </w:p>
    <w:p w14:paraId="489962B1" w14:textId="77777777" w:rsidR="00DB125D" w:rsidRDefault="00DB125D" w:rsidP="00DB125D">
      <w:r>
        <w:t>M – Medio</w:t>
      </w:r>
    </w:p>
    <w:p w14:paraId="3F6C01A2" w14:textId="77777777" w:rsidR="00DB125D" w:rsidRDefault="00DB125D" w:rsidP="00DB125D">
      <w:r>
        <w:t>A – Alto</w:t>
      </w:r>
    </w:p>
    <w:p w14:paraId="2D877BD2" w14:textId="77777777" w:rsidR="00DB125D" w:rsidRDefault="00DB125D" w:rsidP="00DB125D">
      <w:r>
        <w:t>MA – Muy Alto</w:t>
      </w:r>
    </w:p>
    <w:p w14:paraId="41A5E435" w14:textId="77777777" w:rsidR="00DB125D" w:rsidRDefault="00DB125D" w:rsidP="00DB125D"/>
    <w:p w14:paraId="14309295" w14:textId="77777777" w:rsidR="00DB125D" w:rsidRDefault="00DB125D" w:rsidP="00DB125D">
      <w:pPr>
        <w:sectPr w:rsidR="00DB125D" w:rsidSect="00DB125D">
          <w:pgSz w:w="15840" w:h="12240" w:orient="landscape"/>
          <w:pgMar w:top="1701" w:right="1418" w:bottom="1701" w:left="1418" w:header="709" w:footer="709" w:gutter="0"/>
          <w:cols w:space="708"/>
          <w:titlePg/>
          <w:docGrid w:linePitch="360"/>
        </w:sectPr>
      </w:pPr>
    </w:p>
    <w:p w14:paraId="267422FD" w14:textId="77777777" w:rsidR="00DB125D" w:rsidRDefault="00DB125D" w:rsidP="00352B34">
      <w:pPr>
        <w:pStyle w:val="Ttulo1"/>
        <w:numPr>
          <w:ilvl w:val="0"/>
          <w:numId w:val="42"/>
        </w:numPr>
        <w:spacing w:before="480" w:line="276" w:lineRule="auto"/>
        <w:jc w:val="both"/>
        <w:rPr>
          <w:lang w:eastAsia="es-CO"/>
        </w:rPr>
      </w:pPr>
      <w:bookmarkStart w:id="693" w:name="_Toc476693674"/>
      <w:r>
        <w:rPr>
          <w:lang w:eastAsia="es-CO"/>
        </w:rPr>
        <w:lastRenderedPageBreak/>
        <w:t>ANEXOS</w:t>
      </w:r>
      <w:bookmarkEnd w:id="693"/>
    </w:p>
    <w:p w14:paraId="506F1AFA" w14:textId="77777777" w:rsidR="00DB125D" w:rsidRPr="00A75F3A" w:rsidRDefault="00F710C3" w:rsidP="00DB125D">
      <w:pPr>
        <w:pStyle w:val="Ttulo2"/>
        <w:ind w:firstLine="360"/>
        <w:rPr>
          <w:lang w:eastAsia="es-CO"/>
        </w:rPr>
      </w:pPr>
      <w:bookmarkStart w:id="694" w:name="_Toc476693675"/>
      <w:r>
        <w:rPr>
          <w:lang w:eastAsia="es-CO"/>
        </w:rPr>
        <w:t>5</w:t>
      </w:r>
      <w:r w:rsidR="00DB125D">
        <w:rPr>
          <w:lang w:eastAsia="es-CO"/>
        </w:rPr>
        <w:t xml:space="preserve">.1 ANEXO 1: </w:t>
      </w:r>
      <w:r w:rsidR="00DB125D" w:rsidRPr="00DB125D">
        <w:rPr>
          <w:lang w:eastAsia="es-CO"/>
        </w:rPr>
        <w:t>Servicio Público Domiciliario-Normas y disposiciones legales - leyes 142 y 143 de 1994- Conceptos.Creg-C041744</w:t>
      </w:r>
      <w:bookmarkEnd w:id="694"/>
      <w:r w:rsidR="00DB125D">
        <w:rPr>
          <w:lang w:eastAsia="es-CO"/>
        </w:rPr>
        <w:t xml:space="preserve"> </w:t>
      </w:r>
    </w:p>
    <w:p w14:paraId="516AC535" w14:textId="77777777" w:rsidR="00DB125D" w:rsidRDefault="00DB125D" w:rsidP="00DB125D">
      <w:pPr>
        <w:jc w:val="both"/>
        <w:rPr>
          <w:rFonts w:eastAsia="Times New Roman" w:cs="Arial"/>
          <w:b/>
          <w:bCs/>
          <w:iCs/>
          <w:lang w:eastAsia="es-CO"/>
        </w:rPr>
      </w:pPr>
    </w:p>
    <w:p w14:paraId="081C5AAC" w14:textId="77777777" w:rsidR="00DB125D" w:rsidRPr="00880C6C" w:rsidRDefault="00DB125D" w:rsidP="00DB125D">
      <w:pPr>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42CF38D9" w14:textId="77777777" w:rsidR="00DB125D" w:rsidRPr="00880C6C" w:rsidRDefault="00DB125D" w:rsidP="00DB125D">
      <w:pPr>
        <w:jc w:val="both"/>
        <w:rPr>
          <w:rFonts w:eastAsia="Times New Roman"/>
          <w:lang w:eastAsia="es-CO"/>
        </w:rPr>
      </w:pPr>
    </w:p>
    <w:p w14:paraId="22C4B7CC" w14:textId="77777777" w:rsidR="00DB125D" w:rsidRPr="00880C6C" w:rsidRDefault="00DB125D" w:rsidP="00DB125D">
      <w:pPr>
        <w:jc w:val="both"/>
        <w:rPr>
          <w:rFonts w:eastAsia="Times New Roman" w:cs="Arial"/>
          <w:lang w:eastAsia="es-CO"/>
        </w:rPr>
      </w:pPr>
      <w:r w:rsidRPr="00880C6C">
        <w:rPr>
          <w:rFonts w:eastAsia="Times New Roman" w:cs="Arial"/>
          <w:lang w:eastAsia="es-CO"/>
        </w:rPr>
        <w:t>Entendemos que esta norma establece varias reglas, a saber:</w:t>
      </w:r>
    </w:p>
    <w:p w14:paraId="6FCBD437" w14:textId="77777777" w:rsidR="00DB125D" w:rsidRPr="00880C6C" w:rsidRDefault="00DB125D" w:rsidP="00DB125D">
      <w:pPr>
        <w:jc w:val="both"/>
        <w:rPr>
          <w:rFonts w:eastAsia="Times New Roman" w:cs="Arial"/>
          <w:lang w:eastAsia="es-CO"/>
        </w:rPr>
      </w:pPr>
    </w:p>
    <w:p w14:paraId="79992A47" w14:textId="77777777" w:rsidR="00DB125D" w:rsidRPr="00880C6C" w:rsidRDefault="00DB125D" w:rsidP="00DB125D">
      <w:pPr>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03F7E001" w14:textId="77777777" w:rsidR="00DB125D" w:rsidRPr="00880C6C" w:rsidRDefault="00DB125D" w:rsidP="00DB125D">
      <w:pPr>
        <w:jc w:val="both"/>
        <w:rPr>
          <w:rFonts w:eastAsia="Times New Roman" w:cs="Arial"/>
          <w:lang w:eastAsia="es-CO"/>
        </w:rPr>
      </w:pPr>
    </w:p>
    <w:p w14:paraId="575943BA" w14:textId="77777777" w:rsidR="00DB125D" w:rsidRPr="00880C6C" w:rsidRDefault="00DB125D" w:rsidP="00DB125D">
      <w:pPr>
        <w:jc w:val="both"/>
        <w:rPr>
          <w:rFonts w:eastAsia="Times New Roman" w:cs="Arial"/>
          <w:lang w:eastAsia="es-CO"/>
        </w:rPr>
      </w:pPr>
      <w:r w:rsidRPr="00880C6C">
        <w:rPr>
          <w:rFonts w:eastAsia="Times New Roman" w:cs="Arial"/>
          <w:lang w:eastAsia="es-CO"/>
        </w:rPr>
        <w:t>b) Que los actos y contratos que celebren estas mismas personas para suministrar los bienes o servicios cuya prestación sea parte del objeto de las empresas de servicios públicos, deben cumplir las disposiciones pertinentes a las que están sometidos los demás prestadores de dicho bien o servicio.</w:t>
      </w:r>
    </w:p>
    <w:p w14:paraId="16882DB6" w14:textId="77777777" w:rsidR="00DB125D" w:rsidRPr="00880C6C" w:rsidRDefault="00DB125D" w:rsidP="00DB125D">
      <w:pPr>
        <w:jc w:val="both"/>
        <w:rPr>
          <w:rFonts w:eastAsia="Times New Roman" w:cs="Arial"/>
          <w:lang w:eastAsia="es-CO"/>
        </w:rPr>
      </w:pPr>
    </w:p>
    <w:p w14:paraId="014E4B41" w14:textId="77777777" w:rsidR="00DB125D" w:rsidRPr="00880C6C" w:rsidRDefault="00DB125D" w:rsidP="00DB125D">
      <w:pPr>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33A9AF91" w14:textId="77777777" w:rsidR="00DB125D" w:rsidRPr="00880C6C" w:rsidRDefault="00DB125D" w:rsidP="00DB125D">
      <w:pPr>
        <w:jc w:val="both"/>
        <w:rPr>
          <w:rFonts w:eastAsia="Times New Roman" w:cs="Arial"/>
          <w:lang w:eastAsia="es-CO"/>
        </w:rPr>
      </w:pPr>
    </w:p>
    <w:p w14:paraId="18F23595" w14:textId="77777777" w:rsidR="009A39DF" w:rsidRDefault="00DB125D" w:rsidP="00DB125D">
      <w:pPr>
        <w:jc w:val="both"/>
        <w:rPr>
          <w:ins w:id="695" w:author="Juan Carlos Reyes Guerrero" w:date="2017-03-08T20:05:00Z"/>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0FC114F0" w14:textId="5D7CD48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7D4CF032" w14:textId="77777777" w:rsidR="00DB125D" w:rsidRPr="00880C6C" w:rsidRDefault="00DB125D" w:rsidP="00DB125D">
      <w:pPr>
        <w:jc w:val="both"/>
        <w:rPr>
          <w:rFonts w:eastAsia="Times New Roman" w:cs="Arial"/>
          <w:lang w:eastAsia="es-CO"/>
        </w:rPr>
      </w:pPr>
    </w:p>
    <w:p w14:paraId="0BA7AEC8"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3AE8ED39" w14:textId="77777777" w:rsidR="00DB125D" w:rsidRPr="00880C6C" w:rsidRDefault="00DB125D" w:rsidP="00DB125D">
      <w:pPr>
        <w:jc w:val="both"/>
        <w:rPr>
          <w:rFonts w:eastAsia="Times New Roman" w:cs="Arial"/>
          <w:lang w:eastAsia="es-CO"/>
        </w:rPr>
      </w:pPr>
    </w:p>
    <w:p w14:paraId="14E170E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7B46B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4F8894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45AD1D1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1D40F4A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5FF5D46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74E330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Revisado nuestro archivo encontramos que, en el sector de gas natural, las siguientes personas jurídicas, si bien no son empresas de servicios públicos, han </w:t>
      </w:r>
      <w:r w:rsidRPr="00880C6C">
        <w:rPr>
          <w:rFonts w:eastAsia="Times New Roman" w:cs="Arial"/>
          <w:lang w:eastAsia="es-CO"/>
        </w:rPr>
        <w:lastRenderedPageBreak/>
        <w:t>realizado la actividad de comercialización de gas: ECOPETROL, MERCANTILE OIL GAS, y TEXAS PETROLEUM COMPANY.</w:t>
      </w:r>
    </w:p>
    <w:p w14:paraId="4AD485E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562125B6"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50B0A59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23CC551D"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70E9FE2B"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metodologías para determinación de tarifas si conviene en aplicar el régimen de libertad regulada o vigilada.</w:t>
      </w:r>
    </w:p>
    <w:p w14:paraId="5BC8A02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3AB4944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3CA8D2F7" w14:textId="77777777" w:rsidR="00DB125D" w:rsidRPr="00880C6C" w:rsidRDefault="00DB125D" w:rsidP="00DB125D">
      <w:pPr>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33B2148A"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Debe tenerse en cuenta que cada uno de estos servicios comprende varias etapas, para cada una de las cuales la CREG ha establecido un régimen específico.</w:t>
      </w:r>
    </w:p>
    <w:p w14:paraId="51CABE8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69FD584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servicio público domiciliario de energía eléctrica comprende: i) La generación, cuyo precio es determinado por el libre juego de la oferta y la demanda, según las reglas establecidas para el funcionamiento del mercado 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37307DF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5A5CAB2B" w14:textId="77777777" w:rsidR="00DB125D" w:rsidRPr="00880C6C" w:rsidRDefault="00DB125D" w:rsidP="00DB125D">
      <w:pPr>
        <w:jc w:val="both"/>
        <w:rPr>
          <w:rFonts w:eastAsia="Times New Roman" w:cs="Arial"/>
          <w:lang w:eastAsia="es-CO"/>
        </w:rPr>
      </w:pPr>
    </w:p>
    <w:p w14:paraId="301F6CEF"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w:t>
      </w:r>
      <w:r w:rsidRPr="00880C6C">
        <w:rPr>
          <w:rFonts w:eastAsia="Times New Roman" w:cs="Arial"/>
          <w:lang w:eastAsia="es-CO"/>
        </w:rPr>
        <w:lastRenderedPageBreak/>
        <w:t xml:space="preserve">pueden decidir negociar libremente el precio con la empresa que les ofrezca las mejores condiciones. </w:t>
      </w:r>
    </w:p>
    <w:p w14:paraId="40A2DE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4335E7E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ningún caso la CREG ha reconocido a una empresa en particular costos laborales sin aplicar criterios de eficiencia.</w:t>
      </w:r>
    </w:p>
    <w:p w14:paraId="060ED69A"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024B7637"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2402CC2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1A5F12D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C63B48D" w14:textId="77777777" w:rsidR="00DB125D" w:rsidRPr="00880C6C" w:rsidRDefault="00DB125D" w:rsidP="00DB125D">
      <w:pPr>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28126043" w14:textId="77777777" w:rsidR="00DB125D" w:rsidRPr="00880C6C" w:rsidRDefault="00DB125D" w:rsidP="00DB125D">
      <w:pPr>
        <w:rPr>
          <w:rFonts w:eastAsia="Times New Roman" w:cs="Arial"/>
          <w:b/>
          <w:lang w:eastAsia="es-CO"/>
        </w:rPr>
      </w:pPr>
    </w:p>
    <w:p w14:paraId="6403B86A" w14:textId="77777777" w:rsidR="00DB125D" w:rsidRPr="00880C6C" w:rsidRDefault="00DB125D" w:rsidP="00DB125D">
      <w:pPr>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“las acciones urbanísticas que regulan la utilización del suelo y del espacio aéreo urbano incrementando su aprovechamiento, generan beneficios que dan derecho a las entidades públicas a participar en las plusvalías resultantes de dichas acciones”.</w:t>
      </w:r>
    </w:p>
    <w:p w14:paraId="7DC69E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47C29A28"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w:t>
      </w:r>
      <w:r w:rsidRPr="00880C6C">
        <w:rPr>
          <w:rFonts w:eastAsia="Times New Roman" w:cs="Arial"/>
          <w:iCs/>
          <w:lang w:eastAsia="es-CO"/>
        </w:rPr>
        <w:lastRenderedPageBreak/>
        <w:t xml:space="preserve">efecto plusvalía causado en relación con cada uno de los inmuebles objeto de la misma... de conformidad con lo autorizado por el concejo municipal o distrital”. </w:t>
      </w:r>
    </w:p>
    <w:p w14:paraId="0FA0D0AB"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2771E552"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57775347" w14:textId="77777777" w:rsidR="00DB125D" w:rsidRPr="00880C6C" w:rsidRDefault="00DB125D" w:rsidP="00DB125D">
      <w:pPr>
        <w:jc w:val="both"/>
        <w:rPr>
          <w:rFonts w:eastAsia="Times New Roman" w:cs="Arial"/>
          <w:lang w:eastAsia="es-CO"/>
        </w:rPr>
      </w:pPr>
    </w:p>
    <w:p w14:paraId="17C2B87E"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242C6A41"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56F50718"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111E088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Consideramos que el hecho de que las administraciones municipales acepten el pago de la participación en plusvalía mediante la ejecución de obras de servicios </w:t>
      </w:r>
      <w:r w:rsidRPr="00880C6C">
        <w:rPr>
          <w:rFonts w:eastAsia="Times New Roman" w:cs="Arial"/>
          <w:lang w:eastAsia="es-CO"/>
        </w:rPr>
        <w:lastRenderedPageBreak/>
        <w:t>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4838D5BD" w14:textId="77777777" w:rsidR="00DB125D" w:rsidRPr="00880C6C"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476C9930" w14:textId="77777777" w:rsidR="00DB125D" w:rsidRPr="00880C6C" w:rsidRDefault="00DB125D" w:rsidP="00DB125D">
      <w:pPr>
        <w:rPr>
          <w:rFonts w:eastAsia="Times New Roman" w:cs="Arial"/>
          <w:i/>
          <w:iCs/>
          <w:lang w:eastAsia="es-CO"/>
        </w:rPr>
      </w:pPr>
    </w:p>
    <w:p w14:paraId="2C3DA500" w14:textId="77777777" w:rsidR="00DB125D" w:rsidRPr="00880C6C" w:rsidRDefault="00DB125D" w:rsidP="00DB125D">
      <w:pPr>
        <w:jc w:val="both"/>
        <w:rPr>
          <w:rFonts w:eastAsia="Times New Roman"/>
          <w:lang w:eastAsia="es-CO"/>
        </w:rPr>
      </w:pPr>
      <w:r w:rsidRPr="00880C6C">
        <w:rPr>
          <w:rFonts w:eastAsia="Times New Roman" w:cs="Arial"/>
          <w:iCs/>
          <w:lang w:eastAsia="es-CO"/>
        </w:rPr>
        <w:t>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monto del subsidio implícito en la prohibición de obtener los rendimientos que normalmente habría producido.</w:t>
      </w:r>
    </w:p>
    <w:p w14:paraId="53EFAD5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2CD8DEB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16E591C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0015B9EA" w14:textId="77777777" w:rsidR="00DB125D" w:rsidRPr="00880C6C" w:rsidRDefault="00DB125D" w:rsidP="00DB125D">
      <w:pPr>
        <w:spacing w:after="240"/>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5C89F1D7" w14:textId="77777777" w:rsidR="00DB125D" w:rsidRPr="00880C6C" w:rsidRDefault="00DB125D" w:rsidP="00DB125D">
      <w:pPr>
        <w:spacing w:after="240"/>
        <w:rPr>
          <w:rFonts w:eastAsia="Times New Roman" w:cs="Arial"/>
          <w:b/>
          <w:lang w:eastAsia="es-CO"/>
        </w:rPr>
      </w:pPr>
      <w:r w:rsidRPr="00880C6C">
        <w:rPr>
          <w:rFonts w:eastAsia="Times New Roman" w:cs="Arial"/>
          <w:b/>
          <w:lang w:eastAsia="es-CO"/>
        </w:rPr>
        <w:t>NOTAS:</w:t>
      </w:r>
    </w:p>
    <w:p w14:paraId="330FA8EA"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lastRenderedPageBreak/>
        <w:t>Los artículos 14.12 y 14.13 de la Ley 142 de 1994 contienen las definiciones sobre “Plan de expansión de costo mínimo” y “Posición Dominante”. Esta ley no le otorga facultades a la CREG para reglamentar tales definiciones.</w:t>
      </w:r>
    </w:p>
    <w:p w14:paraId="7ACFD805"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129F2ECE"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7FD35964"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6A19593F" w14:textId="77777777" w:rsidR="00DB125D" w:rsidRPr="00880C6C" w:rsidRDefault="00DB125D" w:rsidP="00DB125D">
      <w:pPr>
        <w:jc w:val="both"/>
        <w:rPr>
          <w:rFonts w:eastAsia="Times New Roman" w:cs="Arial"/>
          <w:iCs/>
          <w:lang w:eastAsia="es-CO"/>
        </w:rPr>
      </w:pPr>
    </w:p>
    <w:p w14:paraId="6981B2E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2FB95323" w14:textId="77777777" w:rsidR="00DB125D" w:rsidRPr="00880C6C" w:rsidRDefault="00DB125D" w:rsidP="00DB125D">
      <w:pPr>
        <w:jc w:val="both"/>
        <w:rPr>
          <w:rFonts w:eastAsia="Times New Roman"/>
          <w:lang w:eastAsia="es-CO"/>
        </w:rPr>
      </w:pPr>
    </w:p>
    <w:p w14:paraId="73B72BEB"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551CDE24" w14:textId="77777777" w:rsidR="00DB125D" w:rsidRPr="00880C6C" w:rsidRDefault="00DB125D" w:rsidP="00DB125D">
      <w:pPr>
        <w:jc w:val="both"/>
        <w:rPr>
          <w:rFonts w:eastAsia="Times New Roman"/>
          <w:lang w:eastAsia="es-CO"/>
        </w:rPr>
      </w:pPr>
    </w:p>
    <w:p w14:paraId="4F82EA03" w14:textId="77777777" w:rsidR="00DB125D" w:rsidRPr="00880C6C" w:rsidRDefault="00DB125D" w:rsidP="00DB125D">
      <w:pPr>
        <w:jc w:val="both"/>
        <w:rPr>
          <w:rFonts w:eastAsia="Times New Roman"/>
          <w:lang w:eastAsia="es-CO"/>
        </w:rPr>
      </w:pPr>
      <w:r w:rsidRPr="00880C6C">
        <w:rPr>
          <w:rFonts w:eastAsia="Times New Roman" w:cs="Arial"/>
          <w:iCs/>
          <w:lang w:eastAsia="es-CO"/>
        </w:rPr>
        <w:t>3) A partir de la vigencia de la presente Resolución se establece como Precio Máximo Regulado para el Gas Natural Asociado producido en Cusiana y Cupiagua, en condiciones de ser inyectado en los Puntos de Entrada al Sistema Nacional de Transporte, los siguientes valores:</w:t>
      </w:r>
    </w:p>
    <w:p w14:paraId="6C58543F" w14:textId="77777777" w:rsidR="00DB125D" w:rsidRPr="00880C6C" w:rsidRDefault="00DB125D" w:rsidP="00DB125D">
      <w:pPr>
        <w:jc w:val="both"/>
        <w:rPr>
          <w:rFonts w:eastAsia="Times New Roman"/>
          <w:lang w:eastAsia="es-CO"/>
        </w:rPr>
      </w:pPr>
    </w:p>
    <w:p w14:paraId="13A4E8F4" w14:textId="77777777" w:rsidR="00DB125D" w:rsidRPr="00880C6C" w:rsidRDefault="00DB125D" w:rsidP="00DB125D">
      <w:pPr>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38899A0E" w14:textId="77777777" w:rsidR="00DB125D" w:rsidRPr="00880C6C" w:rsidRDefault="00DB125D" w:rsidP="00DB125D">
      <w:pPr>
        <w:jc w:val="both"/>
        <w:rPr>
          <w:rFonts w:eastAsia="Times New Roman"/>
          <w:lang w:eastAsia="es-CO"/>
        </w:rPr>
      </w:pPr>
    </w:p>
    <w:p w14:paraId="11E7D485" w14:textId="77777777" w:rsidR="00DB125D" w:rsidRPr="00880C6C" w:rsidRDefault="00DB125D" w:rsidP="00DB125D">
      <w:pPr>
        <w:jc w:val="both"/>
        <w:rPr>
          <w:rFonts w:eastAsia="Times New Roman"/>
          <w:lang w:eastAsia="es-CO"/>
        </w:rPr>
      </w:pPr>
      <w:r w:rsidRPr="00880C6C">
        <w:rPr>
          <w:rFonts w:eastAsia="Times New Roman" w:cs="Arial"/>
          <w:iCs/>
          <w:lang w:eastAsia="es-CO"/>
        </w:rPr>
        <w:t>b) US$1.10/MBTU, si la capacidad de las instalaciones para el tratamiento del gas asociado que permita inyectarlo al Sistema Nacional de Transporte, es superior a 110 MPCD e inferior a 180 MPCD.</w:t>
      </w:r>
    </w:p>
    <w:p w14:paraId="05D0A619" w14:textId="77777777" w:rsidR="00DB125D" w:rsidRPr="00880C6C" w:rsidRDefault="00DB125D" w:rsidP="00DB125D">
      <w:pPr>
        <w:jc w:val="both"/>
        <w:rPr>
          <w:rFonts w:eastAsia="Times New Roman"/>
          <w:lang w:eastAsia="es-CO"/>
        </w:rPr>
      </w:pPr>
    </w:p>
    <w:p w14:paraId="3080ADE7" w14:textId="77777777" w:rsidR="00DB125D" w:rsidRPr="00880C6C" w:rsidRDefault="00DB125D" w:rsidP="00DB125D">
      <w:pPr>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539C3FD3" w14:textId="77777777" w:rsidR="00DB125D" w:rsidRPr="00880C6C" w:rsidRDefault="00DB125D" w:rsidP="00DB125D">
      <w:pPr>
        <w:jc w:val="both"/>
        <w:rPr>
          <w:rFonts w:eastAsia="Times New Roman" w:cs="Arial"/>
          <w:b/>
          <w:bCs/>
          <w:iCs/>
          <w:lang w:eastAsia="es-CO"/>
        </w:rPr>
      </w:pPr>
    </w:p>
    <w:p w14:paraId="2C495161"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13C3B3E8"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55D9919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buscar la liberación gradual del mercado de gas combustible hacia la libre competencia.</w:t>
      </w:r>
    </w:p>
    <w:p w14:paraId="16B229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Bajo estas condiciones, se esperaría que como resultado de la libre competencia se pueda obtener un precio más eficiente en términos económicos y que se puedan trasladar tales beneficios a los usuarios.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4BF61FC0" w14:textId="77777777" w:rsidR="00DB125D" w:rsidRPr="00880C6C" w:rsidRDefault="00DB125D" w:rsidP="00DB125D">
      <w:pPr>
        <w:jc w:val="both"/>
        <w:rPr>
          <w:rFonts w:eastAsia="Times New Roman" w:cs="Arial"/>
          <w:lang w:eastAsia="es-CO"/>
        </w:rPr>
      </w:pPr>
    </w:p>
    <w:p w14:paraId="3C2CE849" w14:textId="77777777" w:rsidR="00DB125D" w:rsidRPr="00880C6C" w:rsidRDefault="00DB125D" w:rsidP="00DB125D">
      <w:pPr>
        <w:rPr>
          <w:rFonts w:eastAsia="Times New Roman" w:cs="Arial"/>
          <w:b/>
          <w:lang w:eastAsia="es-CO"/>
        </w:rPr>
      </w:pPr>
      <w:r w:rsidRPr="00880C6C">
        <w:rPr>
          <w:rFonts w:eastAsia="Times New Roman" w:cs="Arial"/>
          <w:b/>
          <w:lang w:eastAsia="es-CO"/>
        </w:rPr>
        <w:t>NOTAS:</w:t>
      </w:r>
    </w:p>
    <w:p w14:paraId="21D802B3" w14:textId="77777777" w:rsidR="00DB125D" w:rsidRPr="00880C6C" w:rsidRDefault="00DB125D" w:rsidP="00DB125D">
      <w:pPr>
        <w:rPr>
          <w:rFonts w:eastAsia="Times New Roman" w:cs="Arial"/>
          <w:b/>
          <w:lang w:eastAsia="es-CO"/>
        </w:rPr>
      </w:pPr>
    </w:p>
    <w:p w14:paraId="76EC601F"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65306FF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E43FD06"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 xml:space="preserve">Las mencionadas resoluciones las puede consultar y obtener copia en nuestra página en internet: www.creg.gov.co </w:t>
      </w:r>
      <w:r w:rsidRPr="00880C6C">
        <w:rPr>
          <w:rFonts w:eastAsia="Times New Roman" w:cs="Arial"/>
          <w:lang w:eastAsia="es-CO"/>
        </w:rPr>
        <w:br/>
      </w: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614E7B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del servicio de energía eléctrica no se han conformado áreas de servicios exclusivos.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La ley 142 de 1994 aplica, entre otros, para los servicios públicos domiciliarios de energía eléctrica y de gas combustible. </w:t>
      </w:r>
    </w:p>
    <w:p w14:paraId="1AEBE4B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66B2B2F2" w14:textId="77777777" w:rsidR="00DB125D" w:rsidRPr="00880C6C" w:rsidRDefault="00DB125D" w:rsidP="00DB125D">
      <w:pPr>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7087E60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28905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Mediante la Resolución CREG-031 de 1997, la CREG estableció la fórmula general mediante la cual las empresas prestadoras del servicio de energía eléctrica deben calcular el costo de prestación del servicio. Este costo está definido en forma unitaria ($/kWh), y está asociado con los costos que enfrenta la empresa que atiende al usuario final, esto es, cuánto le cuesta a dicha empresa vender un kilovatio hora de energía a un usuario. </w:t>
      </w:r>
    </w:p>
    <w:p w14:paraId="4407FC63"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016A3C08" w14:textId="77777777" w:rsidR="00DB125D" w:rsidRPr="00880C6C" w:rsidRDefault="00DB125D" w:rsidP="00DB125D">
      <w:pPr>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638DBF1E" w14:textId="77777777" w:rsidR="00DB125D" w:rsidRPr="00880C6C" w:rsidRDefault="00DB125D" w:rsidP="00DB125D">
      <w:pPr>
        <w:spacing w:before="100" w:beforeAutospacing="1" w:after="100" w:afterAutospacing="1"/>
        <w:rPr>
          <w:rFonts w:eastAsia="Times New Roman"/>
          <w:lang w:eastAsia="es-CO"/>
        </w:rPr>
      </w:pPr>
      <w:r w:rsidRPr="00880C6C">
        <w:rPr>
          <w:rFonts w:eastAsia="Times New Roman" w:cs="Arial"/>
          <w:lang w:eastAsia="es-CO"/>
        </w:rPr>
        <w:t>Donde:</w:t>
      </w:r>
      <w:r w:rsidRPr="00880C6C">
        <w:rPr>
          <w:rFonts w:eastAsia="Times New Roman"/>
          <w:lang w:eastAsia="es-CO"/>
        </w:rPr>
        <w:t xml:space="preserve"> </w:t>
      </w:r>
    </w:p>
    <w:p w14:paraId="4FE9D54A"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lastRenderedPageBreak/>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58A852B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4C79563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65ECACB4"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43AA6ED9"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7C6B6587"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de Despacho, los Centros Regionales de Despacho y del Administrador del Sistema de Intercambios Comerciales. </w:t>
      </w:r>
    </w:p>
    <w:p w14:paraId="3F22DF0F"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lastRenderedPageBreak/>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del costo de prestación del servicio en la fórmula por kWh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37D41565"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5E45A073"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La Resolución CREG-015 de 1999 estableció que las empresas prestadoras de los servicios de energía eléctrica y de gas combustible por redes físicas deben incluir en la factura, el costo de prestación del servicio con el cual determinaron la tarifa que le están aplicando al usuario, discriminando cada uno de sus componentes.</w:t>
      </w:r>
    </w:p>
    <w:p w14:paraId="30295709" w14:textId="77777777" w:rsidR="00DB125D" w:rsidRPr="00880C6C" w:rsidRDefault="00DB125D" w:rsidP="00DB125D">
      <w:pPr>
        <w:jc w:val="both"/>
        <w:rPr>
          <w:rFonts w:eastAsia="Times New Roman"/>
          <w:lang w:eastAsia="es-CO"/>
        </w:rPr>
      </w:pPr>
      <w:r w:rsidRPr="00880C6C">
        <w:rPr>
          <w:rFonts w:eastAsia="Times New Roman" w:cs="Arial"/>
          <w:iCs/>
          <w:lang w:eastAsia="es-CO"/>
        </w:rPr>
        <w:t>ARTICULO 93.-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3CFCC6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4853C72A" w14:textId="77777777" w:rsidR="00DB125D" w:rsidRPr="00880C6C" w:rsidRDefault="00DB125D" w:rsidP="00DB125D">
      <w:pPr>
        <w:jc w:val="both"/>
        <w:rPr>
          <w:rFonts w:eastAsia="Times New Roman" w:cs="Arial"/>
          <w:lang w:eastAsia="es-CO"/>
        </w:rPr>
      </w:pPr>
    </w:p>
    <w:p w14:paraId="510C721F"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6582DD43" w14:textId="77777777" w:rsidR="00DB125D" w:rsidRPr="00880C6C" w:rsidRDefault="00DB125D" w:rsidP="00DB125D">
      <w:pPr>
        <w:jc w:val="both"/>
        <w:rPr>
          <w:rFonts w:eastAsia="Times New Roman" w:cs="Arial"/>
          <w:lang w:eastAsia="es-CO"/>
        </w:rPr>
      </w:pPr>
    </w:p>
    <w:p w14:paraId="686F308C" w14:textId="77777777" w:rsidR="00DB125D" w:rsidRPr="00880C6C" w:rsidRDefault="00DB125D" w:rsidP="00DB125D">
      <w:pPr>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0CA66991" w14:textId="77777777" w:rsidR="00DB125D" w:rsidRPr="00880C6C" w:rsidRDefault="00DB125D" w:rsidP="00DB125D">
      <w:pPr>
        <w:jc w:val="both"/>
        <w:rPr>
          <w:rFonts w:cs="Arial"/>
          <w:b/>
        </w:rPr>
      </w:pPr>
    </w:p>
    <w:p w14:paraId="672C9912" w14:textId="77777777" w:rsidR="00DB125D" w:rsidRPr="00880C6C" w:rsidRDefault="00DB125D" w:rsidP="00DB125D">
      <w:pPr>
        <w:jc w:val="both"/>
      </w:pPr>
      <w:r w:rsidRPr="00880C6C">
        <w:rPr>
          <w:b/>
          <w:bCs/>
        </w:rPr>
        <w:t>ARTÍCULO PRIMERO</w:t>
      </w:r>
      <w:r w:rsidRPr="00880C6C">
        <w:t>.</w:t>
      </w:r>
      <w:r w:rsidRPr="00880C6C">
        <w:rPr>
          <w:b/>
          <w:bCs/>
        </w:rPr>
        <w:t xml:space="preserve"> </w:t>
      </w:r>
      <w:r w:rsidRPr="00880C6C">
        <w:t xml:space="preserve">Someter a consideración de los agentes, usuarios y terceros interesados, por el término de seis (6) días hábiles, contados a partir de la </w:t>
      </w:r>
      <w:r w:rsidRPr="00880C6C">
        <w:lastRenderedPageBreak/>
        <w:t>publicación de la presente Resolución en el Diario Oficial; el siguiente proyecto de articulado para dar cumplimiento al Artículo 116, inciso 2º de la Ley 812 de 2003:</w:t>
      </w:r>
    </w:p>
    <w:p w14:paraId="34F926A0" w14:textId="77777777" w:rsidR="00DB125D" w:rsidRPr="00880C6C" w:rsidRDefault="00DB125D" w:rsidP="00DB125D">
      <w:pPr>
        <w:jc w:val="both"/>
      </w:pPr>
    </w:p>
    <w:p w14:paraId="554B8EDB" w14:textId="77777777" w:rsidR="00132991" w:rsidRDefault="00DB125D" w:rsidP="00DB125D">
      <w:pPr>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4EB45361" w14:textId="77777777" w:rsidR="00DB125D" w:rsidRPr="00880C6C" w:rsidRDefault="00DB125D" w:rsidP="00DB125D">
      <w:pPr>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76EF98AF" w14:textId="77777777" w:rsidR="00DB125D" w:rsidRPr="00880C6C" w:rsidRDefault="00DB125D" w:rsidP="00DB125D">
      <w:pPr>
        <w:jc w:val="both"/>
      </w:pPr>
    </w:p>
    <w:p w14:paraId="60C179B8" w14:textId="77777777" w:rsidR="00DB125D" w:rsidRPr="00880C6C" w:rsidRDefault="00DB125D" w:rsidP="00DB125D">
      <w:pPr>
        <w:jc w:val="both"/>
      </w:pPr>
      <w:r w:rsidRPr="00880C6C">
        <w:t>Concordancia: Ley 812-03 Artículo 116, Inc. 2</w:t>
      </w:r>
    </w:p>
    <w:p w14:paraId="79676354" w14:textId="77777777" w:rsidR="00DB125D" w:rsidRPr="00880C6C" w:rsidRDefault="00DB125D" w:rsidP="00DB125D">
      <w:pPr>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E5A8567" w14:textId="77777777" w:rsidR="00DB125D" w:rsidRPr="00880C6C" w:rsidRDefault="00DB125D" w:rsidP="00DB125D">
      <w:r w:rsidRPr="00880C6C">
        <w:t>m Mes para el cual se calculará la tarifa.</w:t>
      </w:r>
    </w:p>
    <w:p w14:paraId="41BC8BDF" w14:textId="77777777" w:rsidR="00DB125D" w:rsidRPr="00880C6C" w:rsidRDefault="00DB125D" w:rsidP="00DB125D">
      <w:r w:rsidRPr="00880C6C">
        <w:t>i Primer mes de aplicación del subsidio.</w:t>
      </w:r>
    </w:p>
    <w:p w14:paraId="794EC07A" w14:textId="77777777" w:rsidR="00DB125D" w:rsidRPr="00880C6C" w:rsidRDefault="006F6AE6" w:rsidP="00DB125D">
      <w:r w:rsidRPr="00EF4FE7">
        <w:rPr>
          <w:rFonts w:ascii="Times New Roman" w:hAnsi="Times New Roman" w:cs="Times New Roman"/>
          <w:i/>
          <w:sz w:val="32"/>
          <w:szCs w:val="32"/>
        </w:rPr>
        <w:t>CS</w:t>
      </w:r>
      <w:r>
        <w:t xml:space="preserve">: </w:t>
      </w:r>
      <w:r w:rsidR="00DB125D" w:rsidRPr="00880C6C">
        <w:t>Consumo de Subsistencia.</w:t>
      </w:r>
      <w:r w:rsidR="00132991">
        <w:t xml:space="preserve"> </w:t>
      </w:r>
    </w:p>
    <w:p w14:paraId="5D3AF9AF" w14:textId="77777777" w:rsidR="00DB125D" w:rsidRPr="00880C6C" w:rsidRDefault="006F6AE6" w:rsidP="00DB125D">
      <w:r w:rsidRPr="00EF4FE7">
        <w:rPr>
          <w:rFonts w:ascii="Times New Roman" w:hAnsi="Times New Roman" w:cs="Times New Roman"/>
          <w:i/>
          <w:sz w:val="32"/>
          <w:szCs w:val="32"/>
        </w:rPr>
        <w:t>C</w:t>
      </w:r>
      <w:r w:rsidRPr="00EF4FE7">
        <w:rPr>
          <w:rFonts w:ascii="Times New Roman" w:hAnsi="Times New Roman" w:cs="Times New Roman"/>
          <w:i/>
        </w:rPr>
        <w:t>m</w:t>
      </w:r>
      <w:r>
        <w:t xml:space="preserve">: </w:t>
      </w:r>
      <w:r w:rsidR="00DB125D" w:rsidRPr="00880C6C">
        <w:t>Costo de Prestación del Servicio para el mes m.</w:t>
      </w:r>
      <w:r w:rsidR="00132991">
        <w:t xml:space="preserve"> </w:t>
      </w:r>
    </w:p>
    <w:p w14:paraId="3A89A809" w14:textId="77777777" w:rsidR="00DB125D" w:rsidRPr="00880C6C" w:rsidRDefault="00EF4FE7" w:rsidP="00DB125D">
      <w:r w:rsidRPr="00EF4FE7">
        <w:rPr>
          <w:rFonts w:ascii="Times New Roman" w:hAnsi="Times New Roman" w:cs="Times New Roman"/>
          <w:i/>
          <w:sz w:val="32"/>
          <w:szCs w:val="32"/>
        </w:rPr>
        <w:t>%</w:t>
      </w:r>
      <w:r w:rsidR="006F6AE6" w:rsidRPr="00EF4FE7">
        <w:rPr>
          <w:rFonts w:ascii="Times New Roman" w:hAnsi="Times New Roman" w:cs="Times New Roman"/>
          <w:i/>
          <w:sz w:val="32"/>
          <w:szCs w:val="32"/>
        </w:rPr>
        <w:t>S</w:t>
      </w:r>
      <w:r w:rsidR="006F6AE6" w:rsidRPr="00EF4FE7">
        <w:rPr>
          <w:rFonts w:ascii="Times New Roman" w:hAnsi="Times New Roman" w:cs="Times New Roman"/>
          <w:i/>
        </w:rPr>
        <w:t>me</w:t>
      </w:r>
      <w:r w:rsidR="006F6AE6">
        <w:t xml:space="preserve">: </w:t>
      </w:r>
      <w:r w:rsidR="00DB125D" w:rsidRPr="00880C6C">
        <w:t>Porcentaje de Subsidio para el estrato e, calculado para el mes m.</w:t>
      </w:r>
    </w:p>
    <w:p w14:paraId="4E00259B" w14:textId="77777777" w:rsidR="00DB125D" w:rsidRPr="00880C6C" w:rsidRDefault="00210DD6" w:rsidP="00DB125D">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a aplicar al estrato e, para el rango de consumo entre cero (0) y el CS, calculada para el mes m.</w:t>
      </w:r>
    </w:p>
    <w:p w14:paraId="76AF77F5" w14:textId="77777777" w:rsidR="00DB125D" w:rsidRPr="00880C6C" w:rsidRDefault="00210DD6" w:rsidP="00DB125D">
      <w:pPr>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4499EB3D" w14:textId="77777777" w:rsidR="00DB125D" w:rsidRPr="00880C6C" w:rsidRDefault="00DB125D" w:rsidP="00DB125D">
      <w:r w:rsidRPr="00880C6C">
        <w:rPr>
          <w:noProof/>
          <w:lang w:val="es-CO" w:eastAsia="es-CO"/>
        </w:rPr>
        <w:drawing>
          <wp:inline distT="0" distB="0" distL="0" distR="0" wp14:anchorId="72B9FBD1" wp14:editId="63FE7776">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43"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5FE2591A" w14:textId="77777777" w:rsidR="00DB125D" w:rsidRPr="00880C6C" w:rsidRDefault="00DB125D" w:rsidP="00DB125D">
      <w:r w:rsidRPr="00880C6C">
        <w:t>IPCm-1 Índice de Precios al Consumidor publicado por el DANE del mes m-1.</w:t>
      </w:r>
    </w:p>
    <w:p w14:paraId="09812167" w14:textId="77777777" w:rsidR="00DB125D" w:rsidRPr="00880C6C" w:rsidRDefault="00DB125D" w:rsidP="00DB125D">
      <w:r w:rsidRPr="00880C6C">
        <w:t>IPCm-2 Índice de Precios al Consumidor publicado por el DANE del mes m-2.</w:t>
      </w:r>
    </w:p>
    <w:p w14:paraId="39EB0F8F" w14:textId="77777777" w:rsidR="00DB125D" w:rsidRPr="00880C6C" w:rsidRDefault="00210DD6" w:rsidP="00DB125D">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Tarifa por Cargo variable del mes anterior al de inicio de la aplicación de los subsidios para el estrato e.</w:t>
      </w:r>
    </w:p>
    <w:p w14:paraId="09C0C20F" w14:textId="77777777" w:rsidR="00DB125D" w:rsidRPr="00880C6C" w:rsidRDefault="00210DD6" w:rsidP="00DB125D">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Consumo promedio facturado del mes anterior al de inicio de la aplicación de los subsidios para el estrato e.</w:t>
      </w:r>
    </w:p>
    <w:p w14:paraId="42E17C83" w14:textId="1576A704" w:rsidR="00DB125D" w:rsidRDefault="009A39DF" w:rsidP="00DB125D">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2D62A8">
        <w:t xml:space="preserve">: </w:t>
      </w:r>
      <w:r w:rsidR="00DB125D" w:rsidRPr="00880C6C">
        <w:t>Tarifa por Cargo fijo del mes anterior al de inicio de la aplicación de los subsidios para el estrato e.</w:t>
      </w:r>
    </w:p>
    <w:p w14:paraId="5F7276DE" w14:textId="77777777" w:rsidR="002450A6" w:rsidRPr="00880C6C" w:rsidRDefault="002450A6" w:rsidP="00DB125D"/>
    <w:p w14:paraId="45471537" w14:textId="77777777" w:rsidR="00D33034" w:rsidRDefault="00DB125D" w:rsidP="00D33034">
      <w:pPr>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5305AE67" w14:textId="77777777" w:rsidR="002450A6" w:rsidRDefault="002450A6" w:rsidP="00D33034">
      <w:pPr>
        <w:jc w:val="both"/>
      </w:pPr>
    </w:p>
    <w:p w14:paraId="1C0093F1" w14:textId="77777777" w:rsidR="002450A6" w:rsidRPr="00D33034" w:rsidRDefault="00210DD6" w:rsidP="00DB125D">
      <w:pPr>
        <w:spacing w:after="240"/>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D3834F4" w14:textId="77777777" w:rsidR="00DB125D" w:rsidRPr="00880C6C" w:rsidRDefault="00DB125D" w:rsidP="00DB125D">
      <w:pPr>
        <w:spacing w:after="240"/>
      </w:pPr>
      <w:r w:rsidRPr="00880C6C">
        <w:br/>
        <w:t>Concordancia: Ley 812-03 Artículo 116</w:t>
      </w:r>
    </w:p>
    <w:p w14:paraId="50545B84" w14:textId="77777777" w:rsidR="00DB125D" w:rsidRPr="00880C6C" w:rsidRDefault="00DB125D" w:rsidP="00DB125D">
      <w:pPr>
        <w:spacing w:after="240"/>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4F47BFDA" w14:textId="77777777" w:rsidR="00DB125D" w:rsidRPr="00880C6C" w:rsidRDefault="00DB125D" w:rsidP="00DB125D">
      <w:pPr>
        <w:spacing w:after="240"/>
      </w:pPr>
      <w:r w:rsidRPr="00880C6C">
        <w:rPr>
          <w:i/>
          <w:iCs/>
        </w:rPr>
        <w:t>a) Para el primer mes de entrada en vigencia de la presente Resolución:</w:t>
      </w:r>
    </w:p>
    <w:p w14:paraId="0E97F36D" w14:textId="77777777" w:rsidR="0079304A" w:rsidRDefault="0079304A" w:rsidP="00DB125D"/>
    <w:p w14:paraId="76625F48" w14:textId="77777777" w:rsidR="007E5F10" w:rsidRDefault="00210DD6" w:rsidP="00DB125D">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6EE4052" w14:textId="77777777" w:rsidR="007E5F10" w:rsidRDefault="00210DD6"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D266AAB" w14:textId="77777777" w:rsidR="00DB125D" w:rsidRPr="00880C6C" w:rsidRDefault="00DB125D" w:rsidP="007E5F10">
      <w:r w:rsidRPr="00880C6C">
        <w:br/>
      </w:r>
      <w:r w:rsidRPr="00880C6C">
        <w:rPr>
          <w:i/>
          <w:iCs/>
        </w:rPr>
        <w:t>b) Para los meses subsiguientes:</w:t>
      </w:r>
    </w:p>
    <w:p w14:paraId="75D71D00" w14:textId="77777777" w:rsidR="007E5F10" w:rsidRDefault="007E5F10" w:rsidP="00DB125D"/>
    <w:p w14:paraId="58808501" w14:textId="77777777" w:rsidR="007E5F10" w:rsidRDefault="00210DD6"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57B68E1" w14:textId="77777777" w:rsidR="00DB125D" w:rsidRPr="00880C6C" w:rsidRDefault="00DB125D" w:rsidP="00DB125D">
      <w:pPr>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7A7360B1" w14:textId="77777777" w:rsidR="00DB125D" w:rsidRPr="00880C6C" w:rsidRDefault="00DB125D" w:rsidP="00DB125D">
      <w:r w:rsidRPr="00880C6C">
        <w:t>Concordancia: Ley 812-03 Artículo 116.</w:t>
      </w:r>
    </w:p>
    <w:p w14:paraId="37516827" w14:textId="77777777" w:rsidR="00DB125D" w:rsidRDefault="00DB125D" w:rsidP="00DB125D">
      <w:pPr>
        <w:jc w:val="both"/>
      </w:pPr>
      <w:r w:rsidRPr="00880C6C">
        <w:rPr>
          <w:b/>
          <w:bCs/>
        </w:rPr>
        <w:t>ARTICULO 5. FACTORES DE SUBSIDIOS APLICABLES SOBRE LOS CONSUMOS DE LOS USUARIOS CLASIFICADOS EN LOS ESTRATOS 1 Y 2.</w:t>
      </w:r>
      <w:r w:rsidRPr="00880C6C">
        <w:t xml:space="preserve"> </w:t>
      </w:r>
      <w:r w:rsidRPr="00880C6C">
        <w:lastRenderedPageBreak/>
        <w:t>Para dar aplicación al subsidio previsto en el Artículo 116 de la Ley 812 de 2003, los factores de los subsidios correspondientes a los usuarios de estratos 1 y 2 de los servicios de energía eléctrica y gas combustible por red de tubería se calculará de la siguiente forma:</w:t>
      </w:r>
    </w:p>
    <w:p w14:paraId="491571C4" w14:textId="77777777" w:rsidR="003B292A" w:rsidRDefault="003B292A" w:rsidP="00DB125D">
      <w:pPr>
        <w:jc w:val="both"/>
      </w:pPr>
    </w:p>
    <w:p w14:paraId="56BA3EA0" w14:textId="77777777" w:rsidR="00C34297" w:rsidRDefault="00210DD6" w:rsidP="00C34297">
      <w:pPr>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2015279" w14:textId="77777777" w:rsidR="00C34297" w:rsidRDefault="00DB125D" w:rsidP="00C34297">
      <w:pPr>
        <w:spacing w:after="240"/>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47C5B756" w14:textId="77777777" w:rsidR="00DB125D" w:rsidRPr="00880C6C" w:rsidRDefault="00DB125D" w:rsidP="00DB125D">
      <w:pPr>
        <w:spacing w:after="240"/>
      </w:pPr>
      <w:r w:rsidRPr="00880C6C">
        <w:t>En caso contrario, no se originará el otorgamiento del subsidio previsto en el artículo 116 de la Ley 812 de 2003.</w:t>
      </w:r>
    </w:p>
    <w:p w14:paraId="07172DBF" w14:textId="77777777" w:rsidR="00DB125D" w:rsidRPr="00880C6C" w:rsidRDefault="00DB125D" w:rsidP="00DB125D">
      <w:pPr>
        <w:spacing w:after="240"/>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DB125D" w:rsidRPr="00880C6C" w14:paraId="0B9D8008" w14:textId="77777777" w:rsidTr="00DB125D">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1F42A126" w14:textId="77777777" w:rsidR="00DB125D" w:rsidRPr="00880C6C" w:rsidRDefault="00DB125D" w:rsidP="00DB125D">
            <w:pPr>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A2D0173" w14:textId="77E9709D" w:rsidR="00DB125D" w:rsidRPr="00880C6C" w:rsidRDefault="00DB125D" w:rsidP="00DB125D">
            <w:pPr>
              <w:rPr>
                <w:sz w:val="20"/>
                <w:szCs w:val="20"/>
              </w:rPr>
            </w:pPr>
            <w:del w:id="696" w:author="Juan Carlos Reyes Guerrero" w:date="2017-03-08T20:07:00Z">
              <w:r w:rsidRPr="00880C6C" w:rsidDel="00C304EB">
                <w:rPr>
                  <w:noProof/>
                  <w:sz w:val="20"/>
                  <w:szCs w:val="20"/>
                  <w:lang w:val="es-CO" w:eastAsia="es-CO"/>
                </w:rPr>
                <w:drawing>
                  <wp:inline distT="0" distB="0" distL="0" distR="0" wp14:anchorId="3439D17E" wp14:editId="51923943">
                    <wp:extent cx="361950" cy="238125"/>
                    <wp:effectExtent l="19050" t="0" r="0" b="0"/>
                    <wp:docPr id="95" name="Imagen 9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1"/>
                            <pic:cNvPicPr>
                              <a:picLocks noChangeAspect="1" noChangeArrowheads="1"/>
                            </pic:cNvPicPr>
                          </pic:nvPicPr>
                          <pic:blipFill>
                            <a:blip r:embed="rId44" cstate="print"/>
                            <a:srcRect/>
                            <a:stretch>
                              <a:fillRect/>
                            </a:stretch>
                          </pic:blipFill>
                          <pic:spPr bwMode="auto">
                            <a:xfrm>
                              <a:off x="0" y="0"/>
                              <a:ext cx="361950" cy="238125"/>
                            </a:xfrm>
                            <a:prstGeom prst="rect">
                              <a:avLst/>
                            </a:prstGeom>
                            <a:noFill/>
                            <a:ln w="9525">
                              <a:noFill/>
                              <a:miter lim="800000"/>
                              <a:headEnd/>
                              <a:tailEnd/>
                            </a:ln>
                          </pic:spPr>
                        </pic:pic>
                      </a:graphicData>
                    </a:graphic>
                  </wp:inline>
                </w:drawing>
              </w:r>
            </w:del>
            <m:oMath>
              <m:sSub>
                <m:sSubPr>
                  <m:ctrlPr>
                    <w:ins w:id="697" w:author="Juan Carlos Reyes Guerrero" w:date="2017-03-08T20:07:00Z">
                      <w:rPr>
                        <w:rFonts w:ascii="Cambria Math" w:hAnsi="Cambria Math" w:cs="Times New Roman"/>
                        <w:i/>
                        <w:sz w:val="32"/>
                        <w:szCs w:val="32"/>
                      </w:rPr>
                    </w:ins>
                  </m:ctrlPr>
                </m:sSubPr>
                <m:e>
                  <m:r>
                    <w:ins w:id="698" w:author="Juan Carlos Reyes Guerrero" w:date="2017-03-08T20:07:00Z">
                      <w:rPr>
                        <w:rFonts w:ascii="Cambria Math" w:hAnsi="Cambria Math" w:cs="Times New Roman"/>
                        <w:sz w:val="32"/>
                        <w:szCs w:val="32"/>
                      </w:rPr>
                      <m:t>C</m:t>
                    </w:ins>
                  </m:r>
                  <m:r>
                    <w:ins w:id="699" w:author="Juan Carlos Reyes Guerrero" w:date="2017-03-08T20:07:00Z">
                      <w:rPr>
                        <w:rFonts w:ascii="Cambria Math" w:hAnsi="Cambria Math" w:cs="Times New Roman"/>
                        <w:sz w:val="32"/>
                        <w:szCs w:val="32"/>
                      </w:rPr>
                      <m:t>U</m:t>
                    </w:ins>
                  </m:r>
                </m:e>
                <m:sub>
                  <m:r>
                    <w:ins w:id="700" w:author="Juan Carlos Reyes Guerrero" w:date="2017-03-08T20:07:00Z">
                      <w:rPr>
                        <w:rFonts w:ascii="Cambria Math" w:hAnsi="Cambria Math" w:cs="Times New Roman"/>
                        <w:sz w:val="32"/>
                        <w:szCs w:val="32"/>
                      </w:rPr>
                      <m:t>ni</m:t>
                    </w:ins>
                  </m:r>
                </m:sub>
              </m:sSub>
              <m:r>
                <w:ins w:id="701" w:author="Juan Carlos Reyes Guerrero" w:date="2017-03-08T20:07:00Z">
                  <w:rPr>
                    <w:rFonts w:ascii="Cambria Math" w:hAnsi="Cambria Math" w:cs="Times New Roman"/>
                    <w:sz w:val="32"/>
                    <w:szCs w:val="32"/>
                  </w:rPr>
                  <m:t xml:space="preserve"> </m:t>
                </w:ins>
              </m:r>
            </m:oMath>
            <w:ins w:id="702" w:author="Juan Carlos Reyes Guerrero" w:date="2017-03-08T20:07:00Z">
              <w:r w:rsidR="00C304EB">
                <w:rPr>
                  <w:sz w:val="20"/>
                  <w:szCs w:val="20"/>
                </w:rPr>
                <w:t xml:space="preserve"> </w:t>
              </w:r>
            </w:ins>
            <w:r w:rsidRPr="00880C6C">
              <w:rPr>
                <w:sz w:val="20"/>
                <w:szCs w:val="20"/>
              </w:rPr>
              <w:t xml:space="preserve">: Es el Costo Unitario de Prestación del Servicio de Energía Eléctrica ($/kWh), en el nivel de tensión n, para el período i (año t, mes m). </w:t>
            </w:r>
          </w:p>
        </w:tc>
      </w:tr>
      <w:tr w:rsidR="00DB125D" w:rsidRPr="00880C6C" w14:paraId="4061FCFB" w14:textId="77777777" w:rsidTr="00DB125D">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44571EC" w14:textId="77777777" w:rsidR="00DB125D" w:rsidRPr="00880C6C" w:rsidRDefault="00DB125D" w:rsidP="00DB125D">
            <w:pPr>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7303B5B" w14:textId="6F5BE405" w:rsidR="00DB125D" w:rsidRPr="00880C6C" w:rsidRDefault="00DB125D" w:rsidP="00DB125D">
            <w:pPr>
              <w:rPr>
                <w:sz w:val="20"/>
                <w:szCs w:val="20"/>
              </w:rPr>
            </w:pPr>
            <w:del w:id="703" w:author="Juan Carlos Reyes Guerrero" w:date="2017-03-08T20:07:00Z">
              <w:r w:rsidRPr="00880C6C" w:rsidDel="007B0B48">
                <w:rPr>
                  <w:noProof/>
                  <w:sz w:val="20"/>
                  <w:szCs w:val="20"/>
                  <w:lang w:val="es-CO" w:eastAsia="es-CO"/>
                </w:rPr>
                <w:drawing>
                  <wp:inline distT="0" distB="0" distL="0" distR="0" wp14:anchorId="4C52F2DE" wp14:editId="334781D0">
                    <wp:extent cx="342900" cy="228600"/>
                    <wp:effectExtent l="19050" t="0" r="0" b="0"/>
                    <wp:docPr id="96" name="Imagen 9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2"/>
                            <pic:cNvPicPr>
                              <a:picLocks noChangeAspect="1" noChangeArrowheads="1"/>
                            </pic:cNvPicPr>
                          </pic:nvPicPr>
                          <pic:blipFill>
                            <a:blip r:embed="rId45" cstate="print"/>
                            <a:srcRect/>
                            <a:stretch>
                              <a:fillRect/>
                            </a:stretch>
                          </pic:blipFill>
                          <pic:spPr bwMode="auto">
                            <a:xfrm>
                              <a:off x="0" y="0"/>
                              <a:ext cx="342900" cy="228600"/>
                            </a:xfrm>
                            <a:prstGeom prst="rect">
                              <a:avLst/>
                            </a:prstGeom>
                            <a:noFill/>
                            <a:ln w="9525">
                              <a:noFill/>
                              <a:miter lim="800000"/>
                              <a:headEnd/>
                              <a:tailEnd/>
                            </a:ln>
                          </pic:spPr>
                        </pic:pic>
                      </a:graphicData>
                    </a:graphic>
                  </wp:inline>
                </w:drawing>
              </w:r>
            </w:del>
            <m:oMath>
              <m:sSub>
                <m:sSubPr>
                  <m:ctrlPr>
                    <w:ins w:id="704" w:author="Juan Carlos Reyes Guerrero" w:date="2017-03-08T20:07:00Z">
                      <w:rPr>
                        <w:rFonts w:ascii="Cambria Math" w:hAnsi="Cambria Math" w:cs="Times New Roman"/>
                        <w:i/>
                        <w:sz w:val="32"/>
                        <w:szCs w:val="32"/>
                      </w:rPr>
                    </w:ins>
                  </m:ctrlPr>
                </m:sSubPr>
                <m:e>
                  <m:r>
                    <w:ins w:id="705" w:author="Juan Carlos Reyes Guerrero" w:date="2017-03-08T20:07:00Z">
                      <w:rPr>
                        <w:rFonts w:ascii="Cambria Math" w:hAnsi="Cambria Math" w:cs="Times New Roman"/>
                        <w:sz w:val="32"/>
                        <w:szCs w:val="32"/>
                      </w:rPr>
                      <m:t>C</m:t>
                    </w:ins>
                  </m:r>
                  <m:r>
                    <w:ins w:id="706" w:author="Juan Carlos Reyes Guerrero" w:date="2017-03-08T20:07:00Z">
                      <w:rPr>
                        <w:rFonts w:ascii="Cambria Math" w:hAnsi="Cambria Math" w:cs="Times New Roman"/>
                        <w:sz w:val="32"/>
                        <w:szCs w:val="32"/>
                      </w:rPr>
                      <m:t>PS</m:t>
                    </w:ins>
                  </m:r>
                </m:e>
                <m:sub>
                  <m:r>
                    <w:ins w:id="707" w:author="Juan Carlos Reyes Guerrero" w:date="2017-03-08T20:07:00Z">
                      <w:rPr>
                        <w:rFonts w:ascii="Cambria Math" w:hAnsi="Cambria Math" w:cs="Times New Roman"/>
                        <w:sz w:val="32"/>
                        <w:szCs w:val="32"/>
                      </w:rPr>
                      <m:t>i</m:t>
                    </w:ins>
                  </m:r>
                </m:sub>
              </m:sSub>
              <m:r>
                <w:ins w:id="708" w:author="Juan Carlos Reyes Guerrero" w:date="2017-03-08T20:07:00Z">
                  <w:rPr>
                    <w:rFonts w:ascii="Cambria Math" w:hAnsi="Cambria Math" w:cs="Times New Roman"/>
                    <w:sz w:val="32"/>
                    <w:szCs w:val="32"/>
                  </w:rPr>
                  <m:t xml:space="preserve"> </m:t>
                </w:ins>
              </m:r>
            </m:oMath>
            <w:ins w:id="709" w:author="Juan Carlos Reyes Guerrero" w:date="2017-03-08T20:07:00Z">
              <w:r w:rsidR="007B0B48">
                <w:rPr>
                  <w:sz w:val="20"/>
                  <w:szCs w:val="20"/>
                </w:rPr>
                <w:t xml:space="preserve"> </w:t>
              </w:r>
            </w:ins>
            <w:r w:rsidRPr="00880C6C">
              <w:rPr>
                <w:sz w:val="20"/>
                <w:szCs w:val="20"/>
              </w:rPr>
              <w:t xml:space="preserve">: Es el Costo de Prestación del Servicio del Energía Eléctrica para Zonas No-Interconectadas ($/kWh), en el período i (año t, mes m). </w:t>
            </w:r>
          </w:p>
        </w:tc>
      </w:tr>
      <w:tr w:rsidR="00DB125D" w:rsidRPr="00880C6C" w14:paraId="3EEBF553" w14:textId="77777777" w:rsidTr="00DB125D">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330ABE" w14:textId="77777777" w:rsidR="00DB125D" w:rsidRPr="00880C6C" w:rsidRDefault="00DB125D" w:rsidP="00DB125D">
            <w:pPr>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32FE187" w14:textId="5CE5E66D" w:rsidR="00DB125D" w:rsidRPr="00880C6C" w:rsidRDefault="00DB125D" w:rsidP="00DB125D">
            <w:pPr>
              <w:rPr>
                <w:sz w:val="20"/>
                <w:szCs w:val="20"/>
              </w:rPr>
            </w:pPr>
            <w:del w:id="710" w:author="Juan Carlos Reyes Guerrero" w:date="2017-03-08T20:08:00Z">
              <w:r w:rsidRPr="00880C6C" w:rsidDel="007B0B48">
                <w:rPr>
                  <w:noProof/>
                  <w:sz w:val="20"/>
                  <w:szCs w:val="20"/>
                  <w:lang w:val="es-CO" w:eastAsia="es-CO"/>
                </w:rPr>
                <w:drawing>
                  <wp:inline distT="0" distB="0" distL="0" distR="0" wp14:anchorId="0DF5B45E" wp14:editId="7AC5BB1C">
                    <wp:extent cx="342900" cy="228600"/>
                    <wp:effectExtent l="19050" t="0" r="0" b="0"/>
                    <wp:docPr id="97" name="Imagen 9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2"/>
                            <pic:cNvPicPr>
                              <a:picLocks noChangeAspect="1" noChangeArrowheads="1"/>
                            </pic:cNvPicPr>
                          </pic:nvPicPr>
                          <pic:blipFill>
                            <a:blip r:embed="rId46" cstate="print"/>
                            <a:srcRect/>
                            <a:stretch>
                              <a:fillRect/>
                            </a:stretch>
                          </pic:blipFill>
                          <pic:spPr bwMode="auto">
                            <a:xfrm>
                              <a:off x="0" y="0"/>
                              <a:ext cx="342900" cy="228600"/>
                            </a:xfrm>
                            <a:prstGeom prst="rect">
                              <a:avLst/>
                            </a:prstGeom>
                            <a:noFill/>
                            <a:ln w="9525">
                              <a:noFill/>
                              <a:miter lim="800000"/>
                              <a:headEnd/>
                              <a:tailEnd/>
                            </a:ln>
                          </pic:spPr>
                        </pic:pic>
                      </a:graphicData>
                    </a:graphic>
                  </wp:inline>
                </w:drawing>
              </w:r>
            </w:del>
            <m:oMath>
              <m:sSub>
                <m:sSubPr>
                  <m:ctrlPr>
                    <w:ins w:id="711" w:author="Juan Carlos Reyes Guerrero" w:date="2017-03-08T20:08:00Z">
                      <w:rPr>
                        <w:rFonts w:ascii="Cambria Math" w:hAnsi="Cambria Math" w:cs="Times New Roman"/>
                        <w:i/>
                        <w:sz w:val="32"/>
                        <w:szCs w:val="32"/>
                      </w:rPr>
                    </w:ins>
                  </m:ctrlPr>
                </m:sSubPr>
                <m:e>
                  <m:r>
                    <w:ins w:id="712" w:author="Juan Carlos Reyes Guerrero" w:date="2017-03-08T20:08:00Z">
                      <w:rPr>
                        <w:rFonts w:ascii="Cambria Math" w:hAnsi="Cambria Math" w:cs="Times New Roman"/>
                        <w:sz w:val="32"/>
                        <w:szCs w:val="32"/>
                      </w:rPr>
                      <m:t>CU</m:t>
                    </w:ins>
                  </m:r>
                </m:e>
                <m:sub>
                  <m:r>
                    <w:ins w:id="713" w:author="Juan Carlos Reyes Guerrero" w:date="2017-03-08T20:08:00Z">
                      <w:rPr>
                        <w:rFonts w:ascii="Cambria Math" w:hAnsi="Cambria Math" w:cs="Times New Roman"/>
                        <w:sz w:val="32"/>
                        <w:szCs w:val="32"/>
                      </w:rPr>
                      <m:t>ni</m:t>
                    </w:ins>
                  </m:r>
                </m:sub>
              </m:sSub>
              <m:r>
                <w:ins w:id="714" w:author="Juan Carlos Reyes Guerrero" w:date="2017-03-08T20:08:00Z">
                  <w:rPr>
                    <w:rFonts w:ascii="Cambria Math" w:hAnsi="Cambria Math" w:cs="Times New Roman"/>
                    <w:sz w:val="32"/>
                    <w:szCs w:val="32"/>
                  </w:rPr>
                  <m:t xml:space="preserve"> </m:t>
                </w:ins>
              </m:r>
            </m:oMath>
            <w:ins w:id="715" w:author="Juan Carlos Reyes Guerrero" w:date="2017-03-08T20:08:00Z">
              <w:r w:rsidR="007B0B48">
                <w:rPr>
                  <w:sz w:val="20"/>
                  <w:szCs w:val="20"/>
                </w:rPr>
                <w:t xml:space="preserve"> </w:t>
              </w:r>
            </w:ins>
            <w:r w:rsidRPr="00880C6C">
              <w:rPr>
                <w:sz w:val="20"/>
                <w:szCs w:val="20"/>
              </w:rPr>
              <w:t xml:space="preserve">: Es el Costo Unitario de Prestación del Servicio de Energía Eléctrica para Archipiélago de San Andrés y Providencia, en el nivel de tensión n, ($/kWh) en el período i (año t, mes m). </w:t>
            </w:r>
          </w:p>
        </w:tc>
      </w:tr>
      <w:tr w:rsidR="00DB125D" w:rsidRPr="00880C6C" w14:paraId="7A071512"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D2F3F99" w14:textId="77777777" w:rsidR="00DB125D" w:rsidRPr="00880C6C" w:rsidRDefault="00DB125D" w:rsidP="00DB125D">
            <w:pPr>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8A7D79B" w14:textId="171EF215" w:rsidR="00DB125D" w:rsidRPr="00880C6C" w:rsidRDefault="00DB125D" w:rsidP="00DB125D">
            <w:pPr>
              <w:rPr>
                <w:sz w:val="20"/>
                <w:szCs w:val="20"/>
              </w:rPr>
            </w:pPr>
            <w:del w:id="716" w:author="Juan Carlos Reyes Guerrero" w:date="2017-03-08T20:08:00Z">
              <w:r w:rsidRPr="00880C6C" w:rsidDel="005E12C4">
                <w:rPr>
                  <w:noProof/>
                  <w:sz w:val="20"/>
                  <w:szCs w:val="20"/>
                  <w:lang w:val="es-CO" w:eastAsia="es-CO"/>
                </w:rPr>
                <w:drawing>
                  <wp:inline distT="0" distB="0" distL="0" distR="0" wp14:anchorId="146D5158" wp14:editId="1939CC53">
                    <wp:extent cx="266700" cy="228600"/>
                    <wp:effectExtent l="19050" t="0" r="0" b="0"/>
                    <wp:docPr id="98" name="Imagen 9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2"/>
                            <pic:cNvPicPr>
                              <a:picLocks noChangeAspect="1" noChangeArrowheads="1"/>
                            </pic:cNvPicPr>
                          </pic:nvPicPr>
                          <pic:blipFill>
                            <a:blip r:embed="rId47" cstate="print"/>
                            <a:srcRect/>
                            <a:stretch>
                              <a:fillRect/>
                            </a:stretch>
                          </pic:blipFill>
                          <pic:spPr bwMode="auto">
                            <a:xfrm>
                              <a:off x="0" y="0"/>
                              <a:ext cx="266700" cy="228600"/>
                            </a:xfrm>
                            <a:prstGeom prst="rect">
                              <a:avLst/>
                            </a:prstGeom>
                            <a:noFill/>
                            <a:ln w="9525">
                              <a:noFill/>
                              <a:miter lim="800000"/>
                              <a:headEnd/>
                              <a:tailEnd/>
                            </a:ln>
                          </pic:spPr>
                        </pic:pic>
                      </a:graphicData>
                    </a:graphic>
                  </wp:inline>
                </w:drawing>
              </w:r>
            </w:del>
            <m:oMath>
              <m:sSub>
                <m:sSubPr>
                  <m:ctrlPr>
                    <w:ins w:id="717" w:author="Juan Carlos Reyes Guerrero" w:date="2017-03-08T20:08:00Z">
                      <w:rPr>
                        <w:rFonts w:ascii="Cambria Math" w:hAnsi="Cambria Math" w:cs="Times New Roman"/>
                        <w:i/>
                        <w:sz w:val="32"/>
                        <w:szCs w:val="32"/>
                      </w:rPr>
                    </w:ins>
                  </m:ctrlPr>
                </m:sSubPr>
                <m:e>
                  <m:r>
                    <w:ins w:id="718" w:author="Juan Carlos Reyes Guerrero" w:date="2017-03-08T20:08:00Z">
                      <w:rPr>
                        <w:rFonts w:ascii="Cambria Math" w:hAnsi="Cambria Math" w:cs="Times New Roman"/>
                        <w:sz w:val="32"/>
                        <w:szCs w:val="32"/>
                      </w:rPr>
                      <m:t>Ms</m:t>
                    </w:ins>
                  </m:r>
                </m:e>
                <m:sub>
                  <m:r>
                    <w:ins w:id="719" w:author="Juan Carlos Reyes Guerrero" w:date="2017-03-08T20:08:00Z">
                      <w:rPr>
                        <w:rFonts w:ascii="Cambria Math" w:hAnsi="Cambria Math" w:cs="Times New Roman"/>
                        <w:sz w:val="32"/>
                        <w:szCs w:val="32"/>
                      </w:rPr>
                      <m:t>t</m:t>
                    </w:ins>
                  </m:r>
                </m:sub>
              </m:sSub>
              <m:r>
                <w:ins w:id="720" w:author="Juan Carlos Reyes Guerrero" w:date="2017-03-08T20:08:00Z">
                  <w:rPr>
                    <w:rFonts w:ascii="Cambria Math" w:hAnsi="Cambria Math" w:cs="Times New Roman"/>
                    <w:sz w:val="32"/>
                    <w:szCs w:val="32"/>
                  </w:rPr>
                  <m:t xml:space="preserve"> </m:t>
                </w:ins>
              </m:r>
            </m:oMath>
            <w:ins w:id="721" w:author="Juan Carlos Reyes Guerrero" w:date="2017-03-08T20:08:00Z">
              <w:r w:rsidR="005E12C4">
                <w:rPr>
                  <w:sz w:val="20"/>
                  <w:szCs w:val="20"/>
                </w:rPr>
                <w:t xml:space="preserve"> </w:t>
              </w:r>
            </w:ins>
            <w:r w:rsidRPr="00880C6C">
              <w:rPr>
                <w:sz w:val="20"/>
                <w:szCs w:val="20"/>
              </w:rPr>
              <w:t>: Es el Cargo Promedio Máximo del Servicio de Gas Natural ($/m3), (año t).</w:t>
            </w:r>
          </w:p>
        </w:tc>
      </w:tr>
      <w:tr w:rsidR="00DB125D" w:rsidRPr="00880C6C" w14:paraId="7DC19098"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CC0437B" w14:textId="77777777" w:rsidR="00DB125D" w:rsidRPr="00880C6C" w:rsidRDefault="00DB125D" w:rsidP="00DB125D">
            <w:pPr>
              <w:rPr>
                <w:sz w:val="20"/>
                <w:szCs w:val="20"/>
              </w:rPr>
            </w:pPr>
            <w:r w:rsidRPr="00880C6C">
              <w:rPr>
                <w:sz w:val="20"/>
                <w:szCs w:val="20"/>
              </w:rPr>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6E9ADE8" w14:textId="5442D7D3" w:rsidR="00DB125D" w:rsidRPr="00880C6C" w:rsidRDefault="00DB125D" w:rsidP="00DB125D">
            <w:pPr>
              <w:rPr>
                <w:sz w:val="20"/>
                <w:szCs w:val="20"/>
              </w:rPr>
            </w:pPr>
            <w:del w:id="722" w:author="Juan Carlos Reyes Guerrero" w:date="2017-03-08T20:09:00Z">
              <w:r w:rsidRPr="00880C6C" w:rsidDel="005E12C4">
                <w:rPr>
                  <w:noProof/>
                  <w:sz w:val="20"/>
                  <w:szCs w:val="20"/>
                  <w:lang w:val="es-CO" w:eastAsia="es-CO"/>
                </w:rPr>
                <w:drawing>
                  <wp:inline distT="0" distB="0" distL="0" distR="0" wp14:anchorId="7B31BC0E" wp14:editId="235EA28E">
                    <wp:extent cx="304800" cy="228600"/>
                    <wp:effectExtent l="19050" t="0" r="0" b="0"/>
                    <wp:docPr id="99" name="Imagen 9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2"/>
                            <pic:cNvPicPr>
                              <a:picLocks noChangeAspect="1" noChangeArrowheads="1"/>
                            </pic:cNvPicPr>
                          </pic:nvPicPr>
                          <pic:blipFill>
                            <a:blip r:embed="rId48" cstate="print"/>
                            <a:srcRect/>
                            <a:stretch>
                              <a:fillRect/>
                            </a:stretch>
                          </pic:blipFill>
                          <pic:spPr bwMode="auto">
                            <a:xfrm>
                              <a:off x="0" y="0"/>
                              <a:ext cx="304800" cy="228600"/>
                            </a:xfrm>
                            <a:prstGeom prst="rect">
                              <a:avLst/>
                            </a:prstGeom>
                            <a:noFill/>
                            <a:ln w="9525">
                              <a:noFill/>
                              <a:miter lim="800000"/>
                              <a:headEnd/>
                              <a:tailEnd/>
                            </a:ln>
                          </pic:spPr>
                        </pic:pic>
                      </a:graphicData>
                    </a:graphic>
                  </wp:inline>
                </w:drawing>
              </w:r>
            </w:del>
            <m:oMath>
              <m:sSub>
                <m:sSubPr>
                  <m:ctrlPr>
                    <w:ins w:id="723" w:author="Juan Carlos Reyes Guerrero" w:date="2017-03-08T20:08:00Z">
                      <w:rPr>
                        <w:rFonts w:ascii="Cambria Math" w:hAnsi="Cambria Math" w:cs="Times New Roman"/>
                        <w:i/>
                        <w:sz w:val="32"/>
                        <w:szCs w:val="32"/>
                      </w:rPr>
                    </w:ins>
                  </m:ctrlPr>
                </m:sSubPr>
                <m:e>
                  <m:r>
                    <w:ins w:id="724" w:author="Juan Carlos Reyes Guerrero" w:date="2017-03-08T20:08:00Z">
                      <w:rPr>
                        <w:rFonts w:ascii="Cambria Math" w:hAnsi="Cambria Math" w:cs="Times New Roman"/>
                        <w:sz w:val="32"/>
                        <w:szCs w:val="32"/>
                      </w:rPr>
                      <m:t>Ms</m:t>
                    </w:ins>
                  </m:r>
                </m:e>
                <m:sub>
                  <m:r>
                    <w:ins w:id="725" w:author="Juan Carlos Reyes Guerrero" w:date="2017-03-08T20:08:00Z">
                      <w:rPr>
                        <w:rFonts w:ascii="Cambria Math" w:hAnsi="Cambria Math" w:cs="Times New Roman"/>
                        <w:sz w:val="32"/>
                        <w:szCs w:val="32"/>
                      </w:rPr>
                      <m:t>m</m:t>
                    </w:ins>
                  </m:r>
                </m:sub>
              </m:sSub>
              <m:r>
                <w:ins w:id="726" w:author="Juan Carlos Reyes Guerrero" w:date="2017-03-08T20:08:00Z">
                  <w:rPr>
                    <w:rFonts w:ascii="Cambria Math" w:hAnsi="Cambria Math" w:cs="Times New Roman"/>
                    <w:sz w:val="32"/>
                    <w:szCs w:val="32"/>
                  </w:rPr>
                  <m:t xml:space="preserve"> </m:t>
                </w:ins>
              </m:r>
            </m:oMath>
            <w:ins w:id="727" w:author="Juan Carlos Reyes Guerrero" w:date="2017-03-08T20:08:00Z">
              <w:r w:rsidR="005E12C4">
                <w:rPr>
                  <w:sz w:val="20"/>
                  <w:szCs w:val="20"/>
                </w:rPr>
                <w:t xml:space="preserve"> </w:t>
              </w:r>
            </w:ins>
            <w:r w:rsidRPr="00880C6C">
              <w:rPr>
                <w:sz w:val="20"/>
                <w:szCs w:val="20"/>
              </w:rPr>
              <w:t>: Es el Cargo Promedio Máximo del Servicio de Gas Natural ($/m3), en el mes m.</w:t>
            </w:r>
          </w:p>
        </w:tc>
      </w:tr>
      <w:tr w:rsidR="00DB125D" w:rsidRPr="00880C6C" w14:paraId="3CC4CB8F"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5D5060B" w14:textId="77777777" w:rsidR="00DB125D" w:rsidRPr="00880C6C" w:rsidRDefault="00DB125D" w:rsidP="00DB125D">
            <w:pPr>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85579FC" w14:textId="77777777" w:rsidR="00DB125D" w:rsidRPr="00880C6C" w:rsidRDefault="00DB125D" w:rsidP="00DB125D">
            <w:pPr>
              <w:rPr>
                <w:sz w:val="20"/>
                <w:szCs w:val="20"/>
              </w:rPr>
            </w:pPr>
            <w:r w:rsidRPr="00880C6C">
              <w:rPr>
                <w:sz w:val="20"/>
                <w:szCs w:val="20"/>
              </w:rPr>
              <w:t>El Cm se expresará como:</w:t>
            </w:r>
          </w:p>
          <w:p w14:paraId="30CCF7FE" w14:textId="05674506" w:rsidR="002355C1" w:rsidRDefault="00DB125D" w:rsidP="00DB125D">
            <w:pPr>
              <w:rPr>
                <w:ins w:id="728" w:author="Juan Carlos Reyes Guerrero" w:date="2017-03-08T20:10:00Z"/>
                <w:sz w:val="20"/>
                <w:szCs w:val="20"/>
              </w:rPr>
            </w:pPr>
            <w:del w:id="729" w:author="Juan Carlos Reyes Guerrero" w:date="2017-03-08T20:09:00Z">
              <w:r w:rsidRPr="00880C6C" w:rsidDel="005E12C4">
                <w:rPr>
                  <w:noProof/>
                  <w:sz w:val="20"/>
                  <w:szCs w:val="20"/>
                  <w:lang w:val="es-CO" w:eastAsia="es-CO"/>
                </w:rPr>
                <w:drawing>
                  <wp:inline distT="0" distB="0" distL="0" distR="0" wp14:anchorId="6079585A" wp14:editId="1E54676A">
                    <wp:extent cx="419100" cy="228600"/>
                    <wp:effectExtent l="19050" t="0" r="0" b="0"/>
                    <wp:docPr id="100" name="Imagen 10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2"/>
                            <pic:cNvPicPr>
                              <a:picLocks noChangeAspect="1" noChangeArrowheads="1"/>
                            </pic:cNvPicPr>
                          </pic:nvPicPr>
                          <pic:blipFill>
                            <a:blip r:embed="rId49" cstate="print"/>
                            <a:srcRect/>
                            <a:stretch>
                              <a:fillRect/>
                            </a:stretch>
                          </pic:blipFill>
                          <pic:spPr bwMode="auto">
                            <a:xfrm>
                              <a:off x="0" y="0"/>
                              <a:ext cx="419100" cy="228600"/>
                            </a:xfrm>
                            <a:prstGeom prst="rect">
                              <a:avLst/>
                            </a:prstGeom>
                            <a:noFill/>
                            <a:ln w="9525">
                              <a:noFill/>
                              <a:miter lim="800000"/>
                              <a:headEnd/>
                              <a:tailEnd/>
                            </a:ln>
                          </pic:spPr>
                        </pic:pic>
                      </a:graphicData>
                    </a:graphic>
                  </wp:inline>
                </w:drawing>
              </w:r>
            </w:del>
            <m:oMath>
              <m:sSub>
                <m:sSubPr>
                  <m:ctrlPr>
                    <w:ins w:id="730" w:author="Juan Carlos Reyes Guerrero" w:date="2017-03-08T20:09:00Z">
                      <w:rPr>
                        <w:rFonts w:ascii="Cambria Math" w:hAnsi="Cambria Math" w:cs="Times New Roman"/>
                        <w:i/>
                        <w:sz w:val="32"/>
                        <w:szCs w:val="32"/>
                      </w:rPr>
                    </w:ins>
                  </m:ctrlPr>
                </m:sSubPr>
                <m:e>
                  <m:r>
                    <w:ins w:id="731" w:author="Juan Carlos Reyes Guerrero" w:date="2017-03-08T20:09:00Z">
                      <w:rPr>
                        <w:rFonts w:ascii="Cambria Math" w:hAnsi="Cambria Math" w:cs="Times New Roman"/>
                        <w:sz w:val="32"/>
                        <w:szCs w:val="32"/>
                      </w:rPr>
                      <m:t>MEq</m:t>
                    </w:ins>
                  </m:r>
                </m:e>
                <m:sub>
                  <m:r>
                    <w:ins w:id="732" w:author="Juan Carlos Reyes Guerrero" w:date="2017-03-08T20:09:00Z">
                      <w:rPr>
                        <w:rFonts w:ascii="Cambria Math" w:hAnsi="Cambria Math" w:cs="Times New Roman"/>
                        <w:sz w:val="32"/>
                        <w:szCs w:val="32"/>
                      </w:rPr>
                      <m:t>m</m:t>
                    </w:ins>
                  </m:r>
                </m:sub>
              </m:sSub>
              <m:r>
                <w:ins w:id="733" w:author="Juan Carlos Reyes Guerrero" w:date="2017-03-08T20:09:00Z">
                  <w:rPr>
                    <w:rFonts w:ascii="Cambria Math" w:hAnsi="Cambria Math" w:cs="Times New Roman"/>
                    <w:sz w:val="32"/>
                    <w:szCs w:val="32"/>
                  </w:rPr>
                  <m:t xml:space="preserve"> </m:t>
                </w:ins>
              </m:r>
            </m:oMath>
            <w:ins w:id="734" w:author="Juan Carlos Reyes Guerrero" w:date="2017-03-08T20:09:00Z">
              <w:r w:rsidR="005E12C4">
                <w:rPr>
                  <w:sz w:val="20"/>
                  <w:szCs w:val="20"/>
                </w:rPr>
                <w:t xml:space="preserve"> </w:t>
              </w:r>
            </w:ins>
            <w:r w:rsidRPr="00880C6C">
              <w:rPr>
                <w:sz w:val="20"/>
                <w:szCs w:val="20"/>
              </w:rPr>
              <w:t xml:space="preserve">: Es el Costo equivalente de Prestación Equivalente del Servicio de Gas Combustible por Red ($/m3), en el mes m para el primer rango de consumo. </w:t>
            </w:r>
            <w:r w:rsidRPr="00880C6C">
              <w:rPr>
                <w:sz w:val="20"/>
                <w:szCs w:val="20"/>
              </w:rPr>
              <w:br/>
            </w:r>
            <w:del w:id="735" w:author="Juan Carlos Reyes Guerrero" w:date="2017-03-08T20:09:00Z">
              <w:r w:rsidRPr="00880C6C" w:rsidDel="005E12C4">
                <w:rPr>
                  <w:noProof/>
                  <w:sz w:val="20"/>
                  <w:szCs w:val="20"/>
                  <w:lang w:val="es-CO" w:eastAsia="es-CO"/>
                </w:rPr>
                <w:drawing>
                  <wp:inline distT="0" distB="0" distL="0" distR="0" wp14:anchorId="5E5D99C5" wp14:editId="1B01B0CA">
                    <wp:extent cx="314325" cy="228600"/>
                    <wp:effectExtent l="19050" t="0" r="9525" b="0"/>
                    <wp:docPr id="101" name="Imagen 10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2"/>
                            <pic:cNvPicPr>
                              <a:picLocks noChangeAspect="1" noChangeArrowheads="1"/>
                            </pic:cNvPicPr>
                          </pic:nvPicPr>
                          <pic:blipFill>
                            <a:blip r:embed="rId50" cstate="print"/>
                            <a:srcRect/>
                            <a:stretch>
                              <a:fillRect/>
                            </a:stretch>
                          </pic:blipFill>
                          <pic:spPr bwMode="auto">
                            <a:xfrm>
                              <a:off x="0" y="0"/>
                              <a:ext cx="314325" cy="228600"/>
                            </a:xfrm>
                            <a:prstGeom prst="rect">
                              <a:avLst/>
                            </a:prstGeom>
                            <a:noFill/>
                            <a:ln w="9525">
                              <a:noFill/>
                              <a:miter lim="800000"/>
                              <a:headEnd/>
                              <a:tailEnd/>
                            </a:ln>
                          </pic:spPr>
                        </pic:pic>
                      </a:graphicData>
                    </a:graphic>
                  </wp:inline>
                </w:drawing>
              </w:r>
            </w:del>
            <m:oMath>
              <m:sSub>
                <m:sSubPr>
                  <m:ctrlPr>
                    <w:ins w:id="736" w:author="Juan Carlos Reyes Guerrero" w:date="2017-03-08T20:09:00Z">
                      <w:rPr>
                        <w:rFonts w:ascii="Cambria Math" w:hAnsi="Cambria Math" w:cs="Times New Roman"/>
                        <w:i/>
                        <w:sz w:val="32"/>
                        <w:szCs w:val="32"/>
                      </w:rPr>
                    </w:ins>
                  </m:ctrlPr>
                </m:sSubPr>
                <m:e>
                  <m:r>
                    <w:ins w:id="737" w:author="Juan Carlos Reyes Guerrero" w:date="2017-03-08T20:09:00Z">
                      <w:rPr>
                        <w:rFonts w:ascii="Cambria Math" w:hAnsi="Cambria Math" w:cs="Times New Roman"/>
                        <w:sz w:val="32"/>
                        <w:szCs w:val="32"/>
                      </w:rPr>
                      <m:t>MV</m:t>
                    </w:ins>
                  </m:r>
                </m:e>
                <m:sub>
                  <m:r>
                    <w:ins w:id="738" w:author="Juan Carlos Reyes Guerrero" w:date="2017-03-08T20:09:00Z">
                      <w:rPr>
                        <w:rFonts w:ascii="Cambria Math" w:hAnsi="Cambria Math" w:cs="Times New Roman"/>
                        <w:sz w:val="32"/>
                        <w:szCs w:val="32"/>
                      </w:rPr>
                      <m:t>m</m:t>
                    </w:ins>
                  </m:r>
                </m:sub>
              </m:sSub>
              <m:r>
                <w:ins w:id="739" w:author="Juan Carlos Reyes Guerrero" w:date="2017-03-08T20:09:00Z">
                  <w:rPr>
                    <w:rFonts w:ascii="Cambria Math" w:hAnsi="Cambria Math" w:cs="Times New Roman"/>
                    <w:sz w:val="32"/>
                    <w:szCs w:val="32"/>
                  </w:rPr>
                  <m:t xml:space="preserve"> </m:t>
                </w:ins>
              </m:r>
            </m:oMath>
            <w:ins w:id="740" w:author="Juan Carlos Reyes Guerrero" w:date="2017-03-08T20:09:00Z">
              <w:r w:rsidR="005E12C4">
                <w:rPr>
                  <w:sz w:val="20"/>
                  <w:szCs w:val="20"/>
                </w:rPr>
                <w:t xml:space="preserve"> </w:t>
              </w:r>
            </w:ins>
            <w:r w:rsidRPr="00880C6C">
              <w:rPr>
                <w:sz w:val="20"/>
                <w:szCs w:val="20"/>
              </w:rPr>
              <w:t xml:space="preserve">: Es el Cargo Variable Máximo del Servicio de Gas Combustible por Red ($/m3), en el mes m para el </w:t>
            </w:r>
            <w:r w:rsidRPr="00880C6C">
              <w:rPr>
                <w:sz w:val="20"/>
                <w:szCs w:val="20"/>
              </w:rPr>
              <w:lastRenderedPageBreak/>
              <w:t xml:space="preserve">primer rango de consumo. </w:t>
            </w:r>
            <w:r w:rsidRPr="00880C6C">
              <w:rPr>
                <w:sz w:val="20"/>
                <w:szCs w:val="20"/>
              </w:rPr>
              <w:br/>
            </w:r>
            <w:del w:id="741" w:author="Juan Carlos Reyes Guerrero" w:date="2017-03-08T20:10:00Z">
              <w:r w:rsidRPr="00880C6C" w:rsidDel="002355C1">
                <w:rPr>
                  <w:noProof/>
                  <w:sz w:val="20"/>
                  <w:szCs w:val="20"/>
                  <w:lang w:val="es-CO" w:eastAsia="es-CO"/>
                </w:rPr>
                <w:drawing>
                  <wp:inline distT="0" distB="0" distL="0" distR="0" wp14:anchorId="1E65D06D" wp14:editId="6343AA3E">
                    <wp:extent cx="285750" cy="228600"/>
                    <wp:effectExtent l="19050" t="0" r="0" b="0"/>
                    <wp:docPr id="102" name="Imagen 10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2"/>
                            <pic:cNvPicPr>
                              <a:picLocks noChangeAspect="1" noChangeArrowheads="1"/>
                            </pic:cNvPicPr>
                          </pic:nvPicPr>
                          <pic:blipFill>
                            <a:blip r:embed="rId51" cstate="print"/>
                            <a:srcRect/>
                            <a:stretch>
                              <a:fillRect/>
                            </a:stretch>
                          </pic:blipFill>
                          <pic:spPr bwMode="auto">
                            <a:xfrm>
                              <a:off x="0" y="0"/>
                              <a:ext cx="285750" cy="228600"/>
                            </a:xfrm>
                            <a:prstGeom prst="rect">
                              <a:avLst/>
                            </a:prstGeom>
                            <a:noFill/>
                            <a:ln w="9525">
                              <a:noFill/>
                              <a:miter lim="800000"/>
                              <a:headEnd/>
                              <a:tailEnd/>
                            </a:ln>
                          </pic:spPr>
                        </pic:pic>
                      </a:graphicData>
                    </a:graphic>
                  </wp:inline>
                </w:drawing>
              </w:r>
            </w:del>
            <m:oMath>
              <m:sSub>
                <m:sSubPr>
                  <m:ctrlPr>
                    <w:ins w:id="742" w:author="Juan Carlos Reyes Guerrero" w:date="2017-03-08T20:09:00Z">
                      <w:rPr>
                        <w:rFonts w:ascii="Cambria Math" w:hAnsi="Cambria Math" w:cs="Times New Roman"/>
                        <w:i/>
                        <w:sz w:val="32"/>
                        <w:szCs w:val="32"/>
                      </w:rPr>
                    </w:ins>
                  </m:ctrlPr>
                </m:sSubPr>
                <m:e>
                  <m:r>
                    <w:ins w:id="743" w:author="Juan Carlos Reyes Guerrero" w:date="2017-03-08T20:09:00Z">
                      <w:rPr>
                        <w:rFonts w:ascii="Cambria Math" w:hAnsi="Cambria Math" w:cs="Times New Roman"/>
                        <w:sz w:val="32"/>
                        <w:szCs w:val="32"/>
                      </w:rPr>
                      <m:t>Mf</m:t>
                    </w:ins>
                  </m:r>
                </m:e>
                <m:sub>
                  <m:r>
                    <w:ins w:id="744" w:author="Juan Carlos Reyes Guerrero" w:date="2017-03-08T20:10:00Z">
                      <w:rPr>
                        <w:rFonts w:ascii="Cambria Math" w:hAnsi="Cambria Math" w:cs="Times New Roman"/>
                        <w:sz w:val="32"/>
                        <w:szCs w:val="32"/>
                      </w:rPr>
                      <m:t>m</m:t>
                    </w:ins>
                  </m:r>
                </m:sub>
              </m:sSub>
              <m:r>
                <w:ins w:id="745" w:author="Juan Carlos Reyes Guerrero" w:date="2017-03-08T20:09:00Z">
                  <w:rPr>
                    <w:rFonts w:ascii="Cambria Math" w:hAnsi="Cambria Math" w:cs="Times New Roman"/>
                    <w:sz w:val="32"/>
                    <w:szCs w:val="32"/>
                  </w:rPr>
                  <m:t xml:space="preserve"> </m:t>
                </w:ins>
              </m:r>
            </m:oMath>
            <w:ins w:id="746" w:author="Juan Carlos Reyes Guerrero" w:date="2017-03-08T20:09:00Z">
              <w:r w:rsidR="002355C1">
                <w:rPr>
                  <w:sz w:val="20"/>
                  <w:szCs w:val="20"/>
                </w:rPr>
                <w:t xml:space="preserve"> </w:t>
              </w:r>
            </w:ins>
            <w:r w:rsidRPr="00880C6C">
              <w:rPr>
                <w:sz w:val="20"/>
                <w:szCs w:val="20"/>
              </w:rPr>
              <w:t xml:space="preserve">: Es el Cargo Fijo Máximo del Servicio de Gas Combustible por Red ($/factura) en el mes m. </w:t>
            </w:r>
            <w:r w:rsidRPr="00880C6C">
              <w:rPr>
                <w:sz w:val="20"/>
                <w:szCs w:val="20"/>
              </w:rPr>
              <w:br/>
            </w:r>
            <w:del w:id="747" w:author="Juan Carlos Reyes Guerrero" w:date="2017-03-08T20:10:00Z">
              <w:r w:rsidRPr="00880C6C" w:rsidDel="002355C1">
                <w:rPr>
                  <w:noProof/>
                  <w:sz w:val="20"/>
                  <w:szCs w:val="20"/>
                  <w:lang w:val="es-CO" w:eastAsia="es-CO"/>
                </w:rPr>
                <w:drawing>
                  <wp:inline distT="0" distB="0" distL="0" distR="0" wp14:anchorId="7F88BC02" wp14:editId="594E6321">
                    <wp:extent cx="390525" cy="228600"/>
                    <wp:effectExtent l="19050" t="0" r="9525" b="0"/>
                    <wp:docPr id="103" name="Imagen 10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2"/>
                            <pic:cNvPicPr>
                              <a:picLocks noChangeAspect="1" noChangeArrowheads="1"/>
                            </pic:cNvPicPr>
                          </pic:nvPicPr>
                          <pic:blipFill>
                            <a:blip r:embed="rId52" cstate="print"/>
                            <a:srcRect/>
                            <a:stretch>
                              <a:fillRect/>
                            </a:stretch>
                          </pic:blipFill>
                          <pic:spPr bwMode="auto">
                            <a:xfrm>
                              <a:off x="0" y="0"/>
                              <a:ext cx="390525" cy="228600"/>
                            </a:xfrm>
                            <a:prstGeom prst="rect">
                              <a:avLst/>
                            </a:prstGeom>
                            <a:noFill/>
                            <a:ln w="9525">
                              <a:noFill/>
                              <a:miter lim="800000"/>
                              <a:headEnd/>
                              <a:tailEnd/>
                            </a:ln>
                          </pic:spPr>
                        </pic:pic>
                      </a:graphicData>
                    </a:graphic>
                  </wp:inline>
                </w:drawing>
              </w:r>
            </w:del>
            <m:oMath>
              <m:sSub>
                <m:sSubPr>
                  <m:ctrlPr>
                    <w:ins w:id="748" w:author="Juan Carlos Reyes Guerrero" w:date="2017-03-08T20:10:00Z">
                      <w:rPr>
                        <w:rFonts w:ascii="Cambria Math" w:hAnsi="Cambria Math" w:cs="Times New Roman"/>
                        <w:i/>
                        <w:sz w:val="32"/>
                        <w:szCs w:val="32"/>
                      </w:rPr>
                    </w:ins>
                  </m:ctrlPr>
                </m:sSubPr>
                <m:e>
                  <m:r>
                    <w:ins w:id="749" w:author="Juan Carlos Reyes Guerrero" w:date="2017-03-08T20:10:00Z">
                      <w:rPr>
                        <w:rFonts w:ascii="Cambria Math" w:hAnsi="Cambria Math" w:cs="Times New Roman"/>
                        <w:sz w:val="32"/>
                        <w:szCs w:val="32"/>
                      </w:rPr>
                      <m:t>cons</m:t>
                    </w:ins>
                  </m:r>
                </m:e>
                <m:sub>
                  <m:r>
                    <w:ins w:id="750" w:author="Juan Carlos Reyes Guerrero" w:date="2017-03-08T20:10:00Z">
                      <w:rPr>
                        <w:rFonts w:ascii="Cambria Math" w:hAnsi="Cambria Math" w:cs="Times New Roman"/>
                        <w:sz w:val="32"/>
                        <w:szCs w:val="32"/>
                      </w:rPr>
                      <m:t>m</m:t>
                    </w:ins>
                  </m:r>
                </m:sub>
              </m:sSub>
              <m:r>
                <w:ins w:id="751" w:author="Juan Carlos Reyes Guerrero" w:date="2017-03-08T20:10:00Z">
                  <w:rPr>
                    <w:rFonts w:ascii="Cambria Math" w:hAnsi="Cambria Math" w:cs="Times New Roman"/>
                    <w:sz w:val="32"/>
                    <w:szCs w:val="32"/>
                  </w:rPr>
                  <m:t xml:space="preserve"> </m:t>
                </w:ins>
              </m:r>
            </m:oMath>
            <w:ins w:id="752" w:author="Juan Carlos Reyes Guerrero" w:date="2017-03-08T20:10:00Z">
              <w:r w:rsidR="002355C1">
                <w:rPr>
                  <w:sz w:val="20"/>
                  <w:szCs w:val="20"/>
                </w:rPr>
                <w:t xml:space="preserve"> </w:t>
              </w:r>
            </w:ins>
            <w:r w:rsidRPr="00880C6C">
              <w:rPr>
                <w:sz w:val="20"/>
                <w:szCs w:val="20"/>
              </w:rPr>
              <w:t>: Consumo promedio facturado en el mes m.</w:t>
            </w:r>
            <w:del w:id="753" w:author="Juan Carlos Reyes Guerrero" w:date="2017-03-08T20:14:00Z">
              <w:r w:rsidRPr="00880C6C" w:rsidDel="00D54E0F">
                <w:rPr>
                  <w:noProof/>
                  <w:sz w:val="20"/>
                  <w:szCs w:val="20"/>
                  <w:lang w:val="es-CO" w:eastAsia="es-CO"/>
                </w:rPr>
                <w:drawing>
                  <wp:inline distT="0" distB="0" distL="0" distR="0" wp14:anchorId="3E4738BC" wp14:editId="7B4854FF">
                    <wp:extent cx="2305050" cy="466725"/>
                    <wp:effectExtent l="19050" t="0" r="0" b="0"/>
                    <wp:docPr id="104" name="Imagen 10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2"/>
                            <pic:cNvPicPr>
                              <a:picLocks noChangeAspect="1" noChangeArrowheads="1"/>
                            </pic:cNvPicPr>
                          </pic:nvPicPr>
                          <pic:blipFill>
                            <a:blip r:embed="rId53" cstate="print"/>
                            <a:srcRect/>
                            <a:stretch>
                              <a:fillRect/>
                            </a:stretch>
                          </pic:blipFill>
                          <pic:spPr bwMode="auto">
                            <a:xfrm>
                              <a:off x="0" y="0"/>
                              <a:ext cx="2305050" cy="466725"/>
                            </a:xfrm>
                            <a:prstGeom prst="rect">
                              <a:avLst/>
                            </a:prstGeom>
                            <a:noFill/>
                            <a:ln w="9525">
                              <a:noFill/>
                              <a:miter lim="800000"/>
                              <a:headEnd/>
                              <a:tailEnd/>
                            </a:ln>
                          </pic:spPr>
                        </pic:pic>
                      </a:graphicData>
                    </a:graphic>
                  </wp:inline>
                </w:drawing>
              </w:r>
            </w:del>
          </w:p>
          <w:p w14:paraId="76AF258D" w14:textId="77777777" w:rsidR="002355C1" w:rsidRDefault="002355C1" w:rsidP="00DB125D">
            <w:pPr>
              <w:rPr>
                <w:ins w:id="754" w:author="Juan Carlos Reyes Guerrero" w:date="2017-03-08T20:10:00Z"/>
                <w:sz w:val="20"/>
                <w:szCs w:val="20"/>
              </w:rPr>
            </w:pPr>
          </w:p>
          <w:p w14:paraId="623595E8" w14:textId="31BD6B98" w:rsidR="002355C1" w:rsidRPr="00880C6C" w:rsidRDefault="002355C1" w:rsidP="00DB125D">
            <w:pPr>
              <w:rPr>
                <w:sz w:val="20"/>
                <w:szCs w:val="20"/>
              </w:rPr>
            </w:pPr>
            <m:oMathPara>
              <m:oMath>
                <m:sSub>
                  <m:sSubPr>
                    <m:ctrlPr>
                      <w:ins w:id="755" w:author="Juan Carlos Reyes Guerrero" w:date="2017-03-08T20:10:00Z">
                        <w:rPr>
                          <w:rFonts w:ascii="Cambria Math" w:hAnsi="Cambria Math" w:cs="Times New Roman"/>
                          <w:i/>
                          <w:sz w:val="32"/>
                          <w:szCs w:val="32"/>
                        </w:rPr>
                      </w:ins>
                    </m:ctrlPr>
                  </m:sSubPr>
                  <m:e>
                    <m:r>
                      <w:ins w:id="756" w:author="Juan Carlos Reyes Guerrero" w:date="2017-03-08T20:11:00Z">
                        <w:rPr>
                          <w:rFonts w:ascii="Cambria Math" w:hAnsi="Cambria Math" w:cs="Times New Roman"/>
                          <w:sz w:val="32"/>
                          <w:szCs w:val="32"/>
                        </w:rPr>
                        <m:t>MEq</m:t>
                      </w:ins>
                    </m:r>
                  </m:e>
                  <m:sub>
                    <m:r>
                      <w:ins w:id="757" w:author="Juan Carlos Reyes Guerrero" w:date="2017-03-08T20:10:00Z">
                        <w:rPr>
                          <w:rFonts w:ascii="Cambria Math" w:hAnsi="Cambria Math" w:cs="Times New Roman"/>
                          <w:sz w:val="32"/>
                          <w:szCs w:val="32"/>
                        </w:rPr>
                        <m:t>m</m:t>
                      </w:ins>
                    </m:r>
                  </m:sub>
                </m:sSub>
                <m:r>
                  <w:ins w:id="758" w:author="Juan Carlos Reyes Guerrero" w:date="2017-03-08T20:10:00Z">
                    <w:rPr>
                      <w:rFonts w:ascii="Cambria Math" w:hAnsi="Cambria Math" w:cs="Times New Roman"/>
                      <w:sz w:val="32"/>
                      <w:szCs w:val="32"/>
                    </w:rPr>
                    <m:t>=</m:t>
                  </w:ins>
                </m:r>
                <m:f>
                  <m:fPr>
                    <m:ctrlPr>
                      <w:ins w:id="759" w:author="Juan Carlos Reyes Guerrero" w:date="2017-03-08T20:10:00Z">
                        <w:rPr>
                          <w:rFonts w:ascii="Cambria Math" w:hAnsi="Cambria Math" w:cs="Times New Roman"/>
                          <w:i/>
                          <w:sz w:val="32"/>
                          <w:szCs w:val="32"/>
                        </w:rPr>
                      </w:ins>
                    </m:ctrlPr>
                  </m:fPr>
                  <m:num>
                    <m:r>
                      <w:ins w:id="760" w:author="Juan Carlos Reyes Guerrero" w:date="2017-03-08T20:12:00Z">
                        <w:rPr>
                          <w:rFonts w:ascii="Cambria Math" w:hAnsi="Cambria Math" w:cs="Times New Roman"/>
                          <w:sz w:val="32"/>
                          <w:szCs w:val="32"/>
                        </w:rPr>
                        <m:t>(</m:t>
                      </w:ins>
                    </m:r>
                    <m:sSub>
                      <m:sSubPr>
                        <m:ctrlPr>
                          <w:ins w:id="761" w:author="Juan Carlos Reyes Guerrero" w:date="2017-03-08T20:13:00Z">
                            <w:rPr>
                              <w:rFonts w:ascii="Cambria Math" w:hAnsi="Cambria Math" w:cs="Times New Roman"/>
                              <w:i/>
                              <w:sz w:val="32"/>
                              <w:szCs w:val="32"/>
                            </w:rPr>
                          </w:ins>
                        </m:ctrlPr>
                      </m:sSubPr>
                      <m:e>
                        <m:r>
                          <w:ins w:id="762" w:author="Juan Carlos Reyes Guerrero" w:date="2017-03-08T20:13:00Z">
                            <w:rPr>
                              <w:rFonts w:ascii="Cambria Math" w:hAnsi="Cambria Math" w:cs="Times New Roman"/>
                              <w:sz w:val="32"/>
                              <w:szCs w:val="32"/>
                            </w:rPr>
                            <m:t>Mv</m:t>
                          </w:ins>
                        </m:r>
                      </m:e>
                      <m:sub>
                        <m:r>
                          <w:ins w:id="763" w:author="Juan Carlos Reyes Guerrero" w:date="2017-03-08T20:10:00Z">
                            <w:rPr>
                              <w:rFonts w:ascii="Cambria Math" w:hAnsi="Cambria Math" w:cs="Times New Roman"/>
                              <w:sz w:val="32"/>
                              <w:szCs w:val="32"/>
                            </w:rPr>
                            <m:t>m</m:t>
                          </w:ins>
                        </m:r>
                      </m:sub>
                    </m:sSub>
                    <m:r>
                      <w:ins w:id="764" w:author="Juan Carlos Reyes Guerrero" w:date="2017-03-08T20:13:00Z">
                        <w:rPr>
                          <w:rFonts w:ascii="Cambria Math" w:hAnsi="Cambria Math" w:cs="Times New Roman"/>
                          <w:sz w:val="32"/>
                          <w:szCs w:val="32"/>
                        </w:rPr>
                        <m:t xml:space="preserve">* </m:t>
                      </w:ins>
                    </m:r>
                    <m:sSub>
                      <m:sSubPr>
                        <m:ctrlPr>
                          <w:ins w:id="765" w:author="Juan Carlos Reyes Guerrero" w:date="2017-03-08T20:13:00Z">
                            <w:rPr>
                              <w:rFonts w:ascii="Cambria Math" w:hAnsi="Cambria Math" w:cs="Times New Roman"/>
                              <w:i/>
                              <w:sz w:val="32"/>
                              <w:szCs w:val="32"/>
                            </w:rPr>
                          </w:ins>
                        </m:ctrlPr>
                      </m:sSubPr>
                      <m:e>
                        <m:r>
                          <w:ins w:id="766" w:author="Juan Carlos Reyes Guerrero" w:date="2017-03-08T20:13:00Z">
                            <w:rPr>
                              <w:rFonts w:ascii="Cambria Math" w:hAnsi="Cambria Math" w:cs="Times New Roman"/>
                              <w:sz w:val="32"/>
                              <w:szCs w:val="32"/>
                            </w:rPr>
                            <m:t>cons</m:t>
                          </w:ins>
                        </m:r>
                      </m:e>
                      <m:sub>
                        <m:r>
                          <w:ins w:id="767" w:author="Juan Carlos Reyes Guerrero" w:date="2017-03-08T20:13:00Z">
                            <w:rPr>
                              <w:rFonts w:ascii="Cambria Math" w:hAnsi="Cambria Math" w:cs="Times New Roman"/>
                              <w:sz w:val="32"/>
                              <w:szCs w:val="32"/>
                            </w:rPr>
                            <m:t>m</m:t>
                          </w:ins>
                        </m:r>
                      </m:sub>
                    </m:sSub>
                    <m:r>
                      <w:ins w:id="768" w:author="Juan Carlos Reyes Guerrero" w:date="2017-03-08T20:14:00Z">
                        <w:rPr>
                          <w:rFonts w:ascii="Cambria Math" w:hAnsi="Cambria Math" w:cs="Times New Roman"/>
                          <w:sz w:val="32"/>
                          <w:szCs w:val="32"/>
                        </w:rPr>
                        <m:t xml:space="preserve">+ </m:t>
                      </w:ins>
                    </m:r>
                    <m:sSub>
                      <m:sSubPr>
                        <m:ctrlPr>
                          <w:ins w:id="769" w:author="Juan Carlos Reyes Guerrero" w:date="2017-03-08T20:14:00Z">
                            <w:rPr>
                              <w:rFonts w:ascii="Cambria Math" w:hAnsi="Cambria Math" w:cs="Times New Roman"/>
                              <w:i/>
                              <w:sz w:val="32"/>
                              <w:szCs w:val="32"/>
                            </w:rPr>
                          </w:ins>
                        </m:ctrlPr>
                      </m:sSubPr>
                      <m:e>
                        <m:r>
                          <w:ins w:id="770" w:author="Juan Carlos Reyes Guerrero" w:date="2017-03-08T20:14:00Z">
                            <w:rPr>
                              <w:rFonts w:ascii="Cambria Math" w:hAnsi="Cambria Math" w:cs="Times New Roman"/>
                              <w:sz w:val="32"/>
                              <w:szCs w:val="32"/>
                            </w:rPr>
                            <m:t>Mf</m:t>
                          </w:ins>
                        </m:r>
                      </m:e>
                      <m:sub>
                        <m:r>
                          <w:ins w:id="771" w:author="Juan Carlos Reyes Guerrero" w:date="2017-03-08T20:14:00Z">
                            <w:rPr>
                              <w:rFonts w:ascii="Cambria Math" w:hAnsi="Cambria Math" w:cs="Times New Roman"/>
                              <w:sz w:val="32"/>
                              <w:szCs w:val="32"/>
                            </w:rPr>
                            <m:t>m</m:t>
                          </w:ins>
                        </m:r>
                      </m:sub>
                    </m:sSub>
                    <m:r>
                      <w:ins w:id="772" w:author="Juan Carlos Reyes Guerrero" w:date="2017-03-08T20:13:00Z">
                        <w:rPr>
                          <w:rFonts w:ascii="Cambria Math" w:hAnsi="Cambria Math" w:cs="Times New Roman"/>
                          <w:sz w:val="32"/>
                          <w:szCs w:val="32"/>
                        </w:rPr>
                        <m:t>)</m:t>
                      </w:ins>
                    </m:r>
                  </m:num>
                  <m:den>
                    <m:sSub>
                      <m:sSubPr>
                        <m:ctrlPr>
                          <w:ins w:id="773" w:author="Juan Carlos Reyes Guerrero" w:date="2017-03-08T20:10:00Z">
                            <w:rPr>
                              <w:rFonts w:ascii="Cambria Math" w:hAnsi="Cambria Math" w:cs="Times New Roman"/>
                              <w:i/>
                              <w:sz w:val="32"/>
                              <w:szCs w:val="32"/>
                            </w:rPr>
                          </w:ins>
                        </m:ctrlPr>
                      </m:sSubPr>
                      <m:e>
                        <m:r>
                          <w:ins w:id="774" w:author="Juan Carlos Reyes Guerrero" w:date="2017-03-08T20:14:00Z">
                            <w:rPr>
                              <w:rFonts w:ascii="Cambria Math" w:hAnsi="Cambria Math" w:cs="Times New Roman"/>
                              <w:sz w:val="32"/>
                              <w:szCs w:val="32"/>
                            </w:rPr>
                            <m:t>cons</m:t>
                          </w:ins>
                        </m:r>
                      </m:e>
                      <m:sub>
                        <m:r>
                          <w:ins w:id="775" w:author="Juan Carlos Reyes Guerrero" w:date="2017-03-08T20:10:00Z">
                            <w:rPr>
                              <w:rFonts w:ascii="Cambria Math" w:hAnsi="Cambria Math" w:cs="Times New Roman"/>
                              <w:sz w:val="32"/>
                              <w:szCs w:val="32"/>
                            </w:rPr>
                            <m:t>m</m:t>
                          </w:ins>
                        </m:r>
                      </m:sub>
                    </m:sSub>
                  </m:den>
                </m:f>
              </m:oMath>
            </m:oMathPara>
          </w:p>
        </w:tc>
      </w:tr>
    </w:tbl>
    <w:p w14:paraId="64C20477" w14:textId="77777777" w:rsidR="00DB125D" w:rsidRPr="00880C6C" w:rsidRDefault="00DB125D" w:rsidP="00DB125D">
      <w:pPr>
        <w:jc w:val="both"/>
      </w:pPr>
      <w:r w:rsidRPr="00880C6C">
        <w:lastRenderedPageBreak/>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02322911" w14:textId="77777777" w:rsidR="00DB125D" w:rsidRPr="00880C6C" w:rsidRDefault="00DB125D" w:rsidP="00DB125D">
      <w:r w:rsidRPr="00880C6C">
        <w:br/>
        <w:t>Concordancia: Ley 812-03 Artículo 116</w:t>
      </w:r>
    </w:p>
    <w:p w14:paraId="595E30DD" w14:textId="77777777" w:rsidR="00DB125D" w:rsidRPr="00880C6C" w:rsidRDefault="00DB125D" w:rsidP="00DB125D">
      <w:pPr>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0D857744" w14:textId="77777777" w:rsidR="00DB125D" w:rsidRPr="00880C6C" w:rsidRDefault="00DB125D" w:rsidP="00DB125D"/>
    <w:p w14:paraId="543D222D" w14:textId="77777777" w:rsidR="00DB125D" w:rsidRPr="00880C6C" w:rsidRDefault="00DB125D" w:rsidP="00DB125D">
      <w:r w:rsidRPr="00880C6C">
        <w:t>Concordancia: Ley 142-94 Artículo 125</w:t>
      </w:r>
    </w:p>
    <w:p w14:paraId="4854F436" w14:textId="77777777" w:rsidR="00DB125D" w:rsidRPr="00880C6C" w:rsidRDefault="00DB125D" w:rsidP="00DB125D">
      <w:r w:rsidRPr="00880C6C">
        <w:t>Resolución CREG 112-01</w:t>
      </w:r>
    </w:p>
    <w:p w14:paraId="7E29899D" w14:textId="77777777" w:rsidR="00DB125D" w:rsidRPr="00880C6C" w:rsidRDefault="00DB125D" w:rsidP="00DB125D">
      <w:pPr>
        <w:jc w:val="both"/>
      </w:pPr>
      <w:r w:rsidRPr="00880C6C">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1A914F9D" w14:textId="77777777" w:rsidR="00DB125D" w:rsidRPr="00880C6C" w:rsidRDefault="00DB125D" w:rsidP="00DB125D">
      <w:r w:rsidRPr="00880C6C">
        <w:br/>
        <w:t>Concordancia: Ley 632-00 Artículo 3</w:t>
      </w:r>
    </w:p>
    <w:p w14:paraId="53A7EC03" w14:textId="77777777" w:rsidR="00DB125D" w:rsidRPr="00880C6C" w:rsidRDefault="00DB125D" w:rsidP="00DB125D">
      <w:r w:rsidRPr="00880C6C">
        <w:t>Resolución CREG 117-00</w:t>
      </w:r>
    </w:p>
    <w:p w14:paraId="6C160ED9" w14:textId="77777777" w:rsidR="00DB125D" w:rsidRPr="00880C6C" w:rsidRDefault="00DB125D" w:rsidP="00DB125D">
      <w:pPr>
        <w:jc w:val="both"/>
      </w:pPr>
      <w:r w:rsidRPr="00880C6C">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254479EB" w14:textId="77777777" w:rsidR="00DB125D" w:rsidRPr="00880C6C" w:rsidRDefault="00DB125D" w:rsidP="00DB125D"/>
    <w:p w14:paraId="4F05F32E" w14:textId="77777777" w:rsidR="00DB125D" w:rsidRPr="00880C6C" w:rsidRDefault="00DB125D" w:rsidP="00DB125D">
      <w:r w:rsidRPr="00880C6C">
        <w:t>Concordancia: Ley 812-03 Artículo 116</w:t>
      </w:r>
    </w:p>
    <w:p w14:paraId="324EF824" w14:textId="77777777" w:rsidR="00DB125D" w:rsidRPr="00880C6C" w:rsidRDefault="00DB125D" w:rsidP="00DB125D"/>
    <w:p w14:paraId="1A923B0C" w14:textId="77777777" w:rsidR="00DB125D" w:rsidRPr="00880C6C" w:rsidRDefault="00DB125D" w:rsidP="00DB125D">
      <w:pPr>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76EFF726" w14:textId="77777777" w:rsidR="00DB125D" w:rsidRPr="00880C6C" w:rsidRDefault="00DB125D" w:rsidP="00DB125D">
      <w:pPr>
        <w:rPr>
          <w:rFonts w:cs="Arial"/>
          <w:b/>
        </w:rPr>
      </w:pPr>
      <w:r w:rsidRPr="00880C6C">
        <w:br/>
      </w:r>
      <w:r w:rsidRPr="00880C6C">
        <w:rPr>
          <w:rFonts w:cs="Arial"/>
          <w:b/>
        </w:rPr>
        <w:t>Empresas de Servicios Públicos-Régimen de contratación- ° Concepto MMECREG-0433-02</w:t>
      </w:r>
    </w:p>
    <w:p w14:paraId="6EE96B0E"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0BBCFAD7" w14:textId="77777777" w:rsidR="00DB125D" w:rsidRPr="00880C6C" w:rsidRDefault="00DB125D" w:rsidP="00DB125D">
      <w:pPr>
        <w:rPr>
          <w:rFonts w:eastAsia="Times New Roman" w:cs="Arial"/>
          <w:lang w:eastAsia="es-CO"/>
        </w:rPr>
      </w:pPr>
    </w:p>
    <w:p w14:paraId="6BEFBC3B" w14:textId="77777777" w:rsidR="00DB125D" w:rsidRPr="00880C6C" w:rsidRDefault="00DB125D" w:rsidP="00DB125D">
      <w:pPr>
        <w:rPr>
          <w:rFonts w:eastAsia="Times New Roman"/>
          <w:lang w:eastAsia="es-CO"/>
        </w:rPr>
      </w:pPr>
      <w:r w:rsidRPr="00880C6C">
        <w:rPr>
          <w:rFonts w:eastAsia="Times New Roman" w:cs="Arial"/>
          <w:lang w:eastAsia="es-CO"/>
        </w:rPr>
        <w:t>El Artículo 31 de la Ley 142 de 1994, modificado por el 3º de la Ley 689 de 2001, dispone:</w:t>
      </w:r>
    </w:p>
    <w:p w14:paraId="6715112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2E3EF5D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4069B3D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Parágrafo. Los contratos que celebren los entes territoriales con las empresas de servicios públicos con el objeto de que estas últimas asuman la prestación de uno 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3225E3B4" w14:textId="77777777" w:rsidR="00DB125D" w:rsidRPr="00880C6C" w:rsidRDefault="00DB125D" w:rsidP="00DB125D">
      <w:pPr>
        <w:rPr>
          <w:rFonts w:eastAsia="Times New Roman"/>
          <w:lang w:eastAsia="es-CO"/>
        </w:rPr>
      </w:pPr>
    </w:p>
    <w:p w14:paraId="729D2FA1" w14:textId="77777777" w:rsidR="00DB125D" w:rsidRPr="00880C6C" w:rsidRDefault="00DB125D" w:rsidP="00DB125D">
      <w:pPr>
        <w:rPr>
          <w:rFonts w:eastAsia="Times New Roman"/>
          <w:lang w:eastAsia="es-CO"/>
        </w:rPr>
      </w:pPr>
      <w:r w:rsidRPr="00880C6C">
        <w:rPr>
          <w:rFonts w:eastAsia="Times New Roman" w:cs="Arial"/>
          <w:lang w:eastAsia="es-CO"/>
        </w:rPr>
        <w:t>El parágrafo del Artículo 8o. de la Ley 143 de 1994, contempla:</w:t>
      </w:r>
    </w:p>
    <w:p w14:paraId="13391905" w14:textId="77777777" w:rsidR="00DB125D" w:rsidRPr="00880C6C" w:rsidRDefault="00DB125D" w:rsidP="00DB125D">
      <w:pPr>
        <w:jc w:val="both"/>
        <w:rPr>
          <w:rFonts w:eastAsia="Times New Roman"/>
          <w:lang w:eastAsia="es-CO"/>
        </w:rPr>
      </w:pPr>
      <w:r w:rsidRPr="00880C6C">
        <w:rPr>
          <w:rFonts w:eastAsia="Times New Roman"/>
          <w:lang w:eastAsia="es-CO"/>
        </w:rPr>
        <w:lastRenderedPageBreak/>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10818D1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550E6EA4" w14:textId="77777777" w:rsidR="00DB125D" w:rsidRPr="00880C6C" w:rsidRDefault="00DB125D" w:rsidP="00DB125D">
      <w:pPr>
        <w:rPr>
          <w:rFonts w:eastAsia="Times New Roman" w:cs="Arial"/>
          <w:lang w:eastAsia="es-CO"/>
        </w:rPr>
      </w:pPr>
    </w:p>
    <w:p w14:paraId="25B767C4" w14:textId="77777777" w:rsidR="00DB125D" w:rsidRPr="00880C6C" w:rsidRDefault="00DB125D" w:rsidP="00DB125D">
      <w:pPr>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(C.Co.).</w:t>
      </w:r>
    </w:p>
    <w:p w14:paraId="08148A0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1700988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CE8F0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5F5D51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1A0ABBA4" w14:textId="77777777" w:rsidR="00DB125D" w:rsidRPr="00880C6C" w:rsidRDefault="00DB125D" w:rsidP="00DB125D">
      <w:pPr>
        <w:jc w:val="both"/>
        <w:rPr>
          <w:rFonts w:eastAsia="Times New Roman"/>
          <w:lang w:eastAsia="es-CO"/>
        </w:rPr>
      </w:pPr>
    </w:p>
    <w:p w14:paraId="28CD36A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lastRenderedPageBreak/>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La norma que cita el Consejo de Estado, es la que consagra las prerrogativas contractuales otorgadas al Estado, denominadas Cláusulas Excepcionales o Exorbitantes</w:t>
      </w:r>
      <w:r w:rsidRPr="00880C6C">
        <w:rPr>
          <w:rFonts w:eastAsia="Times New Roman" w:cs="Arial"/>
          <w:iCs/>
          <w:lang w:eastAsia="es-CO"/>
        </w:rPr>
        <w:t>.]. Y no lo es, sencillamente porque aparece prevista en las normas de derecho privado (C.C., art. 1592 y C.Co. art. 867), que por expresa remisión del artículo 13 del estatuto contractual es la fuente primaria de la regulación del contrato estatal.</w:t>
      </w:r>
    </w:p>
    <w:p w14:paraId="63B687B9"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6C81A2FD" w14:textId="77777777" w:rsidR="00DB125D" w:rsidRPr="00880C6C" w:rsidRDefault="00DB125D" w:rsidP="00DB125D">
      <w:pPr>
        <w:rPr>
          <w:rFonts w:eastAsia="Times New Roman" w:cs="Arial"/>
          <w:iCs/>
          <w:lang w:eastAsia="es-CO"/>
        </w:rPr>
      </w:pPr>
    </w:p>
    <w:p w14:paraId="4456BB7F"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4E63CD14" w14:textId="77777777" w:rsidR="00DB125D" w:rsidRPr="00880C6C" w:rsidRDefault="00DB125D" w:rsidP="00DB125D">
      <w:pPr>
        <w:rPr>
          <w:rFonts w:eastAsia="Times New Roman"/>
          <w:lang w:eastAsia="es-CO"/>
        </w:rPr>
      </w:pPr>
    </w:p>
    <w:p w14:paraId="65BF5F37" w14:textId="77777777" w:rsidR="00DB125D" w:rsidRPr="00880C6C" w:rsidRDefault="00DB125D" w:rsidP="00DB125D">
      <w:pPr>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79B4B0D8" w14:textId="77777777" w:rsidR="00DB125D" w:rsidRPr="00880C6C" w:rsidRDefault="00DB125D" w:rsidP="00DB125D">
      <w:pPr>
        <w:rPr>
          <w:rFonts w:eastAsia="Times New Roman"/>
          <w:lang w:eastAsia="es-CO"/>
        </w:rPr>
      </w:pPr>
    </w:p>
    <w:p w14:paraId="23F155F1" w14:textId="77777777" w:rsidR="00DB125D" w:rsidRPr="00880C6C" w:rsidRDefault="00DB125D" w:rsidP="00DB125D">
      <w:pPr>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7C7AC19C"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lang w:eastAsia="es-CO"/>
        </w:rPr>
        <w:t>En primer lugar, en cuanto se refiere de manera general a la prestación del servicio de 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C626D52"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prerrogativas denominadas Cláusulas Exorbitantes, constituyen el rompimiento del principio de igualdad antes mencionado, y sobre el cual se </w:t>
      </w:r>
      <w:r w:rsidRPr="00880C6C">
        <w:rPr>
          <w:rFonts w:eastAsia="Times New Roman" w:cs="Arial"/>
          <w:lang w:eastAsia="es-CO"/>
        </w:rPr>
        <w:lastRenderedPageBreak/>
        <w:t>fundamenta, además, el régimen de contratación entre agentes regidos por el derecho privado.</w:t>
      </w:r>
    </w:p>
    <w:p w14:paraId="370888C7" w14:textId="77777777" w:rsidR="00DB125D" w:rsidRPr="00880C6C" w:rsidRDefault="00DB125D" w:rsidP="00DB125D">
      <w:pPr>
        <w:jc w:val="both"/>
        <w:rPr>
          <w:rFonts w:eastAsia="Times New Roman"/>
          <w:lang w:eastAsia="es-CO"/>
        </w:rPr>
      </w:pPr>
    </w:p>
    <w:p w14:paraId="5D7417A7" w14:textId="77777777" w:rsidR="00DB125D" w:rsidRPr="00880C6C" w:rsidRDefault="00DB125D" w:rsidP="00DB125D">
      <w:pPr>
        <w:jc w:val="both"/>
        <w:rPr>
          <w:rFonts w:eastAsia="Times New Roman" w:cs="Arial"/>
          <w:lang w:eastAsia="es-CO"/>
        </w:rPr>
      </w:pPr>
      <w:r w:rsidRPr="00880C6C">
        <w:rPr>
          <w:rFonts w:eastAsia="Times New Roman" w:cs="Arial"/>
          <w:lang w:eastAsia="es-CO"/>
        </w:rPr>
        <w:t>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puede llegar a afectar el principio de libre competencia que corresponde promover, garantizar y preservar a la Comisión de Regulación de Energía y Gas.</w:t>
      </w:r>
    </w:p>
    <w:p w14:paraId="49BC47F2" w14:textId="77777777" w:rsidR="00DB125D" w:rsidRPr="00880C6C" w:rsidRDefault="00DB125D" w:rsidP="00DB125D">
      <w:pPr>
        <w:jc w:val="both"/>
        <w:rPr>
          <w:rFonts w:eastAsia="Times New Roman" w:cs="Arial"/>
          <w:lang w:eastAsia="es-CO"/>
        </w:rPr>
      </w:pPr>
    </w:p>
    <w:p w14:paraId="5720E66E"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2434E9CC" w14:textId="77777777" w:rsidR="00DB125D" w:rsidRPr="00880C6C" w:rsidRDefault="00DB125D" w:rsidP="00DB125D">
      <w:pPr>
        <w:jc w:val="both"/>
        <w:rPr>
          <w:rFonts w:eastAsia="Times New Roman" w:cs="Arial"/>
          <w:lang w:eastAsia="es-CO"/>
        </w:rPr>
      </w:pPr>
    </w:p>
    <w:p w14:paraId="1CF9F6CD"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3C7DD916" w14:textId="77777777" w:rsidR="00DB125D" w:rsidRPr="00880C6C" w:rsidRDefault="00DB125D" w:rsidP="00DB125D">
      <w:pPr>
        <w:jc w:val="both"/>
        <w:rPr>
          <w:rFonts w:eastAsia="Times New Roman" w:cs="Arial"/>
          <w:lang w:eastAsia="es-CO"/>
        </w:rPr>
      </w:pPr>
    </w:p>
    <w:p w14:paraId="42FDE6D3"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218D1195" w14:textId="77777777" w:rsidR="00DB125D" w:rsidRPr="00880C6C" w:rsidRDefault="00DB125D" w:rsidP="00DB125D">
      <w:pPr>
        <w:jc w:val="both"/>
        <w:rPr>
          <w:rFonts w:eastAsia="Times New Roman" w:cs="Arial"/>
          <w:lang w:eastAsia="es-CO"/>
        </w:rPr>
      </w:pPr>
    </w:p>
    <w:p w14:paraId="3BE84E4E"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5A10E39F" w14:textId="77777777" w:rsidR="00DB125D" w:rsidRPr="00880C6C" w:rsidRDefault="00DB125D" w:rsidP="00DB125D">
      <w:pPr>
        <w:jc w:val="both"/>
        <w:rPr>
          <w:rFonts w:eastAsia="Times New Roman" w:cs="Arial"/>
          <w:lang w:eastAsia="es-CO"/>
        </w:rPr>
      </w:pPr>
    </w:p>
    <w:p w14:paraId="54F92A12"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75CFD02C" w14:textId="77777777" w:rsidR="00DB125D" w:rsidRPr="00880C6C" w:rsidRDefault="00DB125D" w:rsidP="00DB125D">
      <w:pPr>
        <w:jc w:val="both"/>
        <w:rPr>
          <w:rFonts w:eastAsia="Times New Roman" w:cs="Arial"/>
          <w:lang w:eastAsia="es-CO"/>
        </w:rPr>
      </w:pPr>
    </w:p>
    <w:p w14:paraId="40722DCE" w14:textId="77777777" w:rsidR="00DB125D" w:rsidRPr="00880C6C" w:rsidRDefault="00DB125D" w:rsidP="00DB125D">
      <w:pPr>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754218F" w14:textId="77777777" w:rsidR="00DB125D" w:rsidRPr="00880C6C" w:rsidRDefault="00DB125D" w:rsidP="00DB125D">
      <w:pPr>
        <w:jc w:val="both"/>
        <w:rPr>
          <w:rFonts w:eastAsia="Times New Roman" w:cs="Arial"/>
          <w:lang w:eastAsia="es-CO"/>
        </w:rPr>
      </w:pPr>
    </w:p>
    <w:p w14:paraId="7198501A" w14:textId="77777777" w:rsidR="00DB125D" w:rsidRPr="00880C6C" w:rsidRDefault="00DB125D" w:rsidP="00B25619">
      <w:pPr>
        <w:jc w:val="center"/>
        <w:rPr>
          <w:rFonts w:cs="Arial"/>
          <w:b/>
        </w:rPr>
      </w:pPr>
      <w:r w:rsidRPr="00880C6C">
        <w:rPr>
          <w:rFonts w:cs="Arial"/>
          <w:b/>
        </w:rPr>
        <w:lastRenderedPageBreak/>
        <w:t>Subsidios-Desmonte Gradual-Plazo Máximo ° Leyes-Ley-632-Art: 3</w:t>
      </w:r>
    </w:p>
    <w:p w14:paraId="7B45D7AC" w14:textId="77777777" w:rsidR="00DB125D" w:rsidRPr="00880C6C" w:rsidRDefault="00DB125D" w:rsidP="00DB125D">
      <w:pPr>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416FE6C8" w14:textId="77777777" w:rsidR="00DB125D" w:rsidRPr="00880C6C" w:rsidRDefault="00DB125D" w:rsidP="00DB125D">
      <w:pPr>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7CF565E3" w14:textId="77777777" w:rsidR="00DB125D" w:rsidRPr="00880C6C" w:rsidRDefault="00DB125D" w:rsidP="00DB125D">
      <w:pPr>
        <w:jc w:val="both"/>
        <w:rPr>
          <w:rFonts w:eastAsia="Times New Roman" w:cs="Arial"/>
          <w:lang w:eastAsia="es-CO"/>
        </w:rPr>
      </w:pPr>
      <w:r w:rsidRPr="00880C6C">
        <w:rPr>
          <w:rFonts w:eastAsia="Times New Roman" w:cs="Arial"/>
          <w:b/>
          <w:bCs/>
          <w:lang w:eastAsia="es-CO"/>
        </w:rPr>
        <w:br/>
      </w:r>
      <w:bookmarkStart w:id="776" w:name="Art:1"/>
      <w:bookmarkEnd w:id="776"/>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6D52B0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1849DBDE" w14:textId="77777777" w:rsidR="00DB125D" w:rsidRPr="00880C6C" w:rsidRDefault="00DB125D" w:rsidP="00DB125D">
      <w:pPr>
        <w:jc w:val="both"/>
        <w:rPr>
          <w:rFonts w:eastAsia="Times New Roman" w:cs="Arial"/>
          <w:lang w:eastAsia="es-CO"/>
        </w:rPr>
      </w:pPr>
      <w:bookmarkStart w:id="777" w:name="Art:2"/>
      <w:bookmarkEnd w:id="777"/>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6484A4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4FA7759A" w14:textId="77777777" w:rsidR="00DB125D" w:rsidRPr="00880C6C" w:rsidRDefault="00DB125D" w:rsidP="00DB125D">
      <w:pPr>
        <w:jc w:val="both"/>
        <w:rPr>
          <w:rFonts w:eastAsia="Times New Roman" w:cs="Arial"/>
          <w:lang w:eastAsia="es-CO"/>
        </w:rPr>
      </w:pPr>
      <w:bookmarkStart w:id="778" w:name="Art:2-Inc:2"/>
      <w:bookmarkEnd w:id="778"/>
      <w:r w:rsidRPr="00880C6C">
        <w:rPr>
          <w:rFonts w:eastAsia="Times New Roman" w:cs="Arial"/>
          <w:lang w:eastAsia="es-CO"/>
        </w:rPr>
        <w:br/>
        <w:t>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66576A23" w14:textId="77777777" w:rsidR="00DB125D" w:rsidRPr="00880C6C" w:rsidRDefault="00DB125D" w:rsidP="00DB125D">
      <w:pPr>
        <w:jc w:val="both"/>
        <w:rPr>
          <w:rFonts w:eastAsia="Times New Roman" w:cs="Arial"/>
          <w:b/>
          <w:bCs/>
          <w:lang w:eastAsia="es-CO"/>
        </w:rPr>
      </w:pPr>
      <w:bookmarkStart w:id="779" w:name="Art:3"/>
      <w:bookmarkEnd w:id="779"/>
      <w:r w:rsidRPr="00880C6C">
        <w:rPr>
          <w:rFonts w:eastAsia="Times New Roman" w:cs="Arial"/>
          <w:b/>
          <w:bCs/>
          <w:lang w:eastAsia="es-CO"/>
        </w:rPr>
        <w:br/>
        <w:t>Artículo 3. Régimen de subsidios para el servicio público de energía eléctrica.</w:t>
      </w:r>
    </w:p>
    <w:p w14:paraId="428FAEB6"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D2E487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9F00F5" w14:textId="77777777" w:rsidR="00DB125D" w:rsidRPr="00880C6C" w:rsidRDefault="00DB125D" w:rsidP="00DB125D">
      <w:pPr>
        <w:rPr>
          <w:rFonts w:eastAsia="Times New Roman" w:cs="Arial"/>
          <w:lang w:eastAsia="es-CO"/>
        </w:rPr>
      </w:pPr>
    </w:p>
    <w:p w14:paraId="55F476EB"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El plazo para que los prestadores del servicio público de energía eléctrica en las zonas no interconectadas alcancen los límites establecidos en materia de subsidios, no podrá exceder del 31 </w:t>
      </w:r>
      <w:r w:rsidR="00B25619" w:rsidRPr="00880C6C">
        <w:rPr>
          <w:rFonts w:eastAsia="Times New Roman" w:cs="Arial"/>
          <w:lang w:eastAsia="es-CO"/>
        </w:rPr>
        <w:t>de</w:t>
      </w:r>
      <w:r w:rsidRPr="00880C6C">
        <w:rPr>
          <w:rFonts w:eastAsia="Times New Roman" w:cs="Arial"/>
          <w:lang w:eastAsia="es-CO"/>
        </w:rPr>
        <w:t xml:space="preserve"> diciembre del año 2003.</w:t>
      </w:r>
    </w:p>
    <w:p w14:paraId="1E82ECE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1FC6A04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220069AA" w14:textId="77777777" w:rsidR="00DB125D" w:rsidRPr="00880C6C" w:rsidRDefault="00DB125D" w:rsidP="00DB125D">
      <w:pPr>
        <w:rPr>
          <w:rFonts w:eastAsia="Times New Roman" w:cs="Arial"/>
          <w:lang w:eastAsia="es-CO"/>
        </w:rPr>
      </w:pPr>
    </w:p>
    <w:p w14:paraId="04E2615F" w14:textId="77777777" w:rsidR="00DB125D" w:rsidRPr="00880C6C" w:rsidRDefault="00DB125D" w:rsidP="00DB125D">
      <w:pPr>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7BBE3F5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C90F7E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7082FFCE"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Los montos facturados de la contribución de solidaridad que se apliquen a subsidios y no puedan ser recaudados, podrán ser conciliados contra nuevas </w:t>
      </w:r>
      <w:r w:rsidRPr="00880C6C">
        <w:rPr>
          <w:rFonts w:eastAsia="Times New Roman" w:cs="Arial"/>
          <w:lang w:eastAsia="es-CO"/>
        </w:rPr>
        <w:lastRenderedPageBreak/>
        <w:t>contribuciones seis (6) meses después de facturados. Si posteriormente se produce el recaudo, deberán contabilizarse como nueva contribución.</w:t>
      </w:r>
    </w:p>
    <w:p w14:paraId="6C9C661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47055B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339B7F53" w14:textId="77777777" w:rsidR="00DB125D" w:rsidRPr="00880C6C" w:rsidRDefault="00DB125D" w:rsidP="00DB125D">
      <w:pPr>
        <w:rPr>
          <w:rFonts w:eastAsia="Times New Roman" w:cs="Arial"/>
          <w:lang w:eastAsia="es-CO"/>
        </w:rPr>
      </w:pPr>
      <w:bookmarkStart w:id="780" w:name="Art:7"/>
      <w:bookmarkEnd w:id="780"/>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6F706D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4731BC86" w14:textId="77777777" w:rsidR="00DB125D" w:rsidRPr="00880C6C" w:rsidRDefault="00DB125D" w:rsidP="00DB125D">
      <w:pPr>
        <w:jc w:val="both"/>
        <w:rPr>
          <w:rFonts w:eastAsia="Times New Roman" w:cs="Arial"/>
          <w:lang w:eastAsia="es-CO"/>
        </w:rPr>
      </w:pPr>
      <w:bookmarkStart w:id="781" w:name="Art:8"/>
      <w:bookmarkEnd w:id="781"/>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5A1A332D" w14:textId="77777777" w:rsidR="00DB125D" w:rsidRPr="00880C6C" w:rsidRDefault="00DB125D" w:rsidP="00DB125D">
      <w:pPr>
        <w:jc w:val="both"/>
        <w:rPr>
          <w:rFonts w:eastAsia="Times New Roman" w:cs="Arial"/>
          <w:b/>
          <w:bCs/>
          <w:lang w:eastAsia="es-CO"/>
        </w:rPr>
      </w:pPr>
      <w:bookmarkStart w:id="782" w:name="Art:9"/>
      <w:bookmarkEnd w:id="782"/>
      <w:r w:rsidRPr="00880C6C">
        <w:rPr>
          <w:rFonts w:eastAsia="Times New Roman" w:cs="Arial"/>
          <w:b/>
          <w:bCs/>
          <w:lang w:eastAsia="es-CO"/>
        </w:rPr>
        <w:br/>
        <w:t>Artículo 9°. Esquemas de prestación del servicio público domiciliario de aseo.</w:t>
      </w:r>
    </w:p>
    <w:p w14:paraId="3A2A1EAA" w14:textId="77777777" w:rsidR="00DB125D" w:rsidRPr="00880C6C" w:rsidRDefault="00DB125D" w:rsidP="00DB125D">
      <w:pPr>
        <w:jc w:val="both"/>
        <w:rPr>
          <w:rFonts w:eastAsia="Times New Roman" w:cs="Arial"/>
          <w:lang w:eastAsia="es-CO"/>
        </w:rPr>
      </w:pPr>
      <w:r w:rsidRPr="00880C6C">
        <w:rPr>
          <w:rFonts w:eastAsia="Times New Roman" w:cs="Arial"/>
          <w:lang w:eastAsia="es-CO"/>
        </w:rPr>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7CE7270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las actividades de recolección, transferencia y transporte de residuos </w:t>
      </w:r>
      <w:r w:rsidRPr="00880C6C">
        <w:rPr>
          <w:rFonts w:eastAsia="Times New Roman" w:cs="Arial"/>
          <w:lang w:eastAsia="es-CO"/>
        </w:rPr>
        <w:lastRenderedPageBreak/>
        <w:t>generados por usuarios residenciales y pequeños productores, residuos patógenos y peligrosos, para la limpieza integral de vías, áreas y elementos que componen el amueblamiento urbano público, los municipios y distritos 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4AD0945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ED72645" w14:textId="77777777" w:rsidR="00DB125D"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p>
    <w:p w14:paraId="5EE3F10B" w14:textId="77777777" w:rsidR="00CC1B67" w:rsidRDefault="00CC1B67" w:rsidP="00DB125D">
      <w:pPr>
        <w:rPr>
          <w:rFonts w:eastAsia="Times New Roman" w:cs="Arial"/>
          <w:lang w:eastAsia="es-CO"/>
        </w:rPr>
      </w:pPr>
    </w:p>
    <w:p w14:paraId="69A313E0" w14:textId="77777777" w:rsidR="00CC1B67" w:rsidRDefault="00CC1B67" w:rsidP="00352B34">
      <w:pPr>
        <w:pStyle w:val="Ttulo2"/>
        <w:numPr>
          <w:ilvl w:val="1"/>
          <w:numId w:val="43"/>
        </w:numPr>
        <w:rPr>
          <w:lang w:eastAsia="es-CO"/>
        </w:rPr>
      </w:pPr>
      <w:bookmarkStart w:id="783" w:name="_Toc476693676"/>
      <w:r>
        <w:rPr>
          <w:lang w:eastAsia="es-CO"/>
        </w:rPr>
        <w:t>ANEXO 2: Estudio de Mercado</w:t>
      </w:r>
      <w:bookmarkEnd w:id="783"/>
    </w:p>
    <w:p w14:paraId="303E7342" w14:textId="77777777" w:rsidR="00CC1B67" w:rsidRDefault="00CC1B67" w:rsidP="00352B34">
      <w:pPr>
        <w:pStyle w:val="Ttulo3"/>
        <w:numPr>
          <w:ilvl w:val="2"/>
          <w:numId w:val="43"/>
        </w:numPr>
        <w:rPr>
          <w:lang w:eastAsia="es-CO"/>
        </w:rPr>
      </w:pPr>
      <w:bookmarkStart w:id="784" w:name="_Toc257381852"/>
      <w:bookmarkStart w:id="785" w:name="_Toc476693677"/>
      <w:r>
        <w:rPr>
          <w:lang w:eastAsia="es-CO"/>
        </w:rPr>
        <w:t>Descripción del producto</w:t>
      </w:r>
      <w:bookmarkEnd w:id="784"/>
      <w:bookmarkEnd w:id="785"/>
    </w:p>
    <w:p w14:paraId="66D8809E" w14:textId="77777777" w:rsidR="00CC1B67" w:rsidRDefault="00CC1B67" w:rsidP="00CC1B67">
      <w:pPr>
        <w:rPr>
          <w:lang w:eastAsia="es-CO"/>
        </w:rPr>
      </w:pPr>
      <w:r>
        <w:rPr>
          <w:lang w:eastAsia="es-CO"/>
        </w:rPr>
        <w:t>El proyecto en desarrollo, tiene como resultados los productos enunciados a continuación:</w:t>
      </w:r>
    </w:p>
    <w:p w14:paraId="1ACB1ED8" w14:textId="77777777" w:rsidR="00CC1B67" w:rsidRDefault="00CC1B67" w:rsidP="00CC1B67">
      <w:pPr>
        <w:rPr>
          <w:lang w:eastAsia="es-CO"/>
        </w:rPr>
      </w:pPr>
    </w:p>
    <w:p w14:paraId="7D6AF817" w14:textId="77777777" w:rsidR="00CC1B67" w:rsidRDefault="00CC1B67" w:rsidP="00CC1B67">
      <w:pPr>
        <w:pStyle w:val="Prrafodelista"/>
        <w:numPr>
          <w:ilvl w:val="0"/>
          <w:numId w:val="1"/>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0BBC9055" w14:textId="77777777" w:rsidR="00CC1B67" w:rsidRDefault="00CC1B67" w:rsidP="00CC1B67">
      <w:pPr>
        <w:pStyle w:val="Prrafodelista"/>
        <w:numPr>
          <w:ilvl w:val="0"/>
          <w:numId w:val="1"/>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5BF9B7A9" w14:textId="77777777" w:rsidR="00CC1B67" w:rsidRDefault="00CC1B67" w:rsidP="00CC1B67">
      <w:pPr>
        <w:pStyle w:val="Prrafodelista"/>
        <w:numPr>
          <w:ilvl w:val="0"/>
          <w:numId w:val="1"/>
        </w:numPr>
        <w:spacing w:after="200" w:line="276"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1607C3BC" w14:textId="77777777" w:rsidR="00CC1B67" w:rsidRDefault="00CC1B67" w:rsidP="00CC1B67">
      <w:pPr>
        <w:pStyle w:val="Prrafodelista"/>
        <w:numPr>
          <w:ilvl w:val="0"/>
          <w:numId w:val="1"/>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42ECC802" w14:textId="77777777" w:rsidR="00CC1B67" w:rsidRPr="00A20B38" w:rsidRDefault="00CC1B67" w:rsidP="00CC1B67">
      <w:pPr>
        <w:pStyle w:val="Prrafodelista"/>
        <w:numPr>
          <w:ilvl w:val="0"/>
          <w:numId w:val="1"/>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10C1BDDC" w14:textId="77777777" w:rsidR="00CC1B67" w:rsidRDefault="00CC1B67" w:rsidP="00352B34">
      <w:pPr>
        <w:pStyle w:val="Ttulo3"/>
        <w:numPr>
          <w:ilvl w:val="2"/>
          <w:numId w:val="43"/>
        </w:numPr>
        <w:rPr>
          <w:lang w:eastAsia="es-CO"/>
        </w:rPr>
      </w:pPr>
      <w:bookmarkStart w:id="786" w:name="_Toc257381853"/>
      <w:bookmarkStart w:id="787" w:name="_Toc476693678"/>
      <w:r>
        <w:rPr>
          <w:lang w:eastAsia="es-CO"/>
        </w:rPr>
        <w:lastRenderedPageBreak/>
        <w:t>Marca del producto</w:t>
      </w:r>
      <w:bookmarkEnd w:id="786"/>
      <w:bookmarkEnd w:id="787"/>
    </w:p>
    <w:p w14:paraId="739D5F2F" w14:textId="77777777" w:rsidR="00CC1B67" w:rsidRDefault="00CC1B67" w:rsidP="00CC1B67">
      <w:pPr>
        <w:jc w:val="center"/>
        <w:rPr>
          <w:lang w:eastAsia="es-CO"/>
        </w:rPr>
      </w:pPr>
    </w:p>
    <w:p w14:paraId="77598C1A" w14:textId="77777777" w:rsidR="00CC1B67" w:rsidRDefault="00CC1B67" w:rsidP="00CC1B67">
      <w:pPr>
        <w:jc w:val="both"/>
        <w:rPr>
          <w:lang w:eastAsia="es-CO"/>
        </w:rPr>
      </w:pPr>
      <w:r>
        <w:rPr>
          <w:lang w:eastAsia="es-CO"/>
        </w:rPr>
        <w:t>La marca a utilizar será la anteriormente descrita y será incluida en todos los documentos y sistemas de información productos del proyecto. La marca corresponde al logo de comercialización de la empresa Ludus Colombia SAS. Se toma la decisión de utilizar el logo de la empresa como marca de comercialización del producto por la facilidad del nombre, siendo un nombre fácil de recordar que logra un posicionamiento en la mente de las empresas objetivo del proyecto.</w:t>
      </w:r>
    </w:p>
    <w:p w14:paraId="4160AF5E" w14:textId="77777777" w:rsidR="00CC1B67" w:rsidRDefault="00CC1B67" w:rsidP="00352B34">
      <w:pPr>
        <w:pStyle w:val="Ttulo3"/>
        <w:numPr>
          <w:ilvl w:val="2"/>
          <w:numId w:val="43"/>
        </w:numPr>
        <w:rPr>
          <w:lang w:eastAsia="es-CO"/>
        </w:rPr>
      </w:pPr>
      <w:bookmarkStart w:id="788" w:name="_Toc257381854"/>
      <w:bookmarkStart w:id="789" w:name="_Toc476693679"/>
      <w:r>
        <w:rPr>
          <w:lang w:eastAsia="es-CO"/>
        </w:rPr>
        <w:t>Mercado de comercialización del producto</w:t>
      </w:r>
      <w:bookmarkEnd w:id="788"/>
      <w:bookmarkEnd w:id="789"/>
    </w:p>
    <w:p w14:paraId="35346E9C" w14:textId="77777777" w:rsidR="00CC1B67" w:rsidRDefault="00CC1B67" w:rsidP="00CC1B67">
      <w:pPr>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78418C2" w14:textId="77777777" w:rsidR="00CC1B67" w:rsidRDefault="00CC1B67" w:rsidP="00CC1B67">
      <w:pPr>
        <w:jc w:val="both"/>
        <w:rPr>
          <w:lang w:eastAsia="es-CO"/>
        </w:rPr>
      </w:pPr>
    </w:p>
    <w:p w14:paraId="61B6AC42" w14:textId="77777777" w:rsidR="00CC1B67" w:rsidRDefault="00CC1B67" w:rsidP="00CC1B67">
      <w:pPr>
        <w:jc w:val="both"/>
        <w:rPr>
          <w:lang w:eastAsia="es-CO"/>
        </w:rPr>
      </w:pPr>
      <w:r>
        <w:rPr>
          <w:lang w:eastAsia="es-CO"/>
        </w:rPr>
        <w:t>Los criterios de selección para la definición del mercado de comercialización, fueron:</w:t>
      </w:r>
    </w:p>
    <w:p w14:paraId="37FB3B64" w14:textId="77777777" w:rsidR="00CC1B67" w:rsidRDefault="00CC1B67" w:rsidP="00CC1B67">
      <w:pPr>
        <w:jc w:val="both"/>
        <w:rPr>
          <w:lang w:eastAsia="es-CO"/>
        </w:rPr>
      </w:pPr>
    </w:p>
    <w:p w14:paraId="3C2235E2" w14:textId="77777777" w:rsidR="00CC1B67" w:rsidRDefault="00CC1B67" w:rsidP="00CC1B67">
      <w:pPr>
        <w:jc w:val="both"/>
        <w:rPr>
          <w:lang w:eastAsia="es-CO"/>
        </w:rPr>
      </w:pPr>
      <w:r>
        <w:rPr>
          <w:lang w:eastAsia="es-CO"/>
        </w:rPr>
        <w:t>Son empresas que no cuentan con un departamento de desarrollo y tecnología enfocado en la ejecución de proyectos integrales, tanto en organización de proyectos como la integración de los mismos con sistemas de información de punta.</w:t>
      </w:r>
    </w:p>
    <w:p w14:paraId="0779EEAE" w14:textId="77777777" w:rsidR="00CC1B67" w:rsidRDefault="00CC1B67" w:rsidP="00CC1B67">
      <w:pPr>
        <w:jc w:val="both"/>
        <w:rPr>
          <w:lang w:eastAsia="es-CO"/>
        </w:rPr>
      </w:pPr>
    </w:p>
    <w:p w14:paraId="6BC638F0" w14:textId="77777777" w:rsidR="00CC1B67" w:rsidRDefault="00CC1B67" w:rsidP="00CC1B67">
      <w:pPr>
        <w:jc w:val="both"/>
        <w:rPr>
          <w:lang w:eastAsia="es-CO"/>
        </w:rPr>
      </w:pPr>
      <w:r>
        <w:rPr>
          <w:lang w:eastAsia="es-CO"/>
        </w:rPr>
        <w:t>Son empresas que han logrado identificar el problema del recaudo por fraude en redes de niveles 1 y 2 como principal causa del déficit económico actual.</w:t>
      </w:r>
    </w:p>
    <w:p w14:paraId="2E834414" w14:textId="77777777" w:rsidR="00CC1B67" w:rsidRDefault="00CC1B67" w:rsidP="00CC1B67">
      <w:pPr>
        <w:jc w:val="both"/>
        <w:rPr>
          <w:lang w:eastAsia="es-CO"/>
        </w:rPr>
      </w:pPr>
    </w:p>
    <w:p w14:paraId="7CD77486" w14:textId="77777777" w:rsidR="00CC1B67" w:rsidRDefault="00CC1B67" w:rsidP="00CC1B67">
      <w:pPr>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709E40E6" w14:textId="77777777" w:rsidR="00CC1B67" w:rsidRDefault="00CC1B67" w:rsidP="00CC1B67">
      <w:pPr>
        <w:jc w:val="both"/>
        <w:rPr>
          <w:lang w:eastAsia="es-CO"/>
        </w:rPr>
      </w:pPr>
    </w:p>
    <w:p w14:paraId="022C9A17" w14:textId="77777777" w:rsidR="00CC1B67" w:rsidRPr="0015213C" w:rsidRDefault="00CC1B67" w:rsidP="00CC1B67">
      <w:pPr>
        <w:jc w:val="both"/>
        <w:rPr>
          <w:lang w:eastAsia="es-CO"/>
        </w:rPr>
      </w:pPr>
      <w:r>
        <w:rPr>
          <w:lang w:eastAsia="es-CO"/>
        </w:rPr>
        <w:t>Son empresas conscientes de la importancia del actuar de la comunidad en sus procesos de mejoramiento continuo, y en la representación de crecimiento a futuro para la empresa.</w:t>
      </w:r>
    </w:p>
    <w:p w14:paraId="04201271" w14:textId="77777777" w:rsidR="00CC1B67" w:rsidRDefault="00CC1B67" w:rsidP="00352B34">
      <w:pPr>
        <w:pStyle w:val="Ttulo3"/>
        <w:numPr>
          <w:ilvl w:val="2"/>
          <w:numId w:val="43"/>
        </w:numPr>
        <w:rPr>
          <w:lang w:eastAsia="es-CO"/>
        </w:rPr>
      </w:pPr>
      <w:bookmarkStart w:id="790" w:name="_Toc257381855"/>
      <w:bookmarkStart w:id="791" w:name="_Toc476693680"/>
      <w:r>
        <w:rPr>
          <w:lang w:eastAsia="es-CO"/>
        </w:rPr>
        <w:t>Perfil del cliente</w:t>
      </w:r>
      <w:bookmarkEnd w:id="790"/>
      <w:bookmarkEnd w:id="791"/>
    </w:p>
    <w:p w14:paraId="5D70215D" w14:textId="77777777" w:rsidR="00CC1B67" w:rsidRDefault="00CC1B67" w:rsidP="00CC1B67">
      <w:pPr>
        <w:rPr>
          <w:lang w:eastAsia="es-CO"/>
        </w:rPr>
      </w:pPr>
      <w:r>
        <w:rPr>
          <w:lang w:eastAsia="es-CO"/>
        </w:rPr>
        <w:t>Los clientes potenciales del producto son:</w:t>
      </w:r>
    </w:p>
    <w:p w14:paraId="31BCD2FB" w14:textId="77777777" w:rsidR="00CC1B67" w:rsidRDefault="00CC1B67" w:rsidP="00CC1B67">
      <w:pPr>
        <w:rPr>
          <w:lang w:eastAsia="es-CO"/>
        </w:rPr>
      </w:pPr>
    </w:p>
    <w:p w14:paraId="33F6A872" w14:textId="77777777" w:rsidR="00CC1B67" w:rsidRDefault="00CC1B67" w:rsidP="00CC1B67">
      <w:pPr>
        <w:rPr>
          <w:lang w:eastAsia="es-CO"/>
        </w:rPr>
      </w:pPr>
      <w:r w:rsidRPr="006A78E7">
        <w:rPr>
          <w:b/>
          <w:lang w:eastAsia="es-CO"/>
        </w:rPr>
        <w:t>Clientes directos:</w:t>
      </w:r>
      <w:r>
        <w:rPr>
          <w:lang w:eastAsia="es-CO"/>
        </w:rPr>
        <w:t xml:space="preserve"> Los clientes directos identificados para el proyecto son:</w:t>
      </w:r>
    </w:p>
    <w:p w14:paraId="18A8FF46" w14:textId="77777777" w:rsidR="00CC1B67" w:rsidRDefault="00CC1B67" w:rsidP="00CC1B67">
      <w:pPr>
        <w:rPr>
          <w:lang w:eastAsia="es-CO"/>
        </w:rPr>
      </w:pPr>
    </w:p>
    <w:p w14:paraId="2655DC73" w14:textId="77777777" w:rsidR="00CC1B67" w:rsidRDefault="00CC1B67" w:rsidP="00CC1B67">
      <w:pPr>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46F6EE36" w14:textId="77777777" w:rsidR="00CC1B67" w:rsidRDefault="00CC1B67" w:rsidP="00CC1B67">
      <w:pPr>
        <w:rPr>
          <w:lang w:eastAsia="es-CO"/>
        </w:rPr>
      </w:pPr>
      <w:r>
        <w:rPr>
          <w:lang w:eastAsia="es-CO"/>
        </w:rPr>
        <w:t xml:space="preserve">EPSA (Empresa de energía del Pacífico S.A. E.S.P.) - </w:t>
      </w:r>
      <w:r w:rsidRPr="007D0E05">
        <w:rPr>
          <w:lang w:eastAsia="es-CO"/>
        </w:rPr>
        <w:t>http://www.epsa.com.co/</w:t>
      </w:r>
    </w:p>
    <w:p w14:paraId="0A1D5D92" w14:textId="77777777" w:rsidR="00CC1B67" w:rsidRDefault="00CC1B67" w:rsidP="00CC1B67">
      <w:pPr>
        <w:rPr>
          <w:lang w:eastAsia="es-CO"/>
        </w:rPr>
      </w:pPr>
      <w:r>
        <w:rPr>
          <w:lang w:eastAsia="es-CO"/>
        </w:rPr>
        <w:t xml:space="preserve">EMSA (Empresa de energía del Meta S.A. E.S.P.) - </w:t>
      </w:r>
      <w:r w:rsidRPr="007D0E05">
        <w:rPr>
          <w:lang w:eastAsia="es-CO"/>
        </w:rPr>
        <w:t>http://www.emsa-esp.com.co/</w:t>
      </w:r>
    </w:p>
    <w:p w14:paraId="239B5640" w14:textId="77777777" w:rsidR="00CC1B67" w:rsidRDefault="00CC1B67" w:rsidP="00CC1B67">
      <w:pPr>
        <w:rPr>
          <w:lang w:eastAsia="es-CO"/>
        </w:rPr>
      </w:pPr>
      <w:r>
        <w:rPr>
          <w:lang w:eastAsia="es-CO"/>
        </w:rPr>
        <w:t xml:space="preserve">ENERCA (Empresa de energía del Casanare S.A. E.S.P.) - </w:t>
      </w:r>
      <w:r w:rsidRPr="007D0E05">
        <w:rPr>
          <w:lang w:eastAsia="es-CO"/>
        </w:rPr>
        <w:t>http://www.enerca.com.co/</w:t>
      </w:r>
    </w:p>
    <w:p w14:paraId="19488F2C" w14:textId="77777777" w:rsidR="00CC1B67" w:rsidRDefault="00CC1B67" w:rsidP="00CC1B67">
      <w:pPr>
        <w:rPr>
          <w:lang w:eastAsia="es-CO"/>
        </w:rPr>
      </w:pPr>
      <w:r>
        <w:rPr>
          <w:lang w:eastAsia="es-CO"/>
        </w:rPr>
        <w:lastRenderedPageBreak/>
        <w:t xml:space="preserve">EEP (Empresa de energía de Pereira S.A. E.S.P.) - </w:t>
      </w:r>
      <w:r w:rsidRPr="007D0E05">
        <w:rPr>
          <w:lang w:eastAsia="es-CO"/>
        </w:rPr>
        <w:t>http://www.eep.com.co/</w:t>
      </w:r>
    </w:p>
    <w:p w14:paraId="0FA94E20" w14:textId="77777777" w:rsidR="00CC1B67" w:rsidRPr="006A78E7" w:rsidRDefault="00CC1B67" w:rsidP="00CC1B67">
      <w:pPr>
        <w:rPr>
          <w:lang w:eastAsia="es-CO"/>
        </w:rPr>
      </w:pPr>
      <w:r>
        <w:rPr>
          <w:lang w:eastAsia="es-CO"/>
        </w:rPr>
        <w:t xml:space="preserve">EBSA (Empresa de energía de Boyacá S.A. E.S.P.) - </w:t>
      </w:r>
      <w:r w:rsidRPr="007D0E05">
        <w:rPr>
          <w:lang w:eastAsia="es-CO"/>
        </w:rPr>
        <w:t>http://www.ebsa.com.co/</w:t>
      </w:r>
    </w:p>
    <w:p w14:paraId="6D26CB82" w14:textId="77777777" w:rsidR="00CC1B67" w:rsidRDefault="00CC1B67" w:rsidP="00352B34">
      <w:pPr>
        <w:pStyle w:val="Ttulo3"/>
        <w:numPr>
          <w:ilvl w:val="2"/>
          <w:numId w:val="43"/>
        </w:numPr>
        <w:rPr>
          <w:lang w:eastAsia="es-CO"/>
        </w:rPr>
      </w:pPr>
      <w:bookmarkStart w:id="792" w:name="_Toc257381856"/>
      <w:bookmarkStart w:id="793" w:name="_Toc476693681"/>
      <w:r>
        <w:rPr>
          <w:lang w:eastAsia="es-CO"/>
        </w:rPr>
        <w:t>Análisis de la  demanda</w:t>
      </w:r>
      <w:bookmarkEnd w:id="792"/>
      <w:bookmarkEnd w:id="793"/>
    </w:p>
    <w:p w14:paraId="045A28AD" w14:textId="77777777" w:rsidR="00CC1B67" w:rsidRDefault="00CC1B67" w:rsidP="00CC1B67">
      <w:pPr>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11D71E70" w14:textId="77777777" w:rsidR="00CC1B67" w:rsidRDefault="00CC1B67" w:rsidP="00CC1B67">
      <w:pPr>
        <w:jc w:val="both"/>
        <w:rPr>
          <w:lang w:eastAsia="es-CO"/>
        </w:rPr>
      </w:pPr>
    </w:p>
    <w:p w14:paraId="04B75AE6" w14:textId="77777777" w:rsidR="00CC1B67" w:rsidRDefault="00CC1B67" w:rsidP="00CC1B67">
      <w:pPr>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0926E37A" w14:textId="77777777" w:rsidR="00CC1B67" w:rsidRDefault="00CC1B67" w:rsidP="00CC1B67">
      <w:pPr>
        <w:jc w:val="both"/>
        <w:rPr>
          <w:lang w:eastAsia="es-CO"/>
        </w:rPr>
      </w:pPr>
    </w:p>
    <w:p w14:paraId="33F18275" w14:textId="77777777" w:rsidR="00CC1B67" w:rsidRPr="00B566B1" w:rsidRDefault="00CC1B67" w:rsidP="00CC1B67">
      <w:pPr>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532692C0" w14:textId="77777777" w:rsidR="00CC1B67" w:rsidRDefault="00CC1B67" w:rsidP="00352B34">
      <w:pPr>
        <w:pStyle w:val="Ttulo3"/>
        <w:numPr>
          <w:ilvl w:val="2"/>
          <w:numId w:val="43"/>
        </w:numPr>
        <w:rPr>
          <w:lang w:eastAsia="es-CO"/>
        </w:rPr>
      </w:pPr>
      <w:bookmarkStart w:id="794" w:name="_Toc257381857"/>
      <w:bookmarkStart w:id="795" w:name="_Toc476693682"/>
      <w:r>
        <w:rPr>
          <w:lang w:eastAsia="es-CO"/>
        </w:rPr>
        <w:t>Proyección de la población</w:t>
      </w:r>
      <w:bookmarkEnd w:id="794"/>
      <w:bookmarkEnd w:id="795"/>
    </w:p>
    <w:p w14:paraId="09D8BE33" w14:textId="77777777" w:rsidR="00CC1B67" w:rsidRPr="00715EA0" w:rsidRDefault="00CC1B67" w:rsidP="00CC1B67">
      <w:pPr>
        <w:jc w:val="both"/>
        <w:rPr>
          <w:lang w:eastAsia="es-CO"/>
        </w:rPr>
      </w:pPr>
      <w:r>
        <w:rPr>
          <w:lang w:eastAsia="es-CO"/>
        </w:rPr>
        <w:t>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$998.000.000.000 pesos colombianos 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$49.000.000.000 de pesos 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5B0553F6" w14:textId="77777777" w:rsidR="00CC1B67" w:rsidRDefault="00CC1B67" w:rsidP="00352B34">
      <w:pPr>
        <w:pStyle w:val="Ttulo3"/>
        <w:numPr>
          <w:ilvl w:val="2"/>
          <w:numId w:val="43"/>
        </w:numPr>
        <w:rPr>
          <w:lang w:eastAsia="es-CO"/>
        </w:rPr>
      </w:pPr>
      <w:bookmarkStart w:id="796" w:name="_Toc257381858"/>
      <w:bookmarkStart w:id="797" w:name="_Toc476693683"/>
      <w:r>
        <w:rPr>
          <w:lang w:eastAsia="es-CO"/>
        </w:rPr>
        <w:lastRenderedPageBreak/>
        <w:t>Calculo demanda potencial</w:t>
      </w:r>
      <w:bookmarkEnd w:id="796"/>
      <w:bookmarkEnd w:id="797"/>
    </w:p>
    <w:p w14:paraId="7672EF5D" w14:textId="77777777" w:rsidR="00CC1B67" w:rsidRDefault="00CC1B67" w:rsidP="00CC1B67">
      <w:pPr>
        <w:rPr>
          <w:lang w:eastAsia="es-CO"/>
        </w:rPr>
      </w:pPr>
      <w:r>
        <w:rPr>
          <w:lang w:eastAsia="es-CO"/>
        </w:rPr>
        <w:t>El siguiente cuadro muestra el cálculo de la demanda potencial expresado en pesos colombianos:</w:t>
      </w:r>
    </w:p>
    <w:p w14:paraId="3255AB50" w14:textId="77777777" w:rsidR="00CC1B67" w:rsidRDefault="00CC1B67" w:rsidP="00CC1B67">
      <w:pPr>
        <w:rPr>
          <w:lang w:eastAsia="es-CO"/>
        </w:rPr>
      </w:pPr>
    </w:p>
    <w:tbl>
      <w:tblPr>
        <w:tblW w:w="0" w:type="auto"/>
        <w:tblInd w:w="1402" w:type="dxa"/>
        <w:tblLook w:val="04A0" w:firstRow="1" w:lastRow="0" w:firstColumn="1" w:lastColumn="0" w:noHBand="0" w:noVBand="1"/>
      </w:tblPr>
      <w:tblGrid>
        <w:gridCol w:w="1540"/>
        <w:gridCol w:w="1906"/>
        <w:gridCol w:w="2268"/>
      </w:tblGrid>
      <w:tr w:rsidR="00CC1B67" w14:paraId="24AEC1ED" w14:textId="77777777" w:rsidTr="00F710C3">
        <w:tc>
          <w:tcPr>
            <w:tcW w:w="1540" w:type="dxa"/>
            <w:shd w:val="clear" w:color="auto" w:fill="31849B" w:themeFill="accent5" w:themeFillShade="BF"/>
          </w:tcPr>
          <w:p w14:paraId="1B99DE87" w14:textId="77777777" w:rsidR="00CC1B67" w:rsidRPr="001404D7" w:rsidRDefault="00CC1B67" w:rsidP="00F710C3">
            <w:pPr>
              <w:jc w:val="center"/>
              <w:rPr>
                <w:color w:val="FFFFFF" w:themeColor="background1"/>
                <w:lang w:eastAsia="es-CO"/>
              </w:rPr>
            </w:pPr>
            <w:r w:rsidRPr="001404D7">
              <w:rPr>
                <w:color w:val="FFFFFF" w:themeColor="background1"/>
                <w:lang w:eastAsia="es-CO"/>
              </w:rPr>
              <w:t>Años</w:t>
            </w:r>
          </w:p>
        </w:tc>
        <w:tc>
          <w:tcPr>
            <w:tcW w:w="1906" w:type="dxa"/>
            <w:shd w:val="clear" w:color="auto" w:fill="31849B" w:themeFill="accent5" w:themeFillShade="BF"/>
          </w:tcPr>
          <w:p w14:paraId="78FA98F0" w14:textId="77777777" w:rsidR="00CC1B67" w:rsidRPr="001404D7" w:rsidRDefault="00CC1B67" w:rsidP="00F710C3">
            <w:pPr>
              <w:jc w:val="center"/>
              <w:rPr>
                <w:color w:val="FFFFFF" w:themeColor="background1"/>
                <w:lang w:eastAsia="es-CO"/>
              </w:rPr>
            </w:pPr>
            <w:r w:rsidRPr="001404D7">
              <w:rPr>
                <w:color w:val="FFFFFF" w:themeColor="background1"/>
                <w:lang w:eastAsia="es-CO"/>
              </w:rPr>
              <w:t>Clientes Potenciales</w:t>
            </w:r>
          </w:p>
        </w:tc>
        <w:tc>
          <w:tcPr>
            <w:tcW w:w="2268" w:type="dxa"/>
            <w:shd w:val="clear" w:color="auto" w:fill="31849B" w:themeFill="accent5" w:themeFillShade="BF"/>
          </w:tcPr>
          <w:p w14:paraId="40CA1C5C" w14:textId="77777777" w:rsidR="00CC1B67" w:rsidRPr="001404D7" w:rsidRDefault="00CC1B67" w:rsidP="00F710C3">
            <w:pPr>
              <w:jc w:val="center"/>
              <w:rPr>
                <w:color w:val="FFFFFF" w:themeColor="background1"/>
                <w:lang w:eastAsia="es-CO"/>
              </w:rPr>
            </w:pPr>
            <w:r w:rsidRPr="001404D7">
              <w:rPr>
                <w:color w:val="FFFFFF" w:themeColor="background1"/>
                <w:lang w:eastAsia="es-CO"/>
              </w:rPr>
              <w:t>Consumo Anual</w:t>
            </w:r>
          </w:p>
        </w:tc>
      </w:tr>
      <w:tr w:rsidR="00CC1B67" w14:paraId="1E79B9DE" w14:textId="77777777" w:rsidTr="00F710C3">
        <w:tc>
          <w:tcPr>
            <w:tcW w:w="1540" w:type="dxa"/>
          </w:tcPr>
          <w:p w14:paraId="5F526608" w14:textId="77777777" w:rsidR="00CC1B67" w:rsidRDefault="00CC1B67" w:rsidP="00F710C3">
            <w:pPr>
              <w:jc w:val="center"/>
              <w:rPr>
                <w:lang w:eastAsia="es-CO"/>
              </w:rPr>
            </w:pPr>
            <w:r>
              <w:rPr>
                <w:lang w:eastAsia="es-CO"/>
              </w:rPr>
              <w:t>2017</w:t>
            </w:r>
          </w:p>
        </w:tc>
        <w:tc>
          <w:tcPr>
            <w:tcW w:w="1906" w:type="dxa"/>
          </w:tcPr>
          <w:p w14:paraId="77211EF0" w14:textId="77777777" w:rsidR="00CC1B67" w:rsidRDefault="00CC1B67" w:rsidP="00F710C3">
            <w:pPr>
              <w:jc w:val="center"/>
              <w:rPr>
                <w:lang w:eastAsia="es-CO"/>
              </w:rPr>
            </w:pPr>
            <w:r>
              <w:rPr>
                <w:lang w:eastAsia="es-CO"/>
              </w:rPr>
              <w:t>3</w:t>
            </w:r>
          </w:p>
        </w:tc>
        <w:tc>
          <w:tcPr>
            <w:tcW w:w="2268" w:type="dxa"/>
          </w:tcPr>
          <w:p w14:paraId="4CACDBD1" w14:textId="77777777" w:rsidR="00CC1B67" w:rsidRDefault="00CC1B67" w:rsidP="00F710C3">
            <w:pPr>
              <w:jc w:val="center"/>
              <w:rPr>
                <w:lang w:eastAsia="es-CO"/>
              </w:rPr>
            </w:pPr>
            <w:r>
              <w:rPr>
                <w:lang w:eastAsia="es-CO"/>
              </w:rPr>
              <w:t>$ 4.500.000.000</w:t>
            </w:r>
          </w:p>
        </w:tc>
      </w:tr>
      <w:tr w:rsidR="00CC1B67" w14:paraId="46D08C49" w14:textId="77777777" w:rsidTr="00F710C3">
        <w:tc>
          <w:tcPr>
            <w:tcW w:w="1540" w:type="dxa"/>
          </w:tcPr>
          <w:p w14:paraId="3EDC446D" w14:textId="77777777" w:rsidR="00CC1B67" w:rsidRDefault="00CC1B67" w:rsidP="00F710C3">
            <w:pPr>
              <w:jc w:val="center"/>
              <w:rPr>
                <w:lang w:eastAsia="es-CO"/>
              </w:rPr>
            </w:pPr>
            <w:r>
              <w:rPr>
                <w:lang w:eastAsia="es-CO"/>
              </w:rPr>
              <w:t>2018</w:t>
            </w:r>
          </w:p>
        </w:tc>
        <w:tc>
          <w:tcPr>
            <w:tcW w:w="1906" w:type="dxa"/>
          </w:tcPr>
          <w:p w14:paraId="2339EE14" w14:textId="77777777" w:rsidR="00CC1B67" w:rsidRDefault="00CC1B67" w:rsidP="00F710C3">
            <w:pPr>
              <w:jc w:val="center"/>
              <w:rPr>
                <w:lang w:eastAsia="es-CO"/>
              </w:rPr>
            </w:pPr>
            <w:r>
              <w:rPr>
                <w:lang w:eastAsia="es-CO"/>
              </w:rPr>
              <w:t>4</w:t>
            </w:r>
          </w:p>
        </w:tc>
        <w:tc>
          <w:tcPr>
            <w:tcW w:w="2268" w:type="dxa"/>
          </w:tcPr>
          <w:p w14:paraId="006F3F00" w14:textId="77777777" w:rsidR="00CC1B67" w:rsidRDefault="00CC1B67" w:rsidP="00F710C3">
            <w:pPr>
              <w:jc w:val="center"/>
              <w:rPr>
                <w:lang w:eastAsia="es-CO"/>
              </w:rPr>
            </w:pPr>
            <w:r>
              <w:rPr>
                <w:lang w:eastAsia="es-CO"/>
              </w:rPr>
              <w:t>$ 6.000.000.000</w:t>
            </w:r>
          </w:p>
        </w:tc>
      </w:tr>
      <w:tr w:rsidR="00CC1B67" w14:paraId="3C0D1D64" w14:textId="77777777" w:rsidTr="00F710C3">
        <w:tc>
          <w:tcPr>
            <w:tcW w:w="1540" w:type="dxa"/>
          </w:tcPr>
          <w:p w14:paraId="49A2A995" w14:textId="77777777" w:rsidR="00CC1B67" w:rsidRDefault="00CC1B67" w:rsidP="00F710C3">
            <w:pPr>
              <w:jc w:val="center"/>
              <w:rPr>
                <w:lang w:eastAsia="es-CO"/>
              </w:rPr>
            </w:pPr>
            <w:r>
              <w:rPr>
                <w:lang w:eastAsia="es-CO"/>
              </w:rPr>
              <w:t>2019</w:t>
            </w:r>
          </w:p>
        </w:tc>
        <w:tc>
          <w:tcPr>
            <w:tcW w:w="1906" w:type="dxa"/>
          </w:tcPr>
          <w:p w14:paraId="00508F00" w14:textId="77777777" w:rsidR="00CC1B67" w:rsidRDefault="00CC1B67" w:rsidP="00F710C3">
            <w:pPr>
              <w:jc w:val="center"/>
              <w:rPr>
                <w:lang w:eastAsia="es-CO"/>
              </w:rPr>
            </w:pPr>
            <w:r>
              <w:rPr>
                <w:lang w:eastAsia="es-CO"/>
              </w:rPr>
              <w:t>4</w:t>
            </w:r>
          </w:p>
        </w:tc>
        <w:tc>
          <w:tcPr>
            <w:tcW w:w="2268" w:type="dxa"/>
          </w:tcPr>
          <w:p w14:paraId="2D8AAC9F" w14:textId="77777777" w:rsidR="00CC1B67" w:rsidRDefault="00CC1B67" w:rsidP="00F710C3">
            <w:pPr>
              <w:jc w:val="center"/>
              <w:rPr>
                <w:lang w:eastAsia="es-CO"/>
              </w:rPr>
            </w:pPr>
            <w:r>
              <w:rPr>
                <w:lang w:eastAsia="es-CO"/>
              </w:rPr>
              <w:t>$ 6.000.000.000</w:t>
            </w:r>
          </w:p>
        </w:tc>
      </w:tr>
      <w:tr w:rsidR="00CC1B67" w14:paraId="23E34136" w14:textId="77777777" w:rsidTr="00F710C3">
        <w:tc>
          <w:tcPr>
            <w:tcW w:w="1540" w:type="dxa"/>
          </w:tcPr>
          <w:p w14:paraId="5E2D4E15" w14:textId="77777777" w:rsidR="00CC1B67" w:rsidRDefault="00CC1B67" w:rsidP="00F710C3">
            <w:pPr>
              <w:jc w:val="center"/>
              <w:rPr>
                <w:lang w:eastAsia="es-CO"/>
              </w:rPr>
            </w:pPr>
            <w:r>
              <w:rPr>
                <w:lang w:eastAsia="es-CO"/>
              </w:rPr>
              <w:t>2020</w:t>
            </w:r>
          </w:p>
        </w:tc>
        <w:tc>
          <w:tcPr>
            <w:tcW w:w="1906" w:type="dxa"/>
          </w:tcPr>
          <w:p w14:paraId="0B1963C8" w14:textId="77777777" w:rsidR="00CC1B67" w:rsidRDefault="00CC1B67" w:rsidP="00F710C3">
            <w:pPr>
              <w:jc w:val="center"/>
              <w:rPr>
                <w:lang w:eastAsia="es-CO"/>
              </w:rPr>
            </w:pPr>
            <w:r>
              <w:rPr>
                <w:lang w:eastAsia="es-CO"/>
              </w:rPr>
              <w:t>4</w:t>
            </w:r>
          </w:p>
        </w:tc>
        <w:tc>
          <w:tcPr>
            <w:tcW w:w="2268" w:type="dxa"/>
          </w:tcPr>
          <w:p w14:paraId="6815B590" w14:textId="77777777" w:rsidR="00CC1B67" w:rsidRDefault="00CC1B67" w:rsidP="00F710C3">
            <w:pPr>
              <w:jc w:val="center"/>
              <w:rPr>
                <w:lang w:eastAsia="es-CO"/>
              </w:rPr>
            </w:pPr>
            <w:r>
              <w:rPr>
                <w:lang w:eastAsia="es-CO"/>
              </w:rPr>
              <w:t>$ 6.000.000.000</w:t>
            </w:r>
          </w:p>
        </w:tc>
      </w:tr>
      <w:tr w:rsidR="00CC1B67" w14:paraId="32913E8B" w14:textId="77777777" w:rsidTr="00F710C3">
        <w:tc>
          <w:tcPr>
            <w:tcW w:w="1540" w:type="dxa"/>
          </w:tcPr>
          <w:p w14:paraId="60497DAC" w14:textId="77777777" w:rsidR="00CC1B67" w:rsidRDefault="00CC1B67" w:rsidP="00F710C3">
            <w:pPr>
              <w:jc w:val="center"/>
              <w:rPr>
                <w:lang w:eastAsia="es-CO"/>
              </w:rPr>
            </w:pPr>
            <w:r>
              <w:rPr>
                <w:lang w:eastAsia="es-CO"/>
              </w:rPr>
              <w:t>2021</w:t>
            </w:r>
          </w:p>
        </w:tc>
        <w:tc>
          <w:tcPr>
            <w:tcW w:w="1906" w:type="dxa"/>
          </w:tcPr>
          <w:p w14:paraId="7E670D24" w14:textId="77777777" w:rsidR="00CC1B67" w:rsidRDefault="00CC1B67" w:rsidP="00F710C3">
            <w:pPr>
              <w:jc w:val="center"/>
              <w:rPr>
                <w:lang w:eastAsia="es-CO"/>
              </w:rPr>
            </w:pPr>
            <w:r>
              <w:rPr>
                <w:lang w:eastAsia="es-CO"/>
              </w:rPr>
              <w:t>4</w:t>
            </w:r>
          </w:p>
        </w:tc>
        <w:tc>
          <w:tcPr>
            <w:tcW w:w="2268" w:type="dxa"/>
          </w:tcPr>
          <w:p w14:paraId="5270203A" w14:textId="77777777" w:rsidR="00CC1B67" w:rsidRDefault="00CC1B67" w:rsidP="00F710C3">
            <w:pPr>
              <w:jc w:val="center"/>
              <w:rPr>
                <w:lang w:eastAsia="es-CO"/>
              </w:rPr>
            </w:pPr>
            <w:r>
              <w:rPr>
                <w:lang w:eastAsia="es-CO"/>
              </w:rPr>
              <w:t>$ 6.000.000.000</w:t>
            </w:r>
          </w:p>
        </w:tc>
      </w:tr>
    </w:tbl>
    <w:p w14:paraId="09191C70" w14:textId="77777777" w:rsidR="00CC1B67" w:rsidRPr="002F74DD" w:rsidRDefault="00CC1B67" w:rsidP="00CC1B67">
      <w:pPr>
        <w:rPr>
          <w:lang w:eastAsia="es-CO"/>
        </w:rPr>
      </w:pPr>
    </w:p>
    <w:p w14:paraId="2364A22C" w14:textId="77777777" w:rsidR="00CC1B67" w:rsidRDefault="00CC1B67" w:rsidP="00352B34">
      <w:pPr>
        <w:pStyle w:val="Ttulo3"/>
        <w:numPr>
          <w:ilvl w:val="2"/>
          <w:numId w:val="43"/>
        </w:numPr>
        <w:rPr>
          <w:lang w:eastAsia="es-CO"/>
        </w:rPr>
      </w:pPr>
      <w:bookmarkStart w:id="798" w:name="_Toc257381859"/>
      <w:bookmarkStart w:id="799" w:name="_Toc476693684"/>
      <w:r>
        <w:rPr>
          <w:lang w:eastAsia="es-CO"/>
        </w:rPr>
        <w:t>Calculo demanda real</w:t>
      </w:r>
      <w:bookmarkEnd w:id="798"/>
      <w:bookmarkEnd w:id="799"/>
    </w:p>
    <w:p w14:paraId="66AE2F46" w14:textId="77777777" w:rsidR="00CC1B67" w:rsidRDefault="00CC1B67" w:rsidP="00CC1B67">
      <w:pPr>
        <w:rPr>
          <w:lang w:eastAsia="es-CO"/>
        </w:rPr>
      </w:pPr>
    </w:p>
    <w:p w14:paraId="43588099" w14:textId="77777777" w:rsidR="00CC1B67" w:rsidRDefault="00CC1B67" w:rsidP="00CC1B67">
      <w:pPr>
        <w:rPr>
          <w:lang w:eastAsia="es-CO"/>
        </w:rPr>
      </w:pPr>
      <w:r>
        <w:rPr>
          <w:lang w:eastAsia="es-CO"/>
        </w:rPr>
        <w:t>Una vez obtenida la demanda potencial proyectada para cada año se sustrajo la oferta estimada para estos mismos, quedando así la demanda:</w:t>
      </w:r>
    </w:p>
    <w:p w14:paraId="354A4433" w14:textId="77777777" w:rsidR="00CC1B67" w:rsidRDefault="00CC1B67" w:rsidP="00CC1B67">
      <w:pPr>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CC1B67" w14:paraId="6A5AFACB" w14:textId="77777777" w:rsidTr="00F710C3">
        <w:tc>
          <w:tcPr>
            <w:tcW w:w="2207" w:type="dxa"/>
            <w:shd w:val="clear" w:color="auto" w:fill="31849B" w:themeFill="accent5" w:themeFillShade="BF"/>
          </w:tcPr>
          <w:p w14:paraId="7D273177" w14:textId="77777777" w:rsidR="00CC1B67" w:rsidRPr="0095794E" w:rsidRDefault="00CC1B67" w:rsidP="00F710C3">
            <w:pPr>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3A1935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489F8824" w14:textId="77777777" w:rsidR="00CC1B67" w:rsidRPr="0095794E" w:rsidRDefault="00CC1B67" w:rsidP="00F710C3">
            <w:pPr>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2B36A4B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insatisfecha</w:t>
            </w:r>
          </w:p>
        </w:tc>
      </w:tr>
      <w:tr w:rsidR="00CC1B67" w14:paraId="568580CA" w14:textId="77777777" w:rsidTr="00F710C3">
        <w:tc>
          <w:tcPr>
            <w:tcW w:w="2207" w:type="dxa"/>
          </w:tcPr>
          <w:p w14:paraId="3F541B8F" w14:textId="77777777" w:rsidR="00CC1B67" w:rsidRDefault="00CC1B67" w:rsidP="00F710C3">
            <w:pPr>
              <w:jc w:val="center"/>
              <w:rPr>
                <w:lang w:eastAsia="es-CO"/>
              </w:rPr>
            </w:pPr>
            <w:r>
              <w:rPr>
                <w:lang w:eastAsia="es-CO"/>
              </w:rPr>
              <w:t>2017</w:t>
            </w:r>
          </w:p>
        </w:tc>
        <w:tc>
          <w:tcPr>
            <w:tcW w:w="2207" w:type="dxa"/>
          </w:tcPr>
          <w:p w14:paraId="18B20050" w14:textId="77777777" w:rsidR="00CC1B67" w:rsidRDefault="00CC1B67" w:rsidP="00F710C3">
            <w:pPr>
              <w:jc w:val="center"/>
              <w:rPr>
                <w:lang w:eastAsia="es-CO"/>
              </w:rPr>
            </w:pPr>
            <w:r>
              <w:rPr>
                <w:lang w:eastAsia="es-CO"/>
              </w:rPr>
              <w:t>3</w:t>
            </w:r>
          </w:p>
        </w:tc>
        <w:tc>
          <w:tcPr>
            <w:tcW w:w="2207" w:type="dxa"/>
          </w:tcPr>
          <w:p w14:paraId="7FC2BBD9" w14:textId="77777777" w:rsidR="00CC1B67" w:rsidRDefault="00CC1B67" w:rsidP="00F710C3">
            <w:pPr>
              <w:jc w:val="center"/>
              <w:rPr>
                <w:lang w:eastAsia="es-CO"/>
              </w:rPr>
            </w:pPr>
            <w:r>
              <w:rPr>
                <w:lang w:eastAsia="es-CO"/>
              </w:rPr>
              <w:t>1</w:t>
            </w:r>
          </w:p>
        </w:tc>
        <w:tc>
          <w:tcPr>
            <w:tcW w:w="2207" w:type="dxa"/>
          </w:tcPr>
          <w:p w14:paraId="6CAD7C46" w14:textId="77777777" w:rsidR="00CC1B67" w:rsidRDefault="00CC1B67" w:rsidP="00F710C3">
            <w:pPr>
              <w:jc w:val="center"/>
              <w:rPr>
                <w:lang w:eastAsia="es-CO"/>
              </w:rPr>
            </w:pPr>
            <w:r>
              <w:rPr>
                <w:lang w:eastAsia="es-CO"/>
              </w:rPr>
              <w:t>2</w:t>
            </w:r>
          </w:p>
        </w:tc>
      </w:tr>
      <w:tr w:rsidR="00CC1B67" w14:paraId="5DA95864" w14:textId="77777777" w:rsidTr="00F710C3">
        <w:tc>
          <w:tcPr>
            <w:tcW w:w="2207" w:type="dxa"/>
          </w:tcPr>
          <w:p w14:paraId="5AAAACDC" w14:textId="77777777" w:rsidR="00CC1B67" w:rsidRDefault="00CC1B67" w:rsidP="00F710C3">
            <w:pPr>
              <w:jc w:val="center"/>
              <w:rPr>
                <w:lang w:eastAsia="es-CO"/>
              </w:rPr>
            </w:pPr>
            <w:r>
              <w:rPr>
                <w:lang w:eastAsia="es-CO"/>
              </w:rPr>
              <w:t>2018</w:t>
            </w:r>
          </w:p>
        </w:tc>
        <w:tc>
          <w:tcPr>
            <w:tcW w:w="2207" w:type="dxa"/>
          </w:tcPr>
          <w:p w14:paraId="60B647D7" w14:textId="77777777" w:rsidR="00CC1B67" w:rsidRDefault="00CC1B67" w:rsidP="00F710C3">
            <w:pPr>
              <w:jc w:val="center"/>
              <w:rPr>
                <w:lang w:eastAsia="es-CO"/>
              </w:rPr>
            </w:pPr>
            <w:r>
              <w:rPr>
                <w:lang w:eastAsia="es-CO"/>
              </w:rPr>
              <w:t>4</w:t>
            </w:r>
          </w:p>
        </w:tc>
        <w:tc>
          <w:tcPr>
            <w:tcW w:w="2207" w:type="dxa"/>
          </w:tcPr>
          <w:p w14:paraId="4BEEEDBA" w14:textId="77777777" w:rsidR="00CC1B67" w:rsidRDefault="00CC1B67" w:rsidP="00F710C3">
            <w:pPr>
              <w:jc w:val="center"/>
              <w:rPr>
                <w:lang w:eastAsia="es-CO"/>
              </w:rPr>
            </w:pPr>
            <w:r>
              <w:rPr>
                <w:lang w:eastAsia="es-CO"/>
              </w:rPr>
              <w:t>1</w:t>
            </w:r>
          </w:p>
        </w:tc>
        <w:tc>
          <w:tcPr>
            <w:tcW w:w="2207" w:type="dxa"/>
          </w:tcPr>
          <w:p w14:paraId="2822E49E" w14:textId="77777777" w:rsidR="00CC1B67" w:rsidRDefault="00CC1B67" w:rsidP="00F710C3">
            <w:pPr>
              <w:jc w:val="center"/>
              <w:rPr>
                <w:lang w:eastAsia="es-CO"/>
              </w:rPr>
            </w:pPr>
            <w:r>
              <w:rPr>
                <w:lang w:eastAsia="es-CO"/>
              </w:rPr>
              <w:t>3</w:t>
            </w:r>
          </w:p>
        </w:tc>
      </w:tr>
      <w:tr w:rsidR="00CC1B67" w14:paraId="336E4A09" w14:textId="77777777" w:rsidTr="00F710C3">
        <w:tc>
          <w:tcPr>
            <w:tcW w:w="2207" w:type="dxa"/>
          </w:tcPr>
          <w:p w14:paraId="44B0C9BF" w14:textId="77777777" w:rsidR="00CC1B67" w:rsidRDefault="00CC1B67" w:rsidP="00F710C3">
            <w:pPr>
              <w:jc w:val="center"/>
              <w:rPr>
                <w:lang w:eastAsia="es-CO"/>
              </w:rPr>
            </w:pPr>
            <w:r>
              <w:rPr>
                <w:lang w:eastAsia="es-CO"/>
              </w:rPr>
              <w:t>2019</w:t>
            </w:r>
          </w:p>
        </w:tc>
        <w:tc>
          <w:tcPr>
            <w:tcW w:w="2207" w:type="dxa"/>
          </w:tcPr>
          <w:p w14:paraId="4D3880EC" w14:textId="77777777" w:rsidR="00CC1B67" w:rsidRDefault="00CC1B67" w:rsidP="00F710C3">
            <w:pPr>
              <w:jc w:val="center"/>
              <w:rPr>
                <w:lang w:eastAsia="es-CO"/>
              </w:rPr>
            </w:pPr>
            <w:r>
              <w:rPr>
                <w:lang w:eastAsia="es-CO"/>
              </w:rPr>
              <w:t>4</w:t>
            </w:r>
          </w:p>
        </w:tc>
        <w:tc>
          <w:tcPr>
            <w:tcW w:w="2207" w:type="dxa"/>
          </w:tcPr>
          <w:p w14:paraId="0BB6C417" w14:textId="77777777" w:rsidR="00CC1B67" w:rsidRDefault="00CC1B67" w:rsidP="00F710C3">
            <w:pPr>
              <w:jc w:val="center"/>
              <w:rPr>
                <w:lang w:eastAsia="es-CO"/>
              </w:rPr>
            </w:pPr>
            <w:r>
              <w:rPr>
                <w:lang w:eastAsia="es-CO"/>
              </w:rPr>
              <w:t>1</w:t>
            </w:r>
          </w:p>
        </w:tc>
        <w:tc>
          <w:tcPr>
            <w:tcW w:w="2207" w:type="dxa"/>
          </w:tcPr>
          <w:p w14:paraId="7D8D5E79" w14:textId="77777777" w:rsidR="00CC1B67" w:rsidRDefault="00CC1B67" w:rsidP="00F710C3">
            <w:pPr>
              <w:jc w:val="center"/>
              <w:rPr>
                <w:lang w:eastAsia="es-CO"/>
              </w:rPr>
            </w:pPr>
            <w:r>
              <w:rPr>
                <w:lang w:eastAsia="es-CO"/>
              </w:rPr>
              <w:t>3</w:t>
            </w:r>
          </w:p>
        </w:tc>
      </w:tr>
      <w:tr w:rsidR="00CC1B67" w14:paraId="7E4D679F" w14:textId="77777777" w:rsidTr="00F710C3">
        <w:tc>
          <w:tcPr>
            <w:tcW w:w="2207" w:type="dxa"/>
          </w:tcPr>
          <w:p w14:paraId="291AFB56" w14:textId="77777777" w:rsidR="00CC1B67" w:rsidRDefault="00CC1B67" w:rsidP="00F710C3">
            <w:pPr>
              <w:jc w:val="center"/>
              <w:rPr>
                <w:lang w:eastAsia="es-CO"/>
              </w:rPr>
            </w:pPr>
            <w:r>
              <w:rPr>
                <w:lang w:eastAsia="es-CO"/>
              </w:rPr>
              <w:t>2020</w:t>
            </w:r>
          </w:p>
        </w:tc>
        <w:tc>
          <w:tcPr>
            <w:tcW w:w="2207" w:type="dxa"/>
          </w:tcPr>
          <w:p w14:paraId="0B28D156" w14:textId="77777777" w:rsidR="00CC1B67" w:rsidRDefault="00CC1B67" w:rsidP="00F710C3">
            <w:pPr>
              <w:jc w:val="center"/>
              <w:rPr>
                <w:lang w:eastAsia="es-CO"/>
              </w:rPr>
            </w:pPr>
            <w:r>
              <w:rPr>
                <w:lang w:eastAsia="es-CO"/>
              </w:rPr>
              <w:t>4</w:t>
            </w:r>
          </w:p>
        </w:tc>
        <w:tc>
          <w:tcPr>
            <w:tcW w:w="2207" w:type="dxa"/>
          </w:tcPr>
          <w:p w14:paraId="37F38179" w14:textId="77777777" w:rsidR="00CC1B67" w:rsidRDefault="00CC1B67" w:rsidP="00F710C3">
            <w:pPr>
              <w:jc w:val="center"/>
              <w:rPr>
                <w:lang w:eastAsia="es-CO"/>
              </w:rPr>
            </w:pPr>
            <w:r>
              <w:rPr>
                <w:lang w:eastAsia="es-CO"/>
              </w:rPr>
              <w:t>1</w:t>
            </w:r>
          </w:p>
        </w:tc>
        <w:tc>
          <w:tcPr>
            <w:tcW w:w="2207" w:type="dxa"/>
          </w:tcPr>
          <w:p w14:paraId="13BABF66" w14:textId="77777777" w:rsidR="00CC1B67" w:rsidRDefault="00CC1B67" w:rsidP="00F710C3">
            <w:pPr>
              <w:jc w:val="center"/>
              <w:rPr>
                <w:lang w:eastAsia="es-CO"/>
              </w:rPr>
            </w:pPr>
            <w:r>
              <w:rPr>
                <w:lang w:eastAsia="es-CO"/>
              </w:rPr>
              <w:t>3</w:t>
            </w:r>
          </w:p>
        </w:tc>
      </w:tr>
      <w:tr w:rsidR="00CC1B67" w14:paraId="13988A1B" w14:textId="77777777" w:rsidTr="00F710C3">
        <w:trPr>
          <w:trHeight w:val="256"/>
        </w:trPr>
        <w:tc>
          <w:tcPr>
            <w:tcW w:w="2207" w:type="dxa"/>
          </w:tcPr>
          <w:p w14:paraId="7A8D281C" w14:textId="77777777" w:rsidR="00CC1B67" w:rsidRDefault="00CC1B67" w:rsidP="00F710C3">
            <w:pPr>
              <w:jc w:val="center"/>
              <w:rPr>
                <w:lang w:eastAsia="es-CO"/>
              </w:rPr>
            </w:pPr>
            <w:r>
              <w:rPr>
                <w:lang w:eastAsia="es-CO"/>
              </w:rPr>
              <w:t>2021</w:t>
            </w:r>
          </w:p>
        </w:tc>
        <w:tc>
          <w:tcPr>
            <w:tcW w:w="2207" w:type="dxa"/>
          </w:tcPr>
          <w:p w14:paraId="1448A300" w14:textId="77777777" w:rsidR="00CC1B67" w:rsidRDefault="00CC1B67" w:rsidP="00F710C3">
            <w:pPr>
              <w:jc w:val="center"/>
              <w:rPr>
                <w:lang w:eastAsia="es-CO"/>
              </w:rPr>
            </w:pPr>
            <w:r>
              <w:rPr>
                <w:lang w:eastAsia="es-CO"/>
              </w:rPr>
              <w:t>4</w:t>
            </w:r>
          </w:p>
        </w:tc>
        <w:tc>
          <w:tcPr>
            <w:tcW w:w="2207" w:type="dxa"/>
          </w:tcPr>
          <w:p w14:paraId="41A1EEF9" w14:textId="77777777" w:rsidR="00CC1B67" w:rsidRDefault="00CC1B67" w:rsidP="00F710C3">
            <w:pPr>
              <w:jc w:val="center"/>
              <w:rPr>
                <w:lang w:eastAsia="es-CO"/>
              </w:rPr>
            </w:pPr>
            <w:r>
              <w:rPr>
                <w:lang w:eastAsia="es-CO"/>
              </w:rPr>
              <w:t>1</w:t>
            </w:r>
          </w:p>
        </w:tc>
        <w:tc>
          <w:tcPr>
            <w:tcW w:w="2207" w:type="dxa"/>
          </w:tcPr>
          <w:p w14:paraId="7C59943B" w14:textId="77777777" w:rsidR="00CC1B67" w:rsidRDefault="00CC1B67" w:rsidP="00F710C3">
            <w:pPr>
              <w:jc w:val="center"/>
              <w:rPr>
                <w:lang w:eastAsia="es-CO"/>
              </w:rPr>
            </w:pPr>
            <w:r>
              <w:rPr>
                <w:lang w:eastAsia="es-CO"/>
              </w:rPr>
              <w:t>3</w:t>
            </w:r>
          </w:p>
        </w:tc>
      </w:tr>
    </w:tbl>
    <w:p w14:paraId="5DF6EC39" w14:textId="77777777" w:rsidR="00CC1B67" w:rsidRDefault="00CC1B67" w:rsidP="00CC1B67">
      <w:pPr>
        <w:jc w:val="center"/>
        <w:rPr>
          <w:lang w:eastAsia="es-CO"/>
        </w:rPr>
      </w:pPr>
    </w:p>
    <w:p w14:paraId="64D12C4F" w14:textId="77777777" w:rsidR="00CC1B67" w:rsidRDefault="00CC1B67" w:rsidP="00CC1B67">
      <w:pPr>
        <w:jc w:val="center"/>
        <w:rPr>
          <w:lang w:eastAsia="es-CO"/>
        </w:rPr>
      </w:pPr>
    </w:p>
    <w:p w14:paraId="479DB83A" w14:textId="77777777" w:rsidR="00CC1B67" w:rsidRPr="002F74DD" w:rsidRDefault="00CC1B67" w:rsidP="00CC1B67">
      <w:pPr>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08B167A2" w14:textId="77777777" w:rsidR="00CC1B67" w:rsidRDefault="00CC1B67" w:rsidP="00352B34">
      <w:pPr>
        <w:pStyle w:val="Ttulo3"/>
        <w:numPr>
          <w:ilvl w:val="2"/>
          <w:numId w:val="43"/>
        </w:numPr>
        <w:rPr>
          <w:lang w:eastAsia="es-CO"/>
        </w:rPr>
      </w:pPr>
      <w:bookmarkStart w:id="800" w:name="_Toc257381860"/>
      <w:bookmarkStart w:id="801" w:name="_Toc476693685"/>
      <w:r>
        <w:rPr>
          <w:lang w:eastAsia="es-CO"/>
        </w:rPr>
        <w:t>Análisis de la oferta</w:t>
      </w:r>
      <w:bookmarkEnd w:id="800"/>
      <w:bookmarkEnd w:id="801"/>
    </w:p>
    <w:p w14:paraId="18E16E2C" w14:textId="77777777" w:rsidR="00CC1B67" w:rsidRDefault="00CC1B67" w:rsidP="00CC1B67">
      <w:pPr>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1B4C49EE" w14:textId="77777777" w:rsidR="00CC1B67" w:rsidRDefault="00CC1B67" w:rsidP="00CC1B67">
      <w:pPr>
        <w:jc w:val="both"/>
        <w:rPr>
          <w:lang w:eastAsia="es-CO"/>
        </w:rPr>
      </w:pPr>
    </w:p>
    <w:p w14:paraId="58BCEEED" w14:textId="77777777" w:rsidR="00CC1B67" w:rsidRDefault="00CC1B67" w:rsidP="00CC1B67">
      <w:pPr>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6326CE2A" w14:textId="77777777" w:rsidR="00CC1B67" w:rsidRDefault="00CC1B67" w:rsidP="00CC1B67">
      <w:pPr>
        <w:jc w:val="both"/>
        <w:rPr>
          <w:lang w:eastAsia="es-CO"/>
        </w:rPr>
      </w:pPr>
    </w:p>
    <w:p w14:paraId="62C019D1" w14:textId="77777777" w:rsidR="00CC1B67" w:rsidRDefault="00CC1B67" w:rsidP="00CC1B67">
      <w:pPr>
        <w:jc w:val="both"/>
        <w:rPr>
          <w:lang w:eastAsia="es-CO"/>
        </w:rPr>
      </w:pPr>
      <w:r>
        <w:rPr>
          <w:lang w:eastAsia="es-CO"/>
        </w:rPr>
        <w:lastRenderedPageBreak/>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7EAB4ABA" w14:textId="77777777" w:rsidR="00CC1B67" w:rsidRDefault="00CC1B67" w:rsidP="00CC1B67">
      <w:pPr>
        <w:jc w:val="both"/>
        <w:rPr>
          <w:lang w:eastAsia="es-CO"/>
        </w:rPr>
      </w:pPr>
    </w:p>
    <w:p w14:paraId="0C5EBFAE" w14:textId="77777777" w:rsidR="00CC1B67" w:rsidRPr="002F74DD" w:rsidRDefault="00CC1B67" w:rsidP="00CC1B67">
      <w:pPr>
        <w:tabs>
          <w:tab w:val="left" w:pos="7250"/>
        </w:tabs>
        <w:jc w:val="both"/>
        <w:rPr>
          <w:lang w:eastAsia="es-CO"/>
        </w:rPr>
      </w:pPr>
      <w:r>
        <w:rPr>
          <w:lang w:eastAsia="es-CO"/>
        </w:rPr>
        <w:t>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29EC1E4D" w14:textId="77777777" w:rsidR="00CC1B67" w:rsidRDefault="00CC1B67" w:rsidP="00352B34">
      <w:pPr>
        <w:pStyle w:val="Ttulo3"/>
        <w:numPr>
          <w:ilvl w:val="2"/>
          <w:numId w:val="43"/>
        </w:numPr>
        <w:rPr>
          <w:lang w:eastAsia="es-CO"/>
        </w:rPr>
      </w:pPr>
      <w:bookmarkStart w:id="802" w:name="_Toc257381861"/>
      <w:bookmarkStart w:id="803" w:name="_Toc476693686"/>
      <w:r>
        <w:rPr>
          <w:lang w:eastAsia="es-CO"/>
        </w:rPr>
        <w:t>Análisis de la competencia</w:t>
      </w:r>
      <w:bookmarkEnd w:id="802"/>
      <w:bookmarkEnd w:id="803"/>
    </w:p>
    <w:p w14:paraId="62532A44" w14:textId="77777777" w:rsidR="00CC1B67" w:rsidRDefault="00CC1B67" w:rsidP="00CC1B67">
      <w:pPr>
        <w:rPr>
          <w:lang w:eastAsia="es-CO"/>
        </w:rPr>
      </w:pPr>
      <w:r>
        <w:rPr>
          <w:lang w:eastAsia="es-CO"/>
        </w:rPr>
        <w:t>Se determinó que la empresa que actualmente ejecuta proyectos de este tipo es:</w:t>
      </w:r>
    </w:p>
    <w:p w14:paraId="2B8958AF" w14:textId="77777777" w:rsidR="00CC1B67" w:rsidRDefault="00CC1B67" w:rsidP="00CC1B67">
      <w:pPr>
        <w:rPr>
          <w:lang w:eastAsia="es-CO"/>
        </w:rPr>
      </w:pPr>
    </w:p>
    <w:p w14:paraId="4F1BED37" w14:textId="77777777" w:rsidR="00CC1B67" w:rsidRDefault="00CC1B67" w:rsidP="00CC1B67">
      <w:pPr>
        <w:rPr>
          <w:b/>
          <w:lang w:eastAsia="es-CO"/>
        </w:rPr>
      </w:pPr>
      <w:r w:rsidRPr="008A5266">
        <w:rPr>
          <w:b/>
          <w:lang w:eastAsia="es-CO"/>
        </w:rPr>
        <w:t>Indra Company</w:t>
      </w:r>
    </w:p>
    <w:p w14:paraId="7D68474B" w14:textId="77777777" w:rsidR="00CC1B67" w:rsidRPr="008A5266" w:rsidRDefault="00CC1B67" w:rsidP="00CC1B67">
      <w:pPr>
        <w:rPr>
          <w:b/>
          <w:lang w:eastAsia="es-CO"/>
        </w:rPr>
      </w:pPr>
    </w:p>
    <w:p w14:paraId="2484132A" w14:textId="77777777" w:rsidR="00CC1B67" w:rsidRDefault="00CC1B67" w:rsidP="00CC1B67">
      <w:pPr>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79E0031A" w14:textId="77777777" w:rsidR="00CC1B67" w:rsidRDefault="00CC1B67" w:rsidP="00CC1B67">
      <w:pPr>
        <w:jc w:val="both"/>
        <w:rPr>
          <w:lang w:eastAsia="es-CO"/>
        </w:rPr>
      </w:pPr>
    </w:p>
    <w:p w14:paraId="21E3FC46" w14:textId="77777777" w:rsidR="00CC1B67" w:rsidRDefault="00CC1B67" w:rsidP="00CC1B67">
      <w:pPr>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251DEC6" w14:textId="77777777" w:rsidR="00CC1B67" w:rsidRDefault="00CC1B67" w:rsidP="00CC1B67">
      <w:pPr>
        <w:jc w:val="both"/>
        <w:rPr>
          <w:lang w:eastAsia="es-CO"/>
        </w:rPr>
      </w:pPr>
    </w:p>
    <w:p w14:paraId="59DC277F" w14:textId="77777777" w:rsidR="00CC1B67" w:rsidRDefault="00CC1B67" w:rsidP="00CC1B67">
      <w:pPr>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6DE41D9B" w14:textId="77777777" w:rsidR="00CC1B67" w:rsidRDefault="00CC1B67" w:rsidP="00CC1B67">
      <w:pPr>
        <w:jc w:val="both"/>
        <w:rPr>
          <w:lang w:eastAsia="es-CO"/>
        </w:rPr>
      </w:pPr>
    </w:p>
    <w:p w14:paraId="6350C7C8" w14:textId="77777777" w:rsidR="00CC1B67" w:rsidRDefault="00CC1B67" w:rsidP="00CC1B67">
      <w:pPr>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w:t>
      </w:r>
      <w:r>
        <w:rPr>
          <w:lang w:eastAsia="es-CO"/>
        </w:rPr>
        <w:lastRenderedPageBreak/>
        <w:t xml:space="preserve">En el período 2000-2005 Indra experimentó un fuerte crecimiento por encima de la media del sector, gracias a un modelo de negocio diferencial y a una mayor presencia en mercados internacionales, apoyada en la creación de filiales en países como EE.UU, China, Portugal y Brasil, entre otros. </w:t>
      </w:r>
    </w:p>
    <w:p w14:paraId="2D0D22E4" w14:textId="77777777" w:rsidR="00CC1B67" w:rsidRDefault="00CC1B67" w:rsidP="00CC1B67">
      <w:pPr>
        <w:jc w:val="both"/>
        <w:rPr>
          <w:lang w:eastAsia="es-CO"/>
        </w:rPr>
      </w:pPr>
    </w:p>
    <w:p w14:paraId="6C00597F" w14:textId="77777777" w:rsidR="00CC1B67" w:rsidRDefault="00CC1B67" w:rsidP="00CC1B67">
      <w:pPr>
        <w:jc w:val="both"/>
        <w:rPr>
          <w:lang w:eastAsia="es-CO"/>
        </w:rPr>
      </w:pPr>
      <w:r>
        <w:rPr>
          <w:lang w:eastAsia="es-CO"/>
        </w:rPr>
        <w:t xml:space="preserve">En el año 2006 Indra integra con éxito los negocios de Azertia y Soluziona. Azertia nace en 2001 como filial de tecnologías de la información de Corporación IBV (grupo empresarial al 50% de Iberdrola y BBVA), fruto de la integración de Centrisa, Keon y TeleInformática. Posteriormente, AZERTIA fue creciendo con la incorporación de KRISTINA y SEINTEX, Euroquality, Socintec y Dimensión Informática. </w:t>
      </w:r>
    </w:p>
    <w:p w14:paraId="647640B7" w14:textId="77777777" w:rsidR="00CC1B67" w:rsidRDefault="00CC1B67" w:rsidP="00CC1B67">
      <w:pPr>
        <w:jc w:val="both"/>
        <w:rPr>
          <w:lang w:eastAsia="es-CO"/>
        </w:rPr>
      </w:pPr>
    </w:p>
    <w:p w14:paraId="279D95C2" w14:textId="5C214401" w:rsidR="00CC1B67" w:rsidRDefault="00CC1B67" w:rsidP="00CC1B67">
      <w:pPr>
        <w:jc w:val="both"/>
        <w:rPr>
          <w:lang w:eastAsia="es-CO"/>
        </w:rPr>
      </w:pPr>
      <w:r>
        <w:rPr>
          <w:lang w:eastAsia="es-CO"/>
        </w:rPr>
        <w:t xml:space="preserve">Soluziona se remonta a los años ochenta, cuando Unión Fenosa creó una serie de empresas de servicios profesionales cuyo objetivo fue la puesta en valor de los conocimientos y experiencias de la compañía. En el año 2000 ese grupo de empresas de </w:t>
      </w:r>
      <w:del w:id="804" w:author="Juan Carlos Reyes Guerrero" w:date="2017-03-08T20:15:00Z">
        <w:r w:rsidDel="00D913B5">
          <w:rPr>
            <w:lang w:eastAsia="es-CO"/>
          </w:rPr>
          <w:delText>sonstituye</w:delText>
        </w:r>
      </w:del>
      <w:ins w:id="805" w:author="Juan Carlos Reyes Guerrero" w:date="2017-03-08T20:15:00Z">
        <w:r w:rsidR="00D913B5">
          <w:rPr>
            <w:lang w:eastAsia="es-CO"/>
          </w:rPr>
          <w:t>constituye</w:t>
        </w:r>
      </w:ins>
      <w:r>
        <w:rPr>
          <w:lang w:eastAsia="es-CO"/>
        </w:rPr>
        <w:t xml:space="preserve"> como Soluziona, aportando el bagaje de veinte años de experiencia en el mercado nacional e internacional y un fuerte conocimiento en los sectores de Utilities y Telecomunicaciones, así como de otras áreas de negocio. </w:t>
      </w:r>
    </w:p>
    <w:p w14:paraId="6386EED1" w14:textId="77777777" w:rsidR="00CC1B67" w:rsidRDefault="00CC1B67" w:rsidP="00CC1B67">
      <w:pPr>
        <w:jc w:val="both"/>
        <w:rPr>
          <w:lang w:eastAsia="es-CO"/>
        </w:rPr>
      </w:pPr>
    </w:p>
    <w:p w14:paraId="4A84C2BC" w14:textId="77777777" w:rsidR="00CC1B67" w:rsidRPr="004B4421" w:rsidRDefault="00CC1B67" w:rsidP="00CC1B67">
      <w:pPr>
        <w:jc w:val="both"/>
        <w:rPr>
          <w:lang w:eastAsia="es-CO"/>
        </w:rPr>
      </w:pPr>
      <w:r>
        <w:rPr>
          <w:lang w:eastAsia="es-CO"/>
        </w:rPr>
        <w:t>En 2007, se creó Indra BMB, una nueva compañía 100% capital de la matriz, y que aglutina todas las actividades de BPO de la antigua BMB (adquirida en marzo de 2007), Indra, Azertia y Soluziona. En la actividad de BPO, Indra es líder indiscutible en el sector financiero, con servicios de tramitación de hipotecas y servicios de back-office bancario.</w:t>
      </w:r>
    </w:p>
    <w:p w14:paraId="622F74F8" w14:textId="77777777" w:rsidR="00CC1B67" w:rsidRDefault="00CC1B67" w:rsidP="00352B34">
      <w:pPr>
        <w:pStyle w:val="Ttulo3"/>
        <w:numPr>
          <w:ilvl w:val="2"/>
          <w:numId w:val="43"/>
        </w:numPr>
        <w:rPr>
          <w:lang w:eastAsia="es-CO"/>
        </w:rPr>
      </w:pPr>
      <w:bookmarkStart w:id="806" w:name="_Toc257381862"/>
      <w:bookmarkStart w:id="807" w:name="_Toc476693687"/>
      <w:r>
        <w:rPr>
          <w:lang w:eastAsia="es-CO"/>
        </w:rPr>
        <w:t>Análisis FODA de la competencia</w:t>
      </w:r>
      <w:bookmarkEnd w:id="806"/>
      <w:bookmarkEnd w:id="807"/>
    </w:p>
    <w:p w14:paraId="51A743A8" w14:textId="77777777" w:rsidR="00CC1B67" w:rsidRDefault="00CC1B67" w:rsidP="00CC1B67">
      <w:pPr>
        <w:jc w:val="both"/>
        <w:rPr>
          <w:lang w:eastAsia="es-CO"/>
        </w:rPr>
      </w:pPr>
      <w:r>
        <w:rPr>
          <w:lang w:eastAsia="es-CO"/>
        </w:rPr>
        <w:t>Para efectos de mayor comprensión de la oferta, a continuación, se presenta un análisis FODA para la compañía: Indra Company, en su producto para la disminución de pérdidas SIMAB: Sistema de macromedición y balances.</w:t>
      </w:r>
    </w:p>
    <w:p w14:paraId="18DB5DA6" w14:textId="77777777" w:rsidR="00CC1B67" w:rsidRDefault="00CC1B67" w:rsidP="00CC1B67">
      <w:pPr>
        <w:jc w:val="both"/>
        <w:rPr>
          <w:lang w:eastAsia="es-CO"/>
        </w:rPr>
      </w:pPr>
    </w:p>
    <w:p w14:paraId="32A46613" w14:textId="77777777" w:rsidR="00CC1B67" w:rsidRDefault="00CC1B67" w:rsidP="00CC1B67">
      <w:pPr>
        <w:spacing w:after="200" w:line="276" w:lineRule="auto"/>
        <w:jc w:val="both"/>
        <w:rPr>
          <w:lang w:eastAsia="es-CO"/>
        </w:rPr>
      </w:pPr>
    </w:p>
    <w:p w14:paraId="67ECA64A" w14:textId="77777777" w:rsidR="00CC1B67" w:rsidRPr="00754B83" w:rsidRDefault="00CC1B67" w:rsidP="00CC1B67">
      <w:pPr>
        <w:spacing w:after="200" w:line="276" w:lineRule="auto"/>
        <w:jc w:val="both"/>
        <w:rPr>
          <w:lang w:eastAsia="es-CO"/>
        </w:rPr>
      </w:pPr>
      <w:r>
        <w:rPr>
          <w:noProof/>
          <w:lang w:val="es-CO" w:eastAsia="es-CO"/>
        </w:rPr>
        <w:lastRenderedPageBreak/>
        <w:drawing>
          <wp:inline distT="0" distB="0" distL="0" distR="0" wp14:anchorId="4E9C7EDD" wp14:editId="64BBD593">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7CB45858" w14:textId="77777777" w:rsidR="00CC1B67" w:rsidRDefault="00CC1B67" w:rsidP="00352B34">
      <w:pPr>
        <w:pStyle w:val="Ttulo3"/>
        <w:numPr>
          <w:ilvl w:val="2"/>
          <w:numId w:val="43"/>
        </w:numPr>
        <w:rPr>
          <w:lang w:eastAsia="es-CO"/>
        </w:rPr>
      </w:pPr>
      <w:bookmarkStart w:id="808" w:name="_Toc257381863"/>
      <w:bookmarkStart w:id="809" w:name="_Toc476693688"/>
      <w:r>
        <w:rPr>
          <w:lang w:eastAsia="es-CO"/>
        </w:rPr>
        <w:t>Ampliación e ingreso de nuevas empresas</w:t>
      </w:r>
      <w:bookmarkEnd w:id="808"/>
      <w:bookmarkEnd w:id="809"/>
    </w:p>
    <w:p w14:paraId="2DAE24A7" w14:textId="77777777" w:rsidR="00CC1B67" w:rsidRPr="00754B83" w:rsidRDefault="00CC1B67" w:rsidP="00CC1B67">
      <w:pPr>
        <w:jc w:val="both"/>
        <w:rPr>
          <w:lang w:eastAsia="es-CO"/>
        </w:rPr>
      </w:pPr>
      <w:r>
        <w:rPr>
          <w:lang w:eastAsia="es-CO"/>
        </w:rPr>
        <w:t>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0CC0D7BD" w14:textId="77777777" w:rsidR="00CC1B67" w:rsidRDefault="00CC1B67" w:rsidP="00352B34">
      <w:pPr>
        <w:pStyle w:val="Ttulo3"/>
        <w:numPr>
          <w:ilvl w:val="2"/>
          <w:numId w:val="43"/>
        </w:numPr>
        <w:rPr>
          <w:lang w:eastAsia="es-CO"/>
        </w:rPr>
      </w:pPr>
      <w:bookmarkStart w:id="810" w:name="_Toc257381864"/>
      <w:bookmarkStart w:id="811" w:name="_Toc476693689"/>
      <w:r w:rsidRPr="004373E3">
        <w:rPr>
          <w:lang w:eastAsia="es-CO"/>
        </w:rPr>
        <w:t>Análisis del precio del producto</w:t>
      </w:r>
      <w:bookmarkEnd w:id="810"/>
      <w:bookmarkEnd w:id="811"/>
    </w:p>
    <w:p w14:paraId="5D21228F" w14:textId="77777777" w:rsidR="00CC1B67" w:rsidRDefault="00CC1B67" w:rsidP="00CC1B67">
      <w:pPr>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5B37AAEE" w14:textId="77777777" w:rsidR="00CC1B67" w:rsidRDefault="00CC1B67" w:rsidP="00CC1B67">
      <w:pPr>
        <w:jc w:val="both"/>
        <w:rPr>
          <w:lang w:eastAsia="es-CO"/>
        </w:rPr>
      </w:pPr>
    </w:p>
    <w:p w14:paraId="01A54448" w14:textId="77777777" w:rsidR="00CC1B67" w:rsidRDefault="00CC1B67" w:rsidP="00CC1B67">
      <w:pPr>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3C392D23" w14:textId="77777777" w:rsidR="00CC1B67" w:rsidRDefault="00CC1B67" w:rsidP="00CC1B67">
      <w:pPr>
        <w:jc w:val="both"/>
        <w:rPr>
          <w:lang w:eastAsia="es-CO"/>
        </w:rPr>
      </w:pPr>
    </w:p>
    <w:p w14:paraId="78856D48" w14:textId="77777777" w:rsidR="00CC1B67" w:rsidRDefault="00CC1B67" w:rsidP="00352B34">
      <w:pPr>
        <w:pStyle w:val="Prrafodelista"/>
        <w:numPr>
          <w:ilvl w:val="0"/>
          <w:numId w:val="22"/>
        </w:numPr>
        <w:spacing w:after="200" w:line="276" w:lineRule="auto"/>
        <w:jc w:val="both"/>
        <w:rPr>
          <w:lang w:eastAsia="es-CO"/>
        </w:rPr>
      </w:pPr>
      <w:r>
        <w:rPr>
          <w:lang w:eastAsia="es-CO"/>
        </w:rPr>
        <w:t>Facilitar el ingreso de la empresa al mercado</w:t>
      </w:r>
    </w:p>
    <w:p w14:paraId="31BE5918" w14:textId="77777777" w:rsidR="00CC1B67" w:rsidRDefault="00CC1B67" w:rsidP="00352B34">
      <w:pPr>
        <w:pStyle w:val="Prrafodelista"/>
        <w:numPr>
          <w:ilvl w:val="0"/>
          <w:numId w:val="22"/>
        </w:numPr>
        <w:spacing w:after="200" w:line="276" w:lineRule="auto"/>
        <w:jc w:val="both"/>
        <w:rPr>
          <w:lang w:eastAsia="es-CO"/>
        </w:rPr>
      </w:pPr>
      <w:r>
        <w:rPr>
          <w:lang w:eastAsia="es-CO"/>
        </w:rPr>
        <w:t>Permitir la obtención de un volumen de ventas importante.</w:t>
      </w:r>
    </w:p>
    <w:p w14:paraId="6E6CC3F5" w14:textId="77777777" w:rsidR="00CC1B67" w:rsidRDefault="00CC1B67" w:rsidP="00352B34">
      <w:pPr>
        <w:pStyle w:val="Prrafodelista"/>
        <w:numPr>
          <w:ilvl w:val="0"/>
          <w:numId w:val="22"/>
        </w:numPr>
        <w:spacing w:after="200" w:line="276" w:lineRule="auto"/>
        <w:jc w:val="both"/>
        <w:rPr>
          <w:lang w:eastAsia="es-CO"/>
        </w:rPr>
      </w:pPr>
      <w:r>
        <w:rPr>
          <w:lang w:eastAsia="es-CO"/>
        </w:rPr>
        <w:lastRenderedPageBreak/>
        <w:t>Obtener una gran participación de mercado.</w:t>
      </w:r>
    </w:p>
    <w:p w14:paraId="5DA690D4" w14:textId="77777777" w:rsidR="00CC1B67" w:rsidRDefault="00CC1B67" w:rsidP="00CC1B67">
      <w:pPr>
        <w:jc w:val="both"/>
        <w:rPr>
          <w:lang w:eastAsia="es-CO"/>
        </w:rPr>
      </w:pPr>
      <w:r>
        <w:rPr>
          <w:lang w:eastAsia="es-CO"/>
        </w:rPr>
        <w:t>El detalle para la determinación de precio y la proyección de ventas, se encuentra en el estudio financiero del proyecto.</w:t>
      </w:r>
    </w:p>
    <w:p w14:paraId="5A0EF48C" w14:textId="77777777" w:rsidR="00CC1B67" w:rsidRDefault="00CC1B67" w:rsidP="00CC1B67">
      <w:pPr>
        <w:jc w:val="both"/>
        <w:rPr>
          <w:lang w:eastAsia="es-CO"/>
        </w:rPr>
      </w:pPr>
    </w:p>
    <w:p w14:paraId="0AC88F68" w14:textId="77777777" w:rsidR="00CC1B67" w:rsidRPr="00754B83" w:rsidRDefault="00CC1B67" w:rsidP="00CC1B67">
      <w:pPr>
        <w:jc w:val="both"/>
        <w:rPr>
          <w:lang w:eastAsia="es-CO"/>
        </w:rPr>
      </w:pPr>
      <w:r>
        <w:rPr>
          <w:lang w:eastAsia="es-CO"/>
        </w:rPr>
        <w:t>Se investigó y actualmente el precio de implementación del proyecto por parte de Indra Company, es de 2 millones de dólares a la TRM del día de firma del contrato.</w:t>
      </w:r>
    </w:p>
    <w:p w14:paraId="4B323583" w14:textId="77777777" w:rsidR="00CC1B67" w:rsidRDefault="00CC1B67" w:rsidP="00352B34">
      <w:pPr>
        <w:pStyle w:val="Ttulo3"/>
        <w:numPr>
          <w:ilvl w:val="2"/>
          <w:numId w:val="43"/>
        </w:numPr>
        <w:rPr>
          <w:lang w:eastAsia="es-CO"/>
        </w:rPr>
      </w:pPr>
      <w:bookmarkStart w:id="812" w:name="_Toc257381865"/>
      <w:bookmarkStart w:id="813" w:name="_Toc476693690"/>
      <w:r w:rsidRPr="004373E3">
        <w:rPr>
          <w:lang w:eastAsia="es-CO"/>
        </w:rPr>
        <w:t>Sistema de distribución</w:t>
      </w:r>
      <w:bookmarkEnd w:id="812"/>
      <w:bookmarkEnd w:id="813"/>
    </w:p>
    <w:p w14:paraId="603BCD49" w14:textId="77777777" w:rsidR="00CC1B67" w:rsidRDefault="00CC1B67" w:rsidP="00CC1B67">
      <w:pPr>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13F5C88" w14:textId="77777777" w:rsidR="00CC1B67" w:rsidRDefault="00CC1B67" w:rsidP="00CC1B67">
      <w:pPr>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26CDC6A4" w14:textId="77777777" w:rsidR="00CC1B67" w:rsidRDefault="00CC1B67" w:rsidP="00CC1B67">
      <w:pPr>
        <w:jc w:val="both"/>
        <w:rPr>
          <w:lang w:eastAsia="es-CO"/>
        </w:rPr>
      </w:pPr>
    </w:p>
    <w:p w14:paraId="3F4A5785" w14:textId="77777777" w:rsidR="00CC1B67" w:rsidRPr="00686195" w:rsidRDefault="00CC1B67" w:rsidP="00CC1B67">
      <w:pPr>
        <w:rPr>
          <w:lang w:eastAsia="es-CO"/>
        </w:rPr>
      </w:pPr>
      <w:r>
        <w:rPr>
          <w:lang w:eastAsia="es-CO"/>
        </w:rPr>
        <w:t>También se disminuyen los costos de habitabilidad del proyecto, pues dichos costos están ofertados para ser controlados por el cliente.</w:t>
      </w:r>
    </w:p>
    <w:p w14:paraId="220C7045" w14:textId="77777777" w:rsidR="00CC1B67" w:rsidRDefault="00CC1B67" w:rsidP="00352B34">
      <w:pPr>
        <w:pStyle w:val="Ttulo3"/>
        <w:numPr>
          <w:ilvl w:val="2"/>
          <w:numId w:val="43"/>
        </w:numPr>
        <w:rPr>
          <w:lang w:eastAsia="es-CO"/>
        </w:rPr>
      </w:pPr>
      <w:bookmarkStart w:id="814" w:name="_Toc257381866"/>
      <w:bookmarkStart w:id="815" w:name="_Toc476693691"/>
      <w:r w:rsidRPr="004373E3">
        <w:rPr>
          <w:lang w:eastAsia="es-CO"/>
        </w:rPr>
        <w:t>Estrategias de mercado</w:t>
      </w:r>
      <w:bookmarkEnd w:id="814"/>
      <w:bookmarkEnd w:id="815"/>
    </w:p>
    <w:p w14:paraId="523BD092" w14:textId="77777777" w:rsidR="00CC1B67" w:rsidRDefault="00CC1B67" w:rsidP="00CC1B67">
      <w:pPr>
        <w:rPr>
          <w:lang w:eastAsia="es-CO"/>
        </w:rPr>
      </w:pPr>
      <w:r w:rsidRPr="00686195">
        <w:rPr>
          <w:lang w:eastAsia="es-CO"/>
        </w:rPr>
        <w:t>Con el objetivo de obtener la mayor captación de clientes y participación de mercado la empresa se enfocará en:</w:t>
      </w:r>
    </w:p>
    <w:p w14:paraId="5BBD5225" w14:textId="77777777" w:rsidR="00CC1B67" w:rsidRDefault="00CC1B67" w:rsidP="00352B34">
      <w:pPr>
        <w:pStyle w:val="Prrafodelista"/>
        <w:numPr>
          <w:ilvl w:val="0"/>
          <w:numId w:val="23"/>
        </w:numPr>
        <w:spacing w:after="200" w:line="276" w:lineRule="auto"/>
        <w:jc w:val="both"/>
        <w:rPr>
          <w:lang w:eastAsia="es-CO"/>
        </w:rPr>
      </w:pPr>
      <w:r>
        <w:rPr>
          <w:lang w:eastAsia="es-CO"/>
        </w:rPr>
        <w:t>Calidad del producto: Esta no solo se debe observar en los productos del proyecto, sino en todas las actividades que realice la empresa, presentando siempre la mejor imagen posible, y una organización intachable.</w:t>
      </w:r>
    </w:p>
    <w:p w14:paraId="09053EDF" w14:textId="77777777" w:rsidR="00CC1B67" w:rsidRDefault="00CC1B67" w:rsidP="00352B34">
      <w:pPr>
        <w:pStyle w:val="Prrafodelista"/>
        <w:numPr>
          <w:ilvl w:val="0"/>
          <w:numId w:val="23"/>
        </w:numPr>
        <w:spacing w:after="200" w:line="276" w:lineRule="auto"/>
        <w:jc w:val="both"/>
        <w:rPr>
          <w:lang w:eastAsia="es-CO"/>
        </w:rPr>
      </w:pPr>
      <w:r>
        <w:rPr>
          <w:lang w:eastAsia="es-CO"/>
        </w:rPr>
        <w:t>Organización adecuada para la distribución: La presencia en el cliente, estará determinada por estrictas normas de presentación y organización in site. Que reflejen siempre una cultura de pulcritud y un orden inmejorable; logrando que el cliente se encuentre siempre a gusto con la presencia del personal del proyecto presente en su ubicación.</w:t>
      </w:r>
    </w:p>
    <w:p w14:paraId="294993EE" w14:textId="77777777" w:rsidR="00CC1B67" w:rsidRDefault="00CC1B67" w:rsidP="00352B34">
      <w:pPr>
        <w:pStyle w:val="Prrafodelista"/>
        <w:numPr>
          <w:ilvl w:val="0"/>
          <w:numId w:val="23"/>
        </w:numPr>
        <w:spacing w:after="200" w:line="276"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06BCDDAB" w14:textId="77777777" w:rsidR="00CC1B67" w:rsidRDefault="00CC1B67" w:rsidP="00352B34">
      <w:pPr>
        <w:pStyle w:val="Prrafodelista"/>
        <w:numPr>
          <w:ilvl w:val="0"/>
          <w:numId w:val="23"/>
        </w:numPr>
        <w:spacing w:after="200" w:line="276" w:lineRule="auto"/>
        <w:jc w:val="both"/>
        <w:rPr>
          <w:lang w:eastAsia="es-CO"/>
        </w:rPr>
      </w:pPr>
      <w:r>
        <w:rPr>
          <w:lang w:eastAsia="es-CO"/>
        </w:rPr>
        <w:t xml:space="preserve">Personalización del proyecto: Tanto el personal, como los productos entregables del proyecto llevarán siempre la imagen corporativa del cliente, aunque según los canales de comunicación establecidos, la marca del </w:t>
      </w:r>
      <w:r>
        <w:rPr>
          <w:lang w:eastAsia="es-CO"/>
        </w:rPr>
        <w:lastRenderedPageBreak/>
        <w:t>proyecto siempre estará presente en los documentos entregables para el cliente.</w:t>
      </w:r>
    </w:p>
    <w:p w14:paraId="1690922F" w14:textId="77777777" w:rsidR="00CC1B67" w:rsidRPr="00686195" w:rsidRDefault="00CC1B67" w:rsidP="00352B34">
      <w:pPr>
        <w:pStyle w:val="Prrafodelista"/>
        <w:numPr>
          <w:ilvl w:val="0"/>
          <w:numId w:val="23"/>
        </w:numPr>
        <w:spacing w:after="200" w:line="276"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4344DD3B" w14:textId="77777777" w:rsidR="00CC1B67" w:rsidRDefault="00CC1B67" w:rsidP="00352B34">
      <w:pPr>
        <w:pStyle w:val="Ttulo3"/>
        <w:numPr>
          <w:ilvl w:val="2"/>
          <w:numId w:val="43"/>
        </w:numPr>
        <w:rPr>
          <w:lang w:eastAsia="es-CO"/>
        </w:rPr>
      </w:pPr>
      <w:bookmarkStart w:id="816" w:name="_Toc257381867"/>
      <w:bookmarkStart w:id="817" w:name="_Toc476693692"/>
      <w:r w:rsidRPr="004373E3">
        <w:rPr>
          <w:lang w:eastAsia="es-CO"/>
        </w:rPr>
        <w:t>Mezcla de Marketing</w:t>
      </w:r>
      <w:bookmarkEnd w:id="816"/>
      <w:bookmarkEnd w:id="817"/>
    </w:p>
    <w:p w14:paraId="43E7F733" w14:textId="77777777" w:rsidR="00CC1B67" w:rsidRDefault="00CC1B67" w:rsidP="00CC1B67">
      <w:pPr>
        <w:rPr>
          <w:lang w:eastAsia="es-CO"/>
        </w:rPr>
      </w:pPr>
      <w:r>
        <w:rPr>
          <w:lang w:eastAsia="es-CO"/>
        </w:rPr>
        <w:t>Para la comercialización del proyecto, se definen cada uno de los elementos de la mezcla de marketing de la manera siguiente:</w:t>
      </w:r>
    </w:p>
    <w:p w14:paraId="35034668" w14:textId="77777777" w:rsidR="00CC1B67" w:rsidRDefault="00CC1B67" w:rsidP="00CC1B67">
      <w:pPr>
        <w:rPr>
          <w:lang w:eastAsia="es-CO"/>
        </w:rPr>
      </w:pPr>
    </w:p>
    <w:p w14:paraId="59B0C651" w14:textId="77777777" w:rsidR="00CC1B67" w:rsidRDefault="00CC1B67" w:rsidP="00CC1B67">
      <w:pPr>
        <w:rPr>
          <w:lang w:eastAsia="es-CO"/>
        </w:rPr>
      </w:pPr>
    </w:p>
    <w:p w14:paraId="6DB4F6A7" w14:textId="77777777" w:rsidR="00CC1B67" w:rsidRDefault="00CC1B67" w:rsidP="00CC1B67">
      <w:pPr>
        <w:rPr>
          <w:lang w:eastAsia="es-CO"/>
        </w:rPr>
      </w:pPr>
      <w:r>
        <w:rPr>
          <w:lang w:eastAsia="es-CO"/>
        </w:rPr>
        <w:t>PRECIO:</w:t>
      </w:r>
    </w:p>
    <w:p w14:paraId="52674DB7" w14:textId="77777777" w:rsidR="00CC1B67" w:rsidRDefault="00CC1B67" w:rsidP="00CC1B67">
      <w:pPr>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601D58CB" w14:textId="77777777" w:rsidR="00CC1B67" w:rsidRDefault="00CC1B67" w:rsidP="00CC1B67">
      <w:pPr>
        <w:jc w:val="both"/>
        <w:rPr>
          <w:lang w:eastAsia="es-CO"/>
        </w:rPr>
      </w:pPr>
    </w:p>
    <w:p w14:paraId="60E4527D" w14:textId="77777777" w:rsidR="00CC1B67" w:rsidRDefault="00CC1B67" w:rsidP="00CC1B67">
      <w:pPr>
        <w:rPr>
          <w:lang w:eastAsia="es-CO"/>
        </w:rPr>
      </w:pPr>
      <w:r>
        <w:rPr>
          <w:lang w:eastAsia="es-CO"/>
        </w:rPr>
        <w:t>PLAZA:</w:t>
      </w:r>
    </w:p>
    <w:p w14:paraId="323D7115" w14:textId="77777777" w:rsidR="00CC1B67" w:rsidRDefault="00CC1B67" w:rsidP="00CC1B67">
      <w:pPr>
        <w:jc w:val="both"/>
        <w:rPr>
          <w:lang w:eastAsia="es-CO"/>
        </w:rPr>
      </w:pPr>
      <w:r>
        <w:rPr>
          <w:lang w:eastAsia="es-CO"/>
        </w:rPr>
        <w:t>El producto se comercializará utilizando un canal de distribución “Cliente directo”.</w:t>
      </w:r>
    </w:p>
    <w:p w14:paraId="7A280D24" w14:textId="77777777" w:rsidR="00CC1B67" w:rsidRDefault="00CC1B67" w:rsidP="00CC1B67">
      <w:pPr>
        <w:rPr>
          <w:lang w:eastAsia="es-CO"/>
        </w:rPr>
      </w:pPr>
    </w:p>
    <w:p w14:paraId="6D8D0819" w14:textId="77777777" w:rsidR="00CC1B67" w:rsidRDefault="00CC1B67" w:rsidP="00CC1B67">
      <w:pPr>
        <w:rPr>
          <w:lang w:eastAsia="es-CO"/>
        </w:rPr>
      </w:pPr>
      <w:r>
        <w:rPr>
          <w:lang w:eastAsia="es-CO"/>
        </w:rPr>
        <w:t>PROMOCIÓN:</w:t>
      </w:r>
    </w:p>
    <w:p w14:paraId="567CA82F" w14:textId="77777777" w:rsidR="00CC1B67" w:rsidRPr="008E32DD" w:rsidRDefault="00CC1B67" w:rsidP="00CC1B67">
      <w:pPr>
        <w:jc w:val="both"/>
        <w:rPr>
          <w:lang w:eastAsia="es-CO"/>
        </w:rPr>
      </w:pPr>
      <w:r>
        <w:rPr>
          <w:lang w:eastAsia="es-CO"/>
        </w:rPr>
        <w:t>El proyecto se promocionará a través de visitas frecuentes a los clientes potenciales definidos, presentando estadísticas obtenidas de la implementación inicial y modelos de datos de simulación de ambientes productivos muy cercanos a la realidad; así como un brochure del producto informativo sobre calidad, personalización, precios y políticas de pago.</w:t>
      </w:r>
    </w:p>
    <w:p w14:paraId="074CEBB8" w14:textId="77777777" w:rsidR="00CC1B67" w:rsidRDefault="00CC1B67" w:rsidP="00352B34">
      <w:pPr>
        <w:pStyle w:val="Ttulo3"/>
        <w:numPr>
          <w:ilvl w:val="2"/>
          <w:numId w:val="43"/>
        </w:numPr>
        <w:rPr>
          <w:lang w:eastAsia="es-CO"/>
        </w:rPr>
      </w:pPr>
      <w:bookmarkStart w:id="818" w:name="_Toc257381868"/>
      <w:bookmarkStart w:id="819" w:name="_Toc476693693"/>
      <w:r w:rsidRPr="004373E3">
        <w:rPr>
          <w:lang w:eastAsia="es-CO"/>
        </w:rPr>
        <w:t>Conclusiones</w:t>
      </w:r>
      <w:r>
        <w:rPr>
          <w:lang w:eastAsia="es-CO"/>
        </w:rPr>
        <w:t xml:space="preserve"> del estudio de mercado</w:t>
      </w:r>
      <w:bookmarkEnd w:id="818"/>
      <w:bookmarkEnd w:id="819"/>
    </w:p>
    <w:p w14:paraId="2CFBA0C0" w14:textId="77777777" w:rsidR="00CC1B67" w:rsidRDefault="00CC1B67" w:rsidP="00CC1B67">
      <w:pPr>
        <w:rPr>
          <w:lang w:eastAsia="es-CO"/>
        </w:rPr>
      </w:pPr>
      <w:r>
        <w:rPr>
          <w:lang w:eastAsia="es-CO"/>
        </w:rPr>
        <w:t>Después de analizar el mercado a través de un estudio minucioso, para conocer el comportamiento de la demanda y oferta para el proyecto, se determinaron las siguientes conclusiones:</w:t>
      </w:r>
    </w:p>
    <w:p w14:paraId="4C52B459" w14:textId="77777777" w:rsidR="00CC1B67" w:rsidRDefault="00CC1B67" w:rsidP="00CC1B67">
      <w:pPr>
        <w:rPr>
          <w:lang w:eastAsia="es-CO"/>
        </w:rPr>
      </w:pPr>
    </w:p>
    <w:p w14:paraId="1BDDA8EE" w14:textId="77777777" w:rsidR="00CC1B67" w:rsidRDefault="00CC1B67" w:rsidP="00352B34">
      <w:pPr>
        <w:pStyle w:val="Prrafodelista"/>
        <w:numPr>
          <w:ilvl w:val="0"/>
          <w:numId w:val="24"/>
        </w:numPr>
        <w:spacing w:after="200" w:line="276" w:lineRule="auto"/>
        <w:jc w:val="both"/>
        <w:rPr>
          <w:lang w:eastAsia="es-CO"/>
        </w:rPr>
      </w:pPr>
      <w:r>
        <w:rPr>
          <w:lang w:eastAsia="es-CO"/>
        </w:rPr>
        <w:t>La marca Ludus establecida, genera un recuerdo de fácil acceso para los clientes, pues no utiliza palabras complicadas en su nombre.</w:t>
      </w:r>
    </w:p>
    <w:p w14:paraId="21A669D6" w14:textId="77777777" w:rsidR="00CC1B67" w:rsidRDefault="00CC1B67" w:rsidP="00352B34">
      <w:pPr>
        <w:pStyle w:val="Prrafodelista"/>
        <w:numPr>
          <w:ilvl w:val="0"/>
          <w:numId w:val="24"/>
        </w:numPr>
        <w:spacing w:after="200" w:line="276" w:lineRule="auto"/>
        <w:jc w:val="both"/>
        <w:rPr>
          <w:lang w:eastAsia="es-CO"/>
        </w:rPr>
      </w:pPr>
      <w:r>
        <w:rPr>
          <w:lang w:eastAsia="es-CO"/>
        </w:rPr>
        <w:t>Los proyectos actuales cuentan con sistemas de información importados.</w:t>
      </w:r>
    </w:p>
    <w:p w14:paraId="0836F323" w14:textId="77777777" w:rsidR="00CC1B67" w:rsidRDefault="00CC1B67" w:rsidP="00352B34">
      <w:pPr>
        <w:pStyle w:val="Prrafodelista"/>
        <w:numPr>
          <w:ilvl w:val="0"/>
          <w:numId w:val="24"/>
        </w:numPr>
        <w:spacing w:after="200" w:line="276" w:lineRule="auto"/>
        <w:jc w:val="both"/>
        <w:rPr>
          <w:lang w:eastAsia="es-CO"/>
        </w:rPr>
      </w:pPr>
      <w:r>
        <w:rPr>
          <w:lang w:eastAsia="es-CO"/>
        </w:rPr>
        <w:t>No se cuenta con un proyecto de implementación que cuente con las características completas necesarias para satisfacer las necesidades locales.</w:t>
      </w:r>
    </w:p>
    <w:p w14:paraId="3F1A48A0" w14:textId="77777777" w:rsidR="00CC1B67" w:rsidRDefault="00CC1B67" w:rsidP="00352B34">
      <w:pPr>
        <w:pStyle w:val="Prrafodelista"/>
        <w:numPr>
          <w:ilvl w:val="0"/>
          <w:numId w:val="24"/>
        </w:numPr>
        <w:spacing w:after="200" w:line="276"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6E6103D4" w14:textId="77777777" w:rsidR="00CC1B67" w:rsidRDefault="00CC1B67" w:rsidP="00352B34">
      <w:pPr>
        <w:pStyle w:val="Prrafodelista"/>
        <w:numPr>
          <w:ilvl w:val="0"/>
          <w:numId w:val="24"/>
        </w:numPr>
        <w:spacing w:after="200" w:line="276" w:lineRule="auto"/>
        <w:jc w:val="both"/>
        <w:rPr>
          <w:lang w:eastAsia="es-CO"/>
        </w:rPr>
      </w:pPr>
      <w:r>
        <w:rPr>
          <w:lang w:eastAsia="es-CO"/>
        </w:rPr>
        <w:t>El mercado brinda oportunidad de competencia.</w:t>
      </w:r>
    </w:p>
    <w:p w14:paraId="1ADCD6D3" w14:textId="77777777" w:rsidR="00CC1B67" w:rsidRDefault="00CC1B67" w:rsidP="00352B34">
      <w:pPr>
        <w:pStyle w:val="Prrafodelista"/>
        <w:numPr>
          <w:ilvl w:val="0"/>
          <w:numId w:val="24"/>
        </w:numPr>
        <w:spacing w:after="200" w:line="276" w:lineRule="auto"/>
        <w:jc w:val="both"/>
        <w:rPr>
          <w:lang w:eastAsia="es-CO"/>
        </w:rPr>
      </w:pPr>
      <w:r>
        <w:rPr>
          <w:lang w:eastAsia="es-CO"/>
        </w:rPr>
        <w:t>Hay actualmente una fuerte demanda para los productos del proyecto, y su implementación completa en las empresas de energía.</w:t>
      </w:r>
    </w:p>
    <w:p w14:paraId="252A2B67" w14:textId="77777777" w:rsidR="00CC1B67" w:rsidRDefault="00CC1B67" w:rsidP="00352B34">
      <w:pPr>
        <w:pStyle w:val="Prrafodelista"/>
        <w:numPr>
          <w:ilvl w:val="0"/>
          <w:numId w:val="24"/>
        </w:numPr>
        <w:spacing w:after="200" w:line="276" w:lineRule="auto"/>
        <w:jc w:val="both"/>
        <w:rPr>
          <w:lang w:eastAsia="es-CO"/>
        </w:rPr>
      </w:pPr>
      <w:r>
        <w:rPr>
          <w:lang w:eastAsia="es-CO"/>
        </w:rPr>
        <w:lastRenderedPageBreak/>
        <w:t>Las normas del país exigen productos de este tipo.</w:t>
      </w:r>
    </w:p>
    <w:p w14:paraId="5DCFE496" w14:textId="77777777" w:rsidR="00CC1B67" w:rsidRDefault="00416B33" w:rsidP="00352B34">
      <w:pPr>
        <w:pStyle w:val="Ttulo2"/>
        <w:numPr>
          <w:ilvl w:val="1"/>
          <w:numId w:val="43"/>
        </w:numPr>
        <w:rPr>
          <w:lang w:eastAsia="es-CO"/>
        </w:rPr>
      </w:pPr>
      <w:bookmarkStart w:id="820" w:name="_Toc476693694"/>
      <w:r>
        <w:rPr>
          <w:lang w:eastAsia="es-CO"/>
        </w:rPr>
        <w:t>ANEXO 3</w:t>
      </w:r>
      <w:r w:rsidR="00CC1B67">
        <w:rPr>
          <w:lang w:eastAsia="es-CO"/>
        </w:rPr>
        <w:t>: Estudio Financiero</w:t>
      </w:r>
      <w:bookmarkEnd w:id="820"/>
    </w:p>
    <w:p w14:paraId="0B8123FD" w14:textId="77777777" w:rsidR="00CC1B67" w:rsidRDefault="00CC1B67" w:rsidP="00352B34">
      <w:pPr>
        <w:pStyle w:val="Ttulo3"/>
        <w:numPr>
          <w:ilvl w:val="2"/>
          <w:numId w:val="43"/>
        </w:numPr>
        <w:rPr>
          <w:lang w:eastAsia="es-CO"/>
        </w:rPr>
      </w:pPr>
      <w:bookmarkStart w:id="821" w:name="_Toc257381871"/>
      <w:bookmarkStart w:id="822" w:name="_Toc476693695"/>
      <w:r>
        <w:rPr>
          <w:lang w:eastAsia="es-CO"/>
        </w:rPr>
        <w:t>Objetivos generales y específicos</w:t>
      </w:r>
      <w:bookmarkEnd w:id="821"/>
      <w:bookmarkEnd w:id="822"/>
    </w:p>
    <w:p w14:paraId="744E5E0C" w14:textId="77777777" w:rsidR="00CC1B67" w:rsidRDefault="00CC1B67" w:rsidP="00CC1B67">
      <w:pPr>
        <w:rPr>
          <w:lang w:eastAsia="es-CO"/>
        </w:rPr>
      </w:pPr>
      <w:r>
        <w:rPr>
          <w:lang w:eastAsia="es-CO"/>
        </w:rPr>
        <w:t>Objetivo General: Establecer la viabilidad y rentabilidad financiera del proyecto.</w:t>
      </w:r>
    </w:p>
    <w:p w14:paraId="7D7AFAF3" w14:textId="77777777" w:rsidR="00CC1B67" w:rsidRPr="005477E0" w:rsidRDefault="00CC1B67" w:rsidP="00CC1B67">
      <w:pPr>
        <w:rPr>
          <w:lang w:eastAsia="es-CO"/>
        </w:rPr>
      </w:pPr>
    </w:p>
    <w:p w14:paraId="71FA4192" w14:textId="77777777" w:rsidR="00CC1B67" w:rsidRDefault="00CC1B67" w:rsidP="00CC1B67">
      <w:pPr>
        <w:rPr>
          <w:lang w:eastAsia="es-CO"/>
        </w:rPr>
      </w:pPr>
      <w:r>
        <w:rPr>
          <w:lang w:eastAsia="es-CO"/>
        </w:rPr>
        <w:t>Objetivos Específicos:</w:t>
      </w:r>
    </w:p>
    <w:p w14:paraId="28B283A3" w14:textId="77777777" w:rsidR="00CC1B67" w:rsidRDefault="00CC1B67" w:rsidP="00CC1B67">
      <w:pPr>
        <w:rPr>
          <w:lang w:eastAsia="es-CO"/>
        </w:rPr>
      </w:pPr>
    </w:p>
    <w:p w14:paraId="6370D8F5" w14:textId="77777777" w:rsidR="00CC1B67" w:rsidRDefault="00CC1B67" w:rsidP="00352B34">
      <w:pPr>
        <w:pStyle w:val="Prrafodelista"/>
        <w:numPr>
          <w:ilvl w:val="0"/>
          <w:numId w:val="25"/>
        </w:numPr>
        <w:spacing w:after="200" w:line="276" w:lineRule="auto"/>
        <w:jc w:val="both"/>
        <w:rPr>
          <w:lang w:eastAsia="es-CO"/>
        </w:rPr>
      </w:pPr>
      <w:r>
        <w:rPr>
          <w:lang w:eastAsia="es-CO"/>
        </w:rPr>
        <w:t>Determinar la cantidad de dinero necesaria en inversión para el proyecto.</w:t>
      </w:r>
    </w:p>
    <w:p w14:paraId="7B40198C" w14:textId="77777777" w:rsidR="00CC1B67" w:rsidRDefault="00CC1B67" w:rsidP="00352B34">
      <w:pPr>
        <w:pStyle w:val="Prrafodelista"/>
        <w:numPr>
          <w:ilvl w:val="0"/>
          <w:numId w:val="25"/>
        </w:numPr>
        <w:spacing w:after="200" w:line="276" w:lineRule="auto"/>
        <w:jc w:val="both"/>
        <w:rPr>
          <w:lang w:eastAsia="es-CO"/>
        </w:rPr>
      </w:pPr>
      <w:r>
        <w:rPr>
          <w:lang w:eastAsia="es-CO"/>
        </w:rPr>
        <w:t>Determinar el presupuesto de ingresos, de costos y de gastos para el proyecto.</w:t>
      </w:r>
    </w:p>
    <w:p w14:paraId="65211B4D"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estados financieros del proyecto, durante su implementación.</w:t>
      </w:r>
    </w:p>
    <w:p w14:paraId="42213429"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flujos de caja y fondos del proyecto.</w:t>
      </w:r>
    </w:p>
    <w:p w14:paraId="0EDAE4E9" w14:textId="77777777" w:rsidR="00CC1B67" w:rsidRDefault="00CC1B67" w:rsidP="00352B34">
      <w:pPr>
        <w:pStyle w:val="Prrafodelista"/>
        <w:numPr>
          <w:ilvl w:val="0"/>
          <w:numId w:val="25"/>
        </w:numPr>
        <w:spacing w:after="200" w:line="276" w:lineRule="auto"/>
        <w:jc w:val="both"/>
        <w:rPr>
          <w:lang w:eastAsia="es-CO"/>
        </w:rPr>
      </w:pPr>
      <w:r>
        <w:rPr>
          <w:lang w:eastAsia="es-CO"/>
        </w:rPr>
        <w:t>Verificar y analizar los indicadores financieros del proyecto.</w:t>
      </w:r>
    </w:p>
    <w:p w14:paraId="7E8C7437" w14:textId="77777777" w:rsidR="00CC1B67" w:rsidRPr="005477E0" w:rsidRDefault="00CC1B67" w:rsidP="00352B34">
      <w:pPr>
        <w:pStyle w:val="Prrafodelista"/>
        <w:numPr>
          <w:ilvl w:val="0"/>
          <w:numId w:val="25"/>
        </w:numPr>
        <w:spacing w:after="200" w:line="276" w:lineRule="auto"/>
        <w:jc w:val="both"/>
        <w:rPr>
          <w:lang w:eastAsia="es-CO"/>
        </w:rPr>
      </w:pPr>
      <w:r>
        <w:rPr>
          <w:lang w:eastAsia="es-CO"/>
        </w:rPr>
        <w:t>Emitir las conclusiones a las que haya lugar.</w:t>
      </w:r>
    </w:p>
    <w:p w14:paraId="6D535D4F" w14:textId="77777777" w:rsidR="00CC1B67" w:rsidRDefault="00CC1B67" w:rsidP="00352B34">
      <w:pPr>
        <w:pStyle w:val="Ttulo3"/>
        <w:numPr>
          <w:ilvl w:val="2"/>
          <w:numId w:val="43"/>
        </w:numPr>
        <w:rPr>
          <w:lang w:eastAsia="es-CO"/>
        </w:rPr>
      </w:pPr>
      <w:bookmarkStart w:id="823" w:name="_Toc257381872"/>
      <w:bookmarkStart w:id="824" w:name="_Toc476693696"/>
      <w:r>
        <w:rPr>
          <w:lang w:eastAsia="es-CO"/>
        </w:rPr>
        <w:t>Monto de inversión del proyecto</w:t>
      </w:r>
      <w:bookmarkEnd w:id="823"/>
      <w:bookmarkEnd w:id="824"/>
    </w:p>
    <w:p w14:paraId="322F9F4E" w14:textId="77777777" w:rsidR="00CC1B67" w:rsidRDefault="00CC1B67" w:rsidP="00CC1B67">
      <w:pPr>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uso de apalancamiento financiero.</w:t>
      </w:r>
    </w:p>
    <w:p w14:paraId="67FF33B2" w14:textId="77777777" w:rsidR="00CC1B67" w:rsidRDefault="00CC1B67" w:rsidP="00CC1B67">
      <w:pPr>
        <w:jc w:val="both"/>
        <w:rPr>
          <w:lang w:eastAsia="es-CO"/>
        </w:rPr>
      </w:pPr>
    </w:p>
    <w:p w14:paraId="446F34FE" w14:textId="77777777" w:rsidR="00CC1B67" w:rsidRPr="005477E0" w:rsidRDefault="00CC1B67" w:rsidP="00CC1B67">
      <w:pPr>
        <w:jc w:val="center"/>
        <w:rPr>
          <w:lang w:eastAsia="es-CO"/>
        </w:rPr>
      </w:pPr>
      <w:r w:rsidRPr="00060679">
        <w:rPr>
          <w:noProof/>
          <w:lang w:val="es-CO" w:eastAsia="es-CO"/>
        </w:rPr>
        <w:drawing>
          <wp:inline distT="0" distB="0" distL="0" distR="0" wp14:anchorId="14FD5AD2" wp14:editId="5691EBC6">
            <wp:extent cx="5882020" cy="2483206"/>
            <wp:effectExtent l="19050" t="0" r="443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srcRect/>
                    <a:stretch>
                      <a:fillRect/>
                    </a:stretch>
                  </pic:blipFill>
                  <pic:spPr bwMode="auto">
                    <a:xfrm>
                      <a:off x="0" y="0"/>
                      <a:ext cx="5885737" cy="2484775"/>
                    </a:xfrm>
                    <a:prstGeom prst="rect">
                      <a:avLst/>
                    </a:prstGeom>
                    <a:noFill/>
                    <a:ln w="9525">
                      <a:noFill/>
                      <a:miter lim="800000"/>
                      <a:headEnd/>
                      <a:tailEnd/>
                    </a:ln>
                  </pic:spPr>
                </pic:pic>
              </a:graphicData>
            </a:graphic>
          </wp:inline>
        </w:drawing>
      </w:r>
    </w:p>
    <w:p w14:paraId="7950BB61" w14:textId="77777777" w:rsidR="00CC1B67" w:rsidRDefault="00CC1B67" w:rsidP="00352B34">
      <w:pPr>
        <w:pStyle w:val="Ttulo3"/>
        <w:numPr>
          <w:ilvl w:val="2"/>
          <w:numId w:val="43"/>
        </w:numPr>
        <w:rPr>
          <w:lang w:eastAsia="es-CO"/>
        </w:rPr>
      </w:pPr>
      <w:bookmarkStart w:id="825" w:name="_Toc257381873"/>
      <w:bookmarkStart w:id="826" w:name="_Toc476693697"/>
      <w:r>
        <w:rPr>
          <w:lang w:eastAsia="es-CO"/>
        </w:rPr>
        <w:lastRenderedPageBreak/>
        <w:t>Proyección de Ingresos</w:t>
      </w:r>
      <w:bookmarkEnd w:id="825"/>
      <w:bookmarkEnd w:id="826"/>
    </w:p>
    <w:p w14:paraId="2931608A" w14:textId="77777777" w:rsidR="00CC1B67" w:rsidRDefault="00CC1B67" w:rsidP="00CC1B67">
      <w:pPr>
        <w:jc w:val="both"/>
        <w:rPr>
          <w:lang w:eastAsia="es-CO"/>
        </w:rPr>
      </w:pPr>
      <w:r>
        <w:rPr>
          <w:lang w:eastAsia="es-CO"/>
        </w:rPr>
        <w:t>En este cuadro se presentan los ingresos proyectados que recibe la ejecución y comercialización del proyecto por parte de Ludus;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p w14:paraId="665161FA" w14:textId="77777777" w:rsidR="00CC1B67" w:rsidRDefault="00CC1B67" w:rsidP="00CC1B67">
      <w:pPr>
        <w:jc w:val="both"/>
        <w:rPr>
          <w:lang w:eastAsia="es-CO"/>
        </w:rPr>
      </w:pPr>
    </w:p>
    <w:p w14:paraId="5B289779" w14:textId="77777777" w:rsidR="00CC1B67" w:rsidRDefault="00CC1B67" w:rsidP="00CC1B67">
      <w:pPr>
        <w:rPr>
          <w:lang w:eastAsia="es-CO"/>
        </w:rPr>
      </w:pPr>
      <w:r w:rsidRPr="0053214F">
        <w:rPr>
          <w:noProof/>
          <w:lang w:val="es-CO" w:eastAsia="es-CO"/>
        </w:rPr>
        <w:drawing>
          <wp:inline distT="0" distB="0" distL="0" distR="0" wp14:anchorId="370F01B1" wp14:editId="55C0B951">
            <wp:extent cx="5612130" cy="455278"/>
            <wp:effectExtent l="1905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srcRect/>
                    <a:stretch>
                      <a:fillRect/>
                    </a:stretch>
                  </pic:blipFill>
                  <pic:spPr bwMode="auto">
                    <a:xfrm>
                      <a:off x="0" y="0"/>
                      <a:ext cx="5612130" cy="455278"/>
                    </a:xfrm>
                    <a:prstGeom prst="rect">
                      <a:avLst/>
                    </a:prstGeom>
                    <a:noFill/>
                    <a:ln w="9525">
                      <a:noFill/>
                      <a:miter lim="800000"/>
                      <a:headEnd/>
                      <a:tailEnd/>
                    </a:ln>
                  </pic:spPr>
                </pic:pic>
              </a:graphicData>
            </a:graphic>
          </wp:inline>
        </w:drawing>
      </w:r>
    </w:p>
    <w:p w14:paraId="3F47ED20" w14:textId="77777777" w:rsidR="00CC1B67" w:rsidRDefault="00CC1B67" w:rsidP="00CC1B67">
      <w:pPr>
        <w:rPr>
          <w:lang w:eastAsia="es-CO"/>
        </w:rPr>
      </w:pPr>
    </w:p>
    <w:p w14:paraId="4560BB3E" w14:textId="77777777" w:rsidR="00CC1B67" w:rsidRDefault="00CC1B67" w:rsidP="00CC1B67">
      <w:pPr>
        <w:jc w:val="both"/>
        <w:rPr>
          <w:lang w:eastAsia="es-CO"/>
        </w:rPr>
      </w:pPr>
      <w:r>
        <w:rPr>
          <w:lang w:eastAsia="es-CO"/>
        </w:rPr>
        <w:t>Los ingresos proyectados para cada empresa de energía, estarán determinados de acuerdo al nivel de pérdidas presente antes de la implementación del proyecto. Actualmente existen empresas de energía como la EEC (Empresa de Energía de Cundinamarca), con un nivel de pérdidas del 15% sobre la comercialización mensual de su producción energética (no se menciona el valor en pesos debido a la privacidad enunciada por la EEC).</w:t>
      </w:r>
    </w:p>
    <w:p w14:paraId="2AFC1277" w14:textId="77777777" w:rsidR="00CC1B67" w:rsidRDefault="00CC1B67" w:rsidP="00CC1B67">
      <w:pPr>
        <w:jc w:val="both"/>
        <w:rPr>
          <w:lang w:eastAsia="es-CO"/>
        </w:rPr>
      </w:pPr>
    </w:p>
    <w:p w14:paraId="235D2A03" w14:textId="77777777" w:rsidR="00CC1B67" w:rsidRDefault="00CC1B67" w:rsidP="00CC1B67">
      <w:pPr>
        <w:jc w:val="both"/>
        <w:rPr>
          <w:lang w:eastAsia="es-CO"/>
        </w:rPr>
      </w:pPr>
      <w:r>
        <w:rPr>
          <w:lang w:eastAsia="es-CO"/>
        </w:rPr>
        <w:t>Sin embargo, el ingreso estimado dependerá de múltiples factores, como son:</w:t>
      </w:r>
    </w:p>
    <w:p w14:paraId="48217335" w14:textId="77777777" w:rsidR="00CC1B67" w:rsidRDefault="00CC1B67" w:rsidP="00CC1B67">
      <w:pPr>
        <w:jc w:val="both"/>
        <w:rPr>
          <w:lang w:eastAsia="es-CO"/>
        </w:rPr>
      </w:pPr>
    </w:p>
    <w:p w14:paraId="464D81FC" w14:textId="77777777" w:rsidR="00CC1B67" w:rsidRDefault="00CC1B67" w:rsidP="00352B34">
      <w:pPr>
        <w:pStyle w:val="Prrafodelista"/>
        <w:numPr>
          <w:ilvl w:val="0"/>
          <w:numId w:val="26"/>
        </w:numPr>
        <w:spacing w:after="200" w:line="276" w:lineRule="auto"/>
        <w:jc w:val="both"/>
        <w:rPr>
          <w:lang w:eastAsia="es-CO"/>
        </w:rPr>
      </w:pPr>
      <w:r>
        <w:rPr>
          <w:lang w:eastAsia="es-CO"/>
        </w:rPr>
        <w:t>Instalación de Macromedidores: Una vez finalizada la instalación de los primeros equipos de macromedición, la empresa tendrá criterio propio en cuanto a la rotación de los equipos, de esta misma forma estará determinado el comportamiento comercial del cobro ajustado.</w:t>
      </w:r>
    </w:p>
    <w:p w14:paraId="26807033" w14:textId="77777777" w:rsidR="00CC1B67" w:rsidRDefault="00CC1B67" w:rsidP="00352B34">
      <w:pPr>
        <w:pStyle w:val="Prrafodelista"/>
        <w:numPr>
          <w:ilvl w:val="0"/>
          <w:numId w:val="26"/>
        </w:numPr>
        <w:spacing w:after="200" w:line="276"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285D0B3A" w14:textId="77777777" w:rsidR="00CC1B67" w:rsidRDefault="00CC1B67" w:rsidP="00CC1B67">
      <w:pPr>
        <w:pStyle w:val="Prrafodelista"/>
        <w:spacing w:after="200" w:line="276" w:lineRule="auto"/>
        <w:jc w:val="both"/>
        <w:rPr>
          <w:lang w:eastAsia="es-CO"/>
        </w:rPr>
      </w:pPr>
    </w:p>
    <w:p w14:paraId="14847A7A" w14:textId="77777777" w:rsidR="00CC1B67" w:rsidRDefault="00CC1B67" w:rsidP="00352B34">
      <w:pPr>
        <w:pStyle w:val="Prrafodelista"/>
        <w:numPr>
          <w:ilvl w:val="0"/>
          <w:numId w:val="26"/>
        </w:numPr>
        <w:spacing w:after="200" w:line="276"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395B5BF5" w14:textId="77777777" w:rsidR="00CC1B67" w:rsidRDefault="00CC1B67" w:rsidP="00352B34">
      <w:pPr>
        <w:pStyle w:val="Ttulo3"/>
        <w:numPr>
          <w:ilvl w:val="2"/>
          <w:numId w:val="43"/>
        </w:numPr>
        <w:rPr>
          <w:lang w:eastAsia="es-CO"/>
        </w:rPr>
      </w:pPr>
      <w:bookmarkStart w:id="827" w:name="_Toc257381878"/>
      <w:bookmarkStart w:id="828" w:name="_Toc476693698"/>
      <w:r>
        <w:rPr>
          <w:lang w:eastAsia="es-CO"/>
        </w:rPr>
        <w:t>Balance general proyectado</w:t>
      </w:r>
      <w:bookmarkEnd w:id="827"/>
      <w:bookmarkEnd w:id="828"/>
    </w:p>
    <w:p w14:paraId="00E3A458" w14:textId="77777777" w:rsidR="00CC1B67" w:rsidRDefault="00CC1B67" w:rsidP="00CC1B67">
      <w:pPr>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38246B62" w14:textId="77777777" w:rsidR="00F710C3" w:rsidRDefault="00F710C3" w:rsidP="00CC1B67">
      <w:pPr>
        <w:jc w:val="both"/>
        <w:rPr>
          <w:lang w:eastAsia="es-CO"/>
        </w:rPr>
      </w:pPr>
    </w:p>
    <w:tbl>
      <w:tblPr>
        <w:tblW w:w="8080" w:type="dxa"/>
        <w:jc w:val="center"/>
        <w:tblCellMar>
          <w:left w:w="70" w:type="dxa"/>
          <w:right w:w="70" w:type="dxa"/>
        </w:tblCellMar>
        <w:tblLook w:val="04A0" w:firstRow="1" w:lastRow="0" w:firstColumn="1" w:lastColumn="0" w:noHBand="0" w:noVBand="1"/>
      </w:tblPr>
      <w:tblGrid>
        <w:gridCol w:w="3515"/>
        <w:gridCol w:w="4565"/>
      </w:tblGrid>
      <w:tr w:rsidR="00CC1B67" w:rsidRPr="008651CE" w14:paraId="546AF273" w14:textId="77777777" w:rsidTr="00F710C3">
        <w:trPr>
          <w:trHeight w:val="300"/>
          <w:jc w:val="center"/>
        </w:trPr>
        <w:tc>
          <w:tcPr>
            <w:tcW w:w="8080" w:type="dxa"/>
            <w:gridSpan w:val="2"/>
            <w:tcBorders>
              <w:top w:val="single" w:sz="4" w:space="0" w:color="auto"/>
              <w:left w:val="single" w:sz="4" w:space="0" w:color="auto"/>
              <w:bottom w:val="single" w:sz="4" w:space="0" w:color="auto"/>
              <w:right w:val="single" w:sz="4" w:space="0" w:color="auto"/>
            </w:tcBorders>
            <w:shd w:val="clear" w:color="000000" w:fill="31849B" w:themeFill="accent5" w:themeFillShade="BF"/>
            <w:noWrap/>
            <w:vAlign w:val="center"/>
            <w:hideMark/>
          </w:tcPr>
          <w:p w14:paraId="683856E8" w14:textId="77777777" w:rsidR="00CC1B67" w:rsidRPr="008651CE" w:rsidRDefault="00CC1B67" w:rsidP="00F710C3">
            <w:pPr>
              <w:jc w:val="center"/>
              <w:rPr>
                <w:rFonts w:eastAsia="Times New Roman"/>
                <w:b/>
                <w:bCs/>
                <w:color w:val="FFFFFF"/>
                <w:lang w:eastAsia="es-CO"/>
              </w:rPr>
            </w:pPr>
            <w:r w:rsidRPr="008651CE">
              <w:rPr>
                <w:rFonts w:eastAsia="Times New Roman"/>
                <w:b/>
                <w:bCs/>
                <w:color w:val="FFFFFF"/>
                <w:lang w:eastAsia="es-CO"/>
              </w:rPr>
              <w:lastRenderedPageBreak/>
              <w:t>BALANCE GENERAL PROYECTO 1 AÑO</w:t>
            </w:r>
          </w:p>
        </w:tc>
      </w:tr>
      <w:tr w:rsidR="00CC1B67" w:rsidRPr="008651CE" w14:paraId="309E1CA2"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000000" w:fill="31849B" w:themeFill="accent5" w:themeFillShade="BF"/>
            <w:noWrap/>
            <w:vAlign w:val="center"/>
            <w:hideMark/>
          </w:tcPr>
          <w:p w14:paraId="25E3FC65"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ACTIVOS</w:t>
            </w:r>
          </w:p>
        </w:tc>
        <w:tc>
          <w:tcPr>
            <w:tcW w:w="4565" w:type="dxa"/>
            <w:tcBorders>
              <w:top w:val="nil"/>
              <w:left w:val="nil"/>
              <w:bottom w:val="single" w:sz="4" w:space="0" w:color="auto"/>
              <w:right w:val="single" w:sz="4" w:space="0" w:color="auto"/>
            </w:tcBorders>
            <w:shd w:val="clear" w:color="000000" w:fill="31849B" w:themeFill="accent5" w:themeFillShade="BF"/>
            <w:noWrap/>
            <w:vAlign w:val="center"/>
            <w:hideMark/>
          </w:tcPr>
          <w:p w14:paraId="365687A2"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AÑO 1</w:t>
            </w:r>
          </w:p>
        </w:tc>
      </w:tr>
      <w:tr w:rsidR="00CC1B67" w:rsidRPr="008651CE" w14:paraId="135E654E"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3CBD30F8"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Efectivo</w:t>
            </w:r>
          </w:p>
        </w:tc>
        <w:tc>
          <w:tcPr>
            <w:tcW w:w="4565" w:type="dxa"/>
            <w:tcBorders>
              <w:top w:val="nil"/>
              <w:left w:val="nil"/>
              <w:bottom w:val="single" w:sz="4" w:space="0" w:color="auto"/>
              <w:right w:val="single" w:sz="4" w:space="0" w:color="auto"/>
            </w:tcBorders>
            <w:shd w:val="clear" w:color="auto" w:fill="auto"/>
            <w:noWrap/>
            <w:vAlign w:val="bottom"/>
            <w:hideMark/>
          </w:tcPr>
          <w:p w14:paraId="410C63D3"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894.898.830,00 </w:t>
            </w:r>
          </w:p>
        </w:tc>
      </w:tr>
      <w:tr w:rsidR="00CC1B67" w:rsidRPr="008651CE" w14:paraId="0A6F3D7D"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27611809"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Cuentas por cobrar</w:t>
            </w:r>
          </w:p>
        </w:tc>
        <w:tc>
          <w:tcPr>
            <w:tcW w:w="4565" w:type="dxa"/>
            <w:tcBorders>
              <w:top w:val="nil"/>
              <w:left w:val="nil"/>
              <w:bottom w:val="single" w:sz="4" w:space="0" w:color="auto"/>
              <w:right w:val="single" w:sz="4" w:space="0" w:color="auto"/>
            </w:tcBorders>
            <w:shd w:val="clear" w:color="auto" w:fill="auto"/>
            <w:noWrap/>
            <w:vAlign w:val="bottom"/>
            <w:hideMark/>
          </w:tcPr>
          <w:p w14:paraId="52E3DBAC"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695.977.485,00 </w:t>
            </w:r>
          </w:p>
        </w:tc>
      </w:tr>
      <w:tr w:rsidR="00CC1B67" w:rsidRPr="008651CE" w14:paraId="3C12368B"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68969C61"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TOTAL ACTIVOS CORRIENTES</w:t>
            </w:r>
          </w:p>
        </w:tc>
        <w:tc>
          <w:tcPr>
            <w:tcW w:w="4565" w:type="dxa"/>
            <w:tcBorders>
              <w:top w:val="nil"/>
              <w:left w:val="nil"/>
              <w:bottom w:val="single" w:sz="4" w:space="0" w:color="auto"/>
              <w:right w:val="single" w:sz="4" w:space="0" w:color="auto"/>
            </w:tcBorders>
            <w:shd w:val="clear" w:color="auto" w:fill="auto"/>
            <w:noWrap/>
            <w:vAlign w:val="bottom"/>
            <w:hideMark/>
          </w:tcPr>
          <w:p w14:paraId="74FA2960"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1.590.876.315,00 </w:t>
            </w:r>
          </w:p>
        </w:tc>
      </w:tr>
      <w:tr w:rsidR="00CC1B67" w:rsidRPr="008651CE" w14:paraId="0DD95E70"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000000" w:fill="31849B" w:themeFill="accent5" w:themeFillShade="BF"/>
            <w:noWrap/>
            <w:vAlign w:val="center"/>
            <w:hideMark/>
          </w:tcPr>
          <w:p w14:paraId="21C35747"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PASIVOS</w:t>
            </w:r>
          </w:p>
        </w:tc>
        <w:tc>
          <w:tcPr>
            <w:tcW w:w="4565" w:type="dxa"/>
            <w:tcBorders>
              <w:top w:val="nil"/>
              <w:left w:val="nil"/>
              <w:bottom w:val="single" w:sz="4" w:space="0" w:color="auto"/>
              <w:right w:val="single" w:sz="4" w:space="0" w:color="auto"/>
            </w:tcBorders>
            <w:shd w:val="clear" w:color="auto" w:fill="auto"/>
            <w:noWrap/>
            <w:vAlign w:val="bottom"/>
            <w:hideMark/>
          </w:tcPr>
          <w:p w14:paraId="5DF7FE08"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w:t>
            </w:r>
          </w:p>
        </w:tc>
      </w:tr>
      <w:tr w:rsidR="00CC1B67" w:rsidRPr="008651CE" w14:paraId="0DFEF0F7"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6708A6E2"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Salarios</w:t>
            </w:r>
          </w:p>
        </w:tc>
        <w:tc>
          <w:tcPr>
            <w:tcW w:w="4565" w:type="dxa"/>
            <w:tcBorders>
              <w:top w:val="nil"/>
              <w:left w:val="nil"/>
              <w:bottom w:val="single" w:sz="4" w:space="0" w:color="auto"/>
              <w:right w:val="single" w:sz="4" w:space="0" w:color="auto"/>
            </w:tcBorders>
            <w:shd w:val="clear" w:color="auto" w:fill="auto"/>
            <w:noWrap/>
            <w:vAlign w:val="bottom"/>
            <w:hideMark/>
          </w:tcPr>
          <w:p w14:paraId="51F70EC8"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350.000.000,00 </w:t>
            </w:r>
          </w:p>
        </w:tc>
      </w:tr>
      <w:tr w:rsidR="00CC1B67" w:rsidRPr="008651CE" w14:paraId="4B2764FE"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086EF333" w14:textId="77777777" w:rsidR="00CC1B67" w:rsidRPr="008651CE" w:rsidRDefault="00CC1B67" w:rsidP="00F710C3">
            <w:pPr>
              <w:ind w:firstLineChars="100" w:firstLine="240"/>
              <w:rPr>
                <w:rFonts w:eastAsia="Times New Roman"/>
                <w:color w:val="000000"/>
                <w:lang w:eastAsia="es-CO"/>
              </w:rPr>
            </w:pPr>
            <w:r w:rsidRPr="008651CE">
              <w:rPr>
                <w:rFonts w:eastAsia="Times New Roman"/>
                <w:color w:val="000000"/>
                <w:lang w:eastAsia="es-CO"/>
              </w:rPr>
              <w:t>Equipos</w:t>
            </w:r>
          </w:p>
        </w:tc>
        <w:tc>
          <w:tcPr>
            <w:tcW w:w="4565" w:type="dxa"/>
            <w:tcBorders>
              <w:top w:val="nil"/>
              <w:left w:val="nil"/>
              <w:bottom w:val="single" w:sz="4" w:space="0" w:color="auto"/>
              <w:right w:val="single" w:sz="4" w:space="0" w:color="auto"/>
            </w:tcBorders>
            <w:shd w:val="clear" w:color="auto" w:fill="auto"/>
            <w:noWrap/>
            <w:vAlign w:val="bottom"/>
            <w:hideMark/>
          </w:tcPr>
          <w:p w14:paraId="2374993C"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828.426.900,00 </w:t>
            </w:r>
          </w:p>
        </w:tc>
      </w:tr>
      <w:tr w:rsidR="00CC1B67" w:rsidRPr="008651CE" w14:paraId="78C2BE19"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415A4814"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TOTAL PASIVOS</w:t>
            </w:r>
          </w:p>
        </w:tc>
        <w:tc>
          <w:tcPr>
            <w:tcW w:w="4565" w:type="dxa"/>
            <w:tcBorders>
              <w:top w:val="nil"/>
              <w:left w:val="nil"/>
              <w:bottom w:val="single" w:sz="4" w:space="0" w:color="auto"/>
              <w:right w:val="single" w:sz="4" w:space="0" w:color="auto"/>
            </w:tcBorders>
            <w:shd w:val="clear" w:color="auto" w:fill="auto"/>
            <w:noWrap/>
            <w:vAlign w:val="bottom"/>
            <w:hideMark/>
          </w:tcPr>
          <w:p w14:paraId="3F8BFF02"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1.178.426.900,00 </w:t>
            </w:r>
          </w:p>
        </w:tc>
      </w:tr>
      <w:tr w:rsidR="00CC1B67" w:rsidRPr="008651CE" w14:paraId="555E6447"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000000" w:fill="31849B" w:themeFill="accent5" w:themeFillShade="BF"/>
            <w:noWrap/>
            <w:vAlign w:val="center"/>
            <w:hideMark/>
          </w:tcPr>
          <w:p w14:paraId="6203C522" w14:textId="77777777" w:rsidR="00CC1B67" w:rsidRPr="008651CE" w:rsidRDefault="00CC1B67" w:rsidP="00F710C3">
            <w:pPr>
              <w:rPr>
                <w:rFonts w:eastAsia="Times New Roman"/>
                <w:b/>
                <w:bCs/>
                <w:color w:val="FFFFFF"/>
                <w:lang w:eastAsia="es-CO"/>
              </w:rPr>
            </w:pPr>
            <w:r w:rsidRPr="008651CE">
              <w:rPr>
                <w:rFonts w:eastAsia="Times New Roman"/>
                <w:b/>
                <w:bCs/>
                <w:color w:val="FFFFFF"/>
                <w:lang w:eastAsia="es-CO"/>
              </w:rPr>
              <w:t>PATRIMONIO</w:t>
            </w:r>
          </w:p>
        </w:tc>
        <w:tc>
          <w:tcPr>
            <w:tcW w:w="4565" w:type="dxa"/>
            <w:tcBorders>
              <w:top w:val="nil"/>
              <w:left w:val="nil"/>
              <w:bottom w:val="single" w:sz="4" w:space="0" w:color="auto"/>
              <w:right w:val="single" w:sz="4" w:space="0" w:color="auto"/>
            </w:tcBorders>
            <w:shd w:val="clear" w:color="auto" w:fill="auto"/>
            <w:noWrap/>
            <w:vAlign w:val="bottom"/>
            <w:hideMark/>
          </w:tcPr>
          <w:p w14:paraId="45AE9386"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412.449.415,00 </w:t>
            </w:r>
          </w:p>
        </w:tc>
      </w:tr>
      <w:tr w:rsidR="00CC1B67" w:rsidRPr="008651CE" w14:paraId="762D8724" w14:textId="77777777" w:rsidTr="00F710C3">
        <w:trPr>
          <w:trHeight w:val="300"/>
          <w:jc w:val="center"/>
        </w:trPr>
        <w:tc>
          <w:tcPr>
            <w:tcW w:w="3515" w:type="dxa"/>
            <w:tcBorders>
              <w:top w:val="nil"/>
              <w:left w:val="single" w:sz="4" w:space="0" w:color="auto"/>
              <w:bottom w:val="single" w:sz="4" w:space="0" w:color="auto"/>
              <w:right w:val="single" w:sz="4" w:space="0" w:color="auto"/>
            </w:tcBorders>
            <w:shd w:val="clear" w:color="auto" w:fill="auto"/>
            <w:noWrap/>
            <w:vAlign w:val="bottom"/>
            <w:hideMark/>
          </w:tcPr>
          <w:p w14:paraId="2139E783"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PASIVOS Y PATRIMONIO</w:t>
            </w:r>
          </w:p>
        </w:tc>
        <w:tc>
          <w:tcPr>
            <w:tcW w:w="4565" w:type="dxa"/>
            <w:tcBorders>
              <w:top w:val="nil"/>
              <w:left w:val="nil"/>
              <w:bottom w:val="single" w:sz="4" w:space="0" w:color="auto"/>
              <w:right w:val="single" w:sz="4" w:space="0" w:color="auto"/>
            </w:tcBorders>
            <w:shd w:val="clear" w:color="auto" w:fill="auto"/>
            <w:noWrap/>
            <w:vAlign w:val="bottom"/>
            <w:hideMark/>
          </w:tcPr>
          <w:p w14:paraId="45735FC3" w14:textId="77777777" w:rsidR="00CC1B67" w:rsidRPr="008651CE" w:rsidRDefault="00CC1B67" w:rsidP="00F710C3">
            <w:pPr>
              <w:rPr>
                <w:rFonts w:eastAsia="Times New Roman"/>
                <w:color w:val="000000"/>
                <w:lang w:eastAsia="es-CO"/>
              </w:rPr>
            </w:pPr>
            <w:r w:rsidRPr="008651CE">
              <w:rPr>
                <w:rFonts w:eastAsia="Times New Roman"/>
                <w:color w:val="000000"/>
                <w:lang w:eastAsia="es-CO"/>
              </w:rPr>
              <w:t xml:space="preserve"> $                                 1.590.876.315,00 </w:t>
            </w:r>
          </w:p>
        </w:tc>
      </w:tr>
    </w:tbl>
    <w:p w14:paraId="4BA65EF9" w14:textId="77777777" w:rsidR="00CC1B67" w:rsidRDefault="00CC1B67" w:rsidP="00CC1B67">
      <w:pPr>
        <w:spacing w:after="200" w:line="276" w:lineRule="auto"/>
        <w:jc w:val="both"/>
        <w:rPr>
          <w:lang w:eastAsia="es-CO"/>
        </w:rPr>
      </w:pPr>
    </w:p>
    <w:p w14:paraId="489649B4" w14:textId="77777777" w:rsidR="00416B33" w:rsidRDefault="00416B33" w:rsidP="00352B34">
      <w:pPr>
        <w:pStyle w:val="Ttulo2"/>
        <w:numPr>
          <w:ilvl w:val="1"/>
          <w:numId w:val="43"/>
        </w:numPr>
        <w:rPr>
          <w:lang w:eastAsia="es-CO"/>
        </w:rPr>
      </w:pPr>
      <w:bookmarkStart w:id="829" w:name="_Toc476693699"/>
      <w:r>
        <w:rPr>
          <w:lang w:eastAsia="es-CO"/>
        </w:rPr>
        <w:t>ANEXO 4 : Estudio Ambiental</w:t>
      </w:r>
      <w:bookmarkEnd w:id="829"/>
      <w:r>
        <w:rPr>
          <w:lang w:eastAsia="es-CO"/>
        </w:rPr>
        <w:t xml:space="preserve"> </w:t>
      </w:r>
    </w:p>
    <w:p w14:paraId="489650A9" w14:textId="77777777" w:rsidR="00416B33" w:rsidRDefault="00416B33" w:rsidP="00352B34">
      <w:pPr>
        <w:pStyle w:val="Ttulo3"/>
        <w:numPr>
          <w:ilvl w:val="2"/>
          <w:numId w:val="43"/>
        </w:numPr>
        <w:rPr>
          <w:lang w:eastAsia="es-CO"/>
        </w:rPr>
      </w:pPr>
      <w:bookmarkStart w:id="830" w:name="_Toc257381880"/>
      <w:bookmarkStart w:id="831" w:name="_Toc476693700"/>
      <w:r>
        <w:rPr>
          <w:lang w:eastAsia="es-CO"/>
        </w:rPr>
        <w:t>Identificación de los impactos</w:t>
      </w:r>
      <w:bookmarkEnd w:id="830"/>
      <w:bookmarkEnd w:id="831"/>
    </w:p>
    <w:p w14:paraId="49A14E2B" w14:textId="77777777" w:rsidR="00416B33" w:rsidRDefault="00416B33" w:rsidP="00416B33">
      <w:pPr>
        <w:jc w:val="both"/>
        <w:rPr>
          <w:lang w:eastAsia="es-CO"/>
        </w:rPr>
      </w:pPr>
      <w:r>
        <w:rPr>
          <w:lang w:eastAsia="es-CO"/>
        </w:rPr>
        <w:t>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C409B3E" w14:textId="77777777" w:rsidR="00416B33" w:rsidRDefault="00416B33" w:rsidP="00416B33">
      <w:pPr>
        <w:jc w:val="both"/>
        <w:rPr>
          <w:lang w:eastAsia="es-CO"/>
        </w:rPr>
      </w:pPr>
    </w:p>
    <w:p w14:paraId="65906845" w14:textId="77777777" w:rsidR="00416B33" w:rsidRDefault="00416B33" w:rsidP="00352B34">
      <w:pPr>
        <w:pStyle w:val="Prrafodelista"/>
        <w:numPr>
          <w:ilvl w:val="0"/>
          <w:numId w:val="27"/>
        </w:numPr>
        <w:spacing w:after="200" w:line="276"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6FFD1B98" w14:textId="77777777" w:rsidR="00416B33" w:rsidRPr="005567AE" w:rsidRDefault="00416B33" w:rsidP="00352B34">
      <w:pPr>
        <w:pStyle w:val="Prrafodelista"/>
        <w:numPr>
          <w:ilvl w:val="0"/>
          <w:numId w:val="27"/>
        </w:numPr>
        <w:spacing w:after="200" w:line="276" w:lineRule="auto"/>
        <w:jc w:val="both"/>
        <w:rPr>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p>
    <w:p w14:paraId="5C189213" w14:textId="77777777" w:rsidR="00416B33" w:rsidRDefault="00416B33" w:rsidP="00352B34">
      <w:pPr>
        <w:pStyle w:val="Ttulo3"/>
        <w:numPr>
          <w:ilvl w:val="2"/>
          <w:numId w:val="43"/>
        </w:numPr>
        <w:rPr>
          <w:lang w:eastAsia="es-CO"/>
        </w:rPr>
      </w:pPr>
      <w:bookmarkStart w:id="832" w:name="_Toc257381881"/>
      <w:bookmarkStart w:id="833" w:name="_Toc476693701"/>
      <w:r>
        <w:rPr>
          <w:lang w:eastAsia="es-CO"/>
        </w:rPr>
        <w:t>Evaluación de los impactos</w:t>
      </w:r>
      <w:bookmarkEnd w:id="832"/>
      <w:bookmarkEnd w:id="833"/>
    </w:p>
    <w:p w14:paraId="35A8C67C" w14:textId="77777777" w:rsidR="00416B33" w:rsidRDefault="00416B33" w:rsidP="00416B33">
      <w:pPr>
        <w:rPr>
          <w:lang w:eastAsia="es-CO"/>
        </w:rPr>
      </w:pPr>
      <w:r>
        <w:rPr>
          <w:lang w:eastAsia="es-CO"/>
        </w:rPr>
        <w:t xml:space="preserve">Como se nombra el impacto mayor es presentado en el reciclaje de los equipos de medición; aunque un factor a tener en cuenta es la disminución de energía </w:t>
      </w:r>
      <w:r>
        <w:rPr>
          <w:lang w:eastAsia="es-CO"/>
        </w:rPr>
        <w:lastRenderedPageBreak/>
        <w:t>necesaria para suplir la demanda comercial de un sector; pero será una consecuencia del correcto funcionamiento proyecto, posterior a la etapa de implementación. Los aspectos básicos tenidos en cuenta para la evaluación del proyecto fueron:</w:t>
      </w:r>
    </w:p>
    <w:p w14:paraId="26D345E3" w14:textId="77777777" w:rsidR="00416B33" w:rsidRDefault="00416B33" w:rsidP="00416B33">
      <w:pPr>
        <w:rPr>
          <w:lang w:eastAsia="es-CO"/>
        </w:rPr>
      </w:pPr>
      <w:r>
        <w:rPr>
          <w:lang w:eastAsia="es-CO"/>
        </w:rPr>
        <w:t>Identificación de acciones del proyecto:</w:t>
      </w:r>
    </w:p>
    <w:p w14:paraId="122CC9D8" w14:textId="77777777" w:rsidR="00416B33" w:rsidRDefault="00416B33" w:rsidP="00352B34">
      <w:pPr>
        <w:pStyle w:val="Prrafodelista"/>
        <w:numPr>
          <w:ilvl w:val="0"/>
          <w:numId w:val="28"/>
        </w:numPr>
        <w:spacing w:after="200" w:line="276" w:lineRule="auto"/>
        <w:jc w:val="both"/>
        <w:rPr>
          <w:lang w:eastAsia="es-CO"/>
        </w:rPr>
      </w:pPr>
      <w:r>
        <w:rPr>
          <w:lang w:eastAsia="es-CO"/>
        </w:rPr>
        <w:t>Que modifiquen los usos del suelo.</w:t>
      </w:r>
    </w:p>
    <w:p w14:paraId="5B4815AB" w14:textId="77777777" w:rsidR="00416B33" w:rsidRDefault="00416B33" w:rsidP="00352B34">
      <w:pPr>
        <w:pStyle w:val="Prrafodelista"/>
        <w:numPr>
          <w:ilvl w:val="0"/>
          <w:numId w:val="28"/>
        </w:numPr>
        <w:spacing w:after="200" w:line="276" w:lineRule="auto"/>
        <w:jc w:val="both"/>
        <w:rPr>
          <w:lang w:eastAsia="es-CO"/>
        </w:rPr>
      </w:pPr>
      <w:r>
        <w:rPr>
          <w:lang w:eastAsia="es-CO"/>
        </w:rPr>
        <w:t>Que exploten los recursos naturales.</w:t>
      </w:r>
    </w:p>
    <w:p w14:paraId="777435C8" w14:textId="77777777" w:rsidR="00416B33" w:rsidRDefault="00416B33" w:rsidP="00352B34">
      <w:pPr>
        <w:pStyle w:val="Prrafodelista"/>
        <w:numPr>
          <w:ilvl w:val="0"/>
          <w:numId w:val="28"/>
        </w:numPr>
        <w:spacing w:after="200" w:line="276" w:lineRule="auto"/>
        <w:jc w:val="both"/>
        <w:rPr>
          <w:lang w:eastAsia="es-CO"/>
        </w:rPr>
      </w:pPr>
      <w:r>
        <w:rPr>
          <w:lang w:eastAsia="es-CO"/>
        </w:rPr>
        <w:t>Que emitan contaminantes.</w:t>
      </w:r>
    </w:p>
    <w:p w14:paraId="404032BE"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impactos secundarios.</w:t>
      </w:r>
    </w:p>
    <w:p w14:paraId="79E76AE0"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riesgos naturales.</w:t>
      </w:r>
    </w:p>
    <w:p w14:paraId="3DFC1AFF" w14:textId="77777777" w:rsidR="00416B33" w:rsidRDefault="00416B33" w:rsidP="00416B33">
      <w:pPr>
        <w:rPr>
          <w:lang w:eastAsia="es-CO"/>
        </w:rPr>
      </w:pPr>
      <w:r>
        <w:rPr>
          <w:lang w:eastAsia="es-CO"/>
        </w:rPr>
        <w:t>Identificación de factores del MA susceptibles:</w:t>
      </w:r>
    </w:p>
    <w:p w14:paraId="0BA479CA" w14:textId="77777777" w:rsidR="00416B33" w:rsidRDefault="00416B33" w:rsidP="00352B34">
      <w:pPr>
        <w:pStyle w:val="Prrafodelista"/>
        <w:numPr>
          <w:ilvl w:val="0"/>
          <w:numId w:val="29"/>
        </w:numPr>
        <w:spacing w:after="200" w:line="276" w:lineRule="auto"/>
        <w:jc w:val="both"/>
        <w:rPr>
          <w:lang w:eastAsia="es-CO"/>
        </w:rPr>
      </w:pPr>
      <w:r>
        <w:rPr>
          <w:lang w:eastAsia="es-CO"/>
        </w:rPr>
        <w:t>Indicadores de impacto.</w:t>
      </w:r>
    </w:p>
    <w:p w14:paraId="3FE0E2FF" w14:textId="77777777" w:rsidR="00416B33" w:rsidRDefault="00416B33" w:rsidP="00352B34">
      <w:pPr>
        <w:pStyle w:val="Prrafodelista"/>
        <w:numPr>
          <w:ilvl w:val="0"/>
          <w:numId w:val="29"/>
        </w:numPr>
        <w:spacing w:after="200" w:line="276" w:lineRule="auto"/>
        <w:jc w:val="both"/>
        <w:rPr>
          <w:lang w:eastAsia="es-CO"/>
        </w:rPr>
      </w:pPr>
      <w:r>
        <w:rPr>
          <w:lang w:eastAsia="es-CO"/>
        </w:rPr>
        <w:t>Índices de estructura.</w:t>
      </w:r>
    </w:p>
    <w:p w14:paraId="31711559" w14:textId="77777777" w:rsidR="00416B33" w:rsidRDefault="00416B33" w:rsidP="00416B33">
      <w:pPr>
        <w:rPr>
          <w:lang w:eastAsia="es-CO"/>
        </w:rPr>
      </w:pPr>
      <w:r>
        <w:rPr>
          <w:lang w:eastAsia="es-CO"/>
        </w:rPr>
        <w:t>Cruce entre acciones-factores y causa -efecto.</w:t>
      </w:r>
    </w:p>
    <w:p w14:paraId="5A4CC076" w14:textId="77777777" w:rsidR="00416B33" w:rsidRDefault="00416B33" w:rsidP="00416B33">
      <w:pPr>
        <w:rPr>
          <w:lang w:eastAsia="es-CO"/>
        </w:rPr>
      </w:pPr>
    </w:p>
    <w:p w14:paraId="4D80537F" w14:textId="77777777" w:rsidR="00416B33" w:rsidRDefault="00416B33" w:rsidP="00416B33">
      <w:pPr>
        <w:rPr>
          <w:lang w:eastAsia="es-CO"/>
        </w:rPr>
      </w:pPr>
      <w:r>
        <w:rPr>
          <w:lang w:eastAsia="es-CO"/>
        </w:rPr>
        <w:t>Descripción de los impactos:</w:t>
      </w:r>
    </w:p>
    <w:p w14:paraId="4F1006CD" w14:textId="77777777" w:rsidR="00416B33" w:rsidRDefault="00416B33" w:rsidP="00416B33">
      <w:pPr>
        <w:jc w:val="both"/>
        <w:rPr>
          <w:lang w:eastAsia="es-CO"/>
        </w:rPr>
      </w:pPr>
    </w:p>
    <w:p w14:paraId="34E1D43E" w14:textId="77777777" w:rsidR="00416B33" w:rsidRPr="00BC64A1" w:rsidRDefault="00416B33" w:rsidP="00416B33">
      <w:pPr>
        <w:jc w:val="both"/>
        <w:rPr>
          <w:lang w:eastAsia="es-CO"/>
        </w:rPr>
      </w:pPr>
      <w:r>
        <w:rPr>
          <w:lang w:eastAsia="es-CO"/>
        </w:rPr>
        <w:t>Son los factores más importantes para realizar una evaluación del proyecto respecto al impacto ambiental que produce; sin embargo, no son aplicables a este tipo de proyectos, pues no se generan elementos de impacto ambiental, no hay residuo resultado de algún proceso del proyecto, y el control de impresión en papel es limitado pues se procesará información en estado digital únicamente.</w:t>
      </w:r>
    </w:p>
    <w:p w14:paraId="56982C55" w14:textId="77777777" w:rsidR="00416B33" w:rsidRDefault="00416B33" w:rsidP="00352B34">
      <w:pPr>
        <w:pStyle w:val="Ttulo3"/>
        <w:numPr>
          <w:ilvl w:val="2"/>
          <w:numId w:val="43"/>
        </w:numPr>
        <w:rPr>
          <w:lang w:eastAsia="es-CO"/>
        </w:rPr>
      </w:pPr>
      <w:bookmarkStart w:id="834" w:name="_Toc257381882"/>
      <w:bookmarkStart w:id="835" w:name="_Toc476693702"/>
      <w:r>
        <w:rPr>
          <w:lang w:eastAsia="es-CO"/>
        </w:rPr>
        <w:t>Medidas Correctivas</w:t>
      </w:r>
      <w:bookmarkEnd w:id="834"/>
      <w:bookmarkEnd w:id="835"/>
    </w:p>
    <w:p w14:paraId="26E9A29B" w14:textId="77777777" w:rsidR="00416B33" w:rsidRPr="00BC64A1" w:rsidRDefault="00416B33" w:rsidP="00416B33">
      <w:pPr>
        <w:rPr>
          <w:lang w:eastAsia="es-CO"/>
        </w:rPr>
      </w:pPr>
      <w:r>
        <w:rPr>
          <w:lang w:eastAsia="es-CO"/>
        </w:rPr>
        <w:t>No existen medidas correctivas respecto a impacto ambiental en el proyecto, pues no se generan impactos aún de nivel significativo bajo con el proyecto.</w:t>
      </w:r>
    </w:p>
    <w:p w14:paraId="6C0FD319" w14:textId="77777777" w:rsidR="00416B33" w:rsidRDefault="00416B33" w:rsidP="00352B34">
      <w:pPr>
        <w:pStyle w:val="Ttulo3"/>
        <w:numPr>
          <w:ilvl w:val="2"/>
          <w:numId w:val="43"/>
        </w:numPr>
        <w:rPr>
          <w:lang w:eastAsia="es-CO"/>
        </w:rPr>
      </w:pPr>
      <w:bookmarkStart w:id="836" w:name="_Toc257381883"/>
      <w:bookmarkStart w:id="837" w:name="_Toc476693703"/>
      <w:r>
        <w:rPr>
          <w:lang w:eastAsia="es-CO"/>
        </w:rPr>
        <w:t>Programa de vigilancia y control</w:t>
      </w:r>
      <w:bookmarkEnd w:id="836"/>
      <w:bookmarkEnd w:id="837"/>
    </w:p>
    <w:p w14:paraId="3622482A" w14:textId="77777777" w:rsidR="00416B33" w:rsidRPr="00BB55E4" w:rsidRDefault="00416B33" w:rsidP="00416B33">
      <w:pPr>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5C374441" w14:textId="77777777" w:rsidR="00416B33" w:rsidRPr="00880C6C" w:rsidRDefault="00416B33" w:rsidP="00DB125D"/>
    <w:sectPr w:rsidR="00416B33" w:rsidRPr="00880C6C" w:rsidSect="00DB125D">
      <w:headerReference w:type="default" r:id="rId61"/>
      <w:footerReference w:type="default" r:id="rId62"/>
      <w:headerReference w:type="first" r:id="rId63"/>
      <w:pgSz w:w="12240" w:h="15840"/>
      <w:pgMar w:top="1701" w:right="1701" w:bottom="1701"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3" w:author="ANGELA PATRICIA ARENAS AMADO" w:date="2017-03-08T00:22:00Z" w:initials="APAA">
    <w:p w14:paraId="6B663BE4" w14:textId="77777777" w:rsidR="00210DD6" w:rsidRDefault="00210DD6">
      <w:pPr>
        <w:pStyle w:val="Textocomentario"/>
      </w:pPr>
      <w:r>
        <w:rPr>
          <w:rStyle w:val="Refdecomentario"/>
        </w:rPr>
        <w:annotationRef/>
      </w:r>
      <w:r>
        <w:t xml:space="preserve">Maquinaria, equipo y tecnología (ejm: impresoras, servidores), varios ítems no concuerdan vs tabla siguiente y tablas de costos en pag 53.55 </w:t>
      </w:r>
    </w:p>
    <w:p w14:paraId="4C14953C" w14:textId="77777777" w:rsidR="00210DD6" w:rsidRDefault="00210DD6">
      <w:pPr>
        <w:pStyle w:val="Textocomentario"/>
      </w:pPr>
      <w:r>
        <w:t>Cuál dejamos y la actualizo.</w:t>
      </w:r>
    </w:p>
  </w:comment>
  <w:comment w:id="631" w:author="ANGELA PATRICIA ARENAS AMADO" w:date="2017-03-08T00:38:00Z" w:initials="APAA">
    <w:p w14:paraId="4A19CC06" w14:textId="77777777" w:rsidR="00210DD6" w:rsidRDefault="00210DD6">
      <w:pPr>
        <w:pStyle w:val="Textocomentario"/>
      </w:pPr>
      <w:r>
        <w:rPr>
          <w:rStyle w:val="Refdecomentario"/>
        </w:rPr>
        <w:annotationRef/>
      </w:r>
      <w:r>
        <w:t>Faltaría reemplazar “DISACOL” x “LUDUS SAS”. No logré editar la imagen.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14953C" w15:done="0"/>
  <w15:commentEx w15:paraId="4A19CC06"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9BA1AB" w14:textId="77777777" w:rsidR="00762517" w:rsidRDefault="00762517">
      <w:r>
        <w:separator/>
      </w:r>
    </w:p>
  </w:endnote>
  <w:endnote w:type="continuationSeparator" w:id="0">
    <w:p w14:paraId="140E1120" w14:textId="77777777" w:rsidR="00762517" w:rsidRDefault="007625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badi MT Condensed Light">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badi MT Condensed Extra Bold">
    <w:altName w:val="Gill Sans Ultra Bold Condensed"/>
    <w:charset w:val="00"/>
    <w:family w:val="auto"/>
    <w:pitch w:val="variable"/>
    <w:sig w:usb0="00000003" w:usb1="00000000" w:usb2="00000000" w:usb3="00000000" w:csb0="00000001" w:csb1="00000000"/>
  </w:font>
  <w:font w:name="Humanist521BT-Bold">
    <w:panose1 w:val="00000000000000000000"/>
    <w:charset w:val="00"/>
    <w:family w:val="swiss"/>
    <w:notTrueType/>
    <w:pitch w:val="default"/>
    <w:sig w:usb0="00000003" w:usb1="00000000" w:usb2="00000000" w:usb3="00000000" w:csb0="00000001" w:csb1="00000000"/>
  </w:font>
  <w:font w:name="Euclid">
    <w:panose1 w:val="00000000000000000000"/>
    <w:charset w:val="00"/>
    <w:family w:val="roman"/>
    <w:notTrueType/>
    <w:pitch w:val="default"/>
    <w:sig w:usb0="00000003" w:usb1="00000000" w:usb2="00000000" w:usb3="00000000" w:csb0="00000001" w:csb1="00000000"/>
  </w:font>
  <w:font w:name="CGOmega-Bold">
    <w:panose1 w:val="00000000000000000000"/>
    <w:charset w:val="00"/>
    <w:family w:val="swiss"/>
    <w:notTrueType/>
    <w:pitch w:val="default"/>
    <w:sig w:usb0="00000003" w:usb1="00000000" w:usb2="00000000" w:usb3="00000000" w:csb0="00000001" w:csb1="00000000"/>
  </w:font>
  <w:font w:name="Euclid-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6E7CA" w14:textId="2A90CF91" w:rsidR="00D913B5" w:rsidRDefault="00D913B5">
    <w:pPr>
      <w:pStyle w:val="Piedepgina"/>
    </w:pPr>
    <w:ins w:id="133" w:author="Juan Carlos Reyes Guerrero" w:date="2017-03-08T20:16:00Z">
      <w:r w:rsidRPr="009656CA">
        <w:rPr>
          <w:lang w:val="en-US"/>
        </w:rPr>
        <w:t>Trabajo Final de máster – OBS Online Business School</w:t>
      </w:r>
      <w:r>
        <w:rPr>
          <w:lang w:val="en-US"/>
        </w:rPr>
        <w:t xml:space="preserve"> – Grupo 2</w:t>
      </w:r>
    </w:ins>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A5E0B" w14:textId="77777777" w:rsidR="00210DD6" w:rsidRPr="009656CA" w:rsidRDefault="00210DD6">
    <w:pPr>
      <w:pStyle w:val="Piedepgina"/>
      <w:rPr>
        <w:lang w:val="en-US"/>
      </w:rPr>
    </w:pPr>
    <w:r w:rsidRPr="009656CA">
      <w:rPr>
        <w:lang w:val="en-US"/>
      </w:rPr>
      <w:t>Trabajo Final de máster – OBS Online Business School</w:t>
    </w:r>
    <w:r>
      <w:rPr>
        <w:lang w:val="en-US"/>
      </w:rPr>
      <w:t xml:space="preserve"> – Grupo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9FBD91" w14:textId="77777777" w:rsidR="00762517" w:rsidRDefault="00762517">
      <w:r>
        <w:separator/>
      </w:r>
    </w:p>
  </w:footnote>
  <w:footnote w:type="continuationSeparator" w:id="0">
    <w:p w14:paraId="22A972AE" w14:textId="77777777" w:rsidR="00762517" w:rsidRDefault="007625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35A8F" w14:textId="77777777" w:rsidR="00210DD6" w:rsidRDefault="00210DD6">
    <w:pPr>
      <w:pStyle w:val="Encabezado"/>
    </w:pPr>
    <w:r w:rsidRPr="00292073">
      <w:rPr>
        <w:noProof/>
        <w:lang w:val="es-CO" w:eastAsia="es-CO"/>
      </w:rPr>
      <w:drawing>
        <wp:anchor distT="0" distB="0" distL="114300" distR="114300" simplePos="0" relativeHeight="251657216" behindDoc="1" locked="0" layoutInCell="1" allowOverlap="1" wp14:anchorId="433BFD9E" wp14:editId="6F7D6811">
          <wp:simplePos x="0" y="0"/>
          <wp:positionH relativeFrom="column">
            <wp:posOffset>-685165</wp:posOffset>
          </wp:positionH>
          <wp:positionV relativeFrom="paragraph">
            <wp:posOffset>-213995</wp:posOffset>
          </wp:positionV>
          <wp:extent cx="2741930" cy="556260"/>
          <wp:effectExtent l="0" t="0" r="1270" b="254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9264" behindDoc="0" locked="0" layoutInCell="1" allowOverlap="1" wp14:anchorId="390E53EE" wp14:editId="75B69FC2">
          <wp:simplePos x="0" y="0"/>
          <wp:positionH relativeFrom="column">
            <wp:posOffset>3656330</wp:posOffset>
          </wp:positionH>
          <wp:positionV relativeFrom="paragraph">
            <wp:posOffset>-27305</wp:posOffset>
          </wp:positionV>
          <wp:extent cx="1056640" cy="273685"/>
          <wp:effectExtent l="0" t="0" r="10160" b="571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61312" behindDoc="0" locked="0" layoutInCell="1" allowOverlap="1" wp14:anchorId="7A1BCE8F" wp14:editId="17D0322C">
          <wp:simplePos x="0" y="0"/>
          <wp:positionH relativeFrom="column">
            <wp:posOffset>4876800</wp:posOffset>
          </wp:positionH>
          <wp:positionV relativeFrom="paragraph">
            <wp:posOffset>-48895</wp:posOffset>
          </wp:positionV>
          <wp:extent cx="1141730" cy="405130"/>
          <wp:effectExtent l="0" t="0" r="1270" b="127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8775D" w14:textId="77777777" w:rsidR="00210DD6" w:rsidRDefault="00210DD6">
    <w:pPr>
      <w:pStyle w:val="Encabezado"/>
    </w:pPr>
    <w:r w:rsidRPr="00292073">
      <w:rPr>
        <w:noProof/>
        <w:lang w:val="es-CO" w:eastAsia="es-CO"/>
      </w:rPr>
      <w:drawing>
        <wp:anchor distT="0" distB="0" distL="114300" distR="114300" simplePos="0" relativeHeight="251651072" behindDoc="1" locked="0" layoutInCell="1" allowOverlap="1" wp14:anchorId="29217CF4" wp14:editId="04C3749C">
          <wp:simplePos x="0" y="0"/>
          <wp:positionH relativeFrom="column">
            <wp:posOffset>-685165</wp:posOffset>
          </wp:positionH>
          <wp:positionV relativeFrom="paragraph">
            <wp:posOffset>-213995</wp:posOffset>
          </wp:positionV>
          <wp:extent cx="2741930" cy="556260"/>
          <wp:effectExtent l="0" t="0" r="1270" b="254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3120" behindDoc="0" locked="0" layoutInCell="1" allowOverlap="1" wp14:anchorId="595D4196" wp14:editId="69AA0B2E">
          <wp:simplePos x="0" y="0"/>
          <wp:positionH relativeFrom="column">
            <wp:posOffset>3656330</wp:posOffset>
          </wp:positionH>
          <wp:positionV relativeFrom="paragraph">
            <wp:posOffset>-27305</wp:posOffset>
          </wp:positionV>
          <wp:extent cx="1056640" cy="273685"/>
          <wp:effectExtent l="0" t="0" r="1016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55168" behindDoc="0" locked="0" layoutInCell="1" allowOverlap="1" wp14:anchorId="3B7BCEEF" wp14:editId="17BE7DE5">
          <wp:simplePos x="0" y="0"/>
          <wp:positionH relativeFrom="column">
            <wp:posOffset>4876800</wp:posOffset>
          </wp:positionH>
          <wp:positionV relativeFrom="paragraph">
            <wp:posOffset>-48895</wp:posOffset>
          </wp:positionV>
          <wp:extent cx="1141730" cy="405130"/>
          <wp:effectExtent l="0" t="0" r="1270" b="127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10CFC" w14:textId="77777777" w:rsidR="00210DD6" w:rsidRDefault="00210DD6">
    <w:pPr>
      <w:pStyle w:val="Encabezado"/>
    </w:pPr>
    <w:r>
      <w:rPr>
        <w:noProof/>
        <w:lang w:val="es-CO" w:eastAsia="es-CO"/>
      </w:rPr>
      <mc:AlternateContent>
        <mc:Choice Requires="wps">
          <w:drawing>
            <wp:anchor distT="0" distB="0" distL="114300" distR="114300" simplePos="0" relativeHeight="251658240" behindDoc="0" locked="0" layoutInCell="1" allowOverlap="1" wp14:anchorId="01F07038" wp14:editId="000DC666">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E01F94B" id="Conector recto 5" o:spid="_x0000_s1026" style="position:absolute;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56192" behindDoc="0" locked="0" layoutInCell="1" allowOverlap="1" wp14:anchorId="2B80F76C" wp14:editId="0DA0B5D6">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4144" behindDoc="0" locked="0" layoutInCell="1" allowOverlap="1" wp14:anchorId="696C7FCF" wp14:editId="02701F14">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2096" behindDoc="1" locked="0" layoutInCell="1" allowOverlap="1" wp14:anchorId="2264E93B" wp14:editId="1454414C">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F14AB" w14:textId="77777777" w:rsidR="00210DD6" w:rsidRDefault="00210DD6">
    <w:pPr>
      <w:pStyle w:val="Encabezado"/>
    </w:pPr>
    <w:r>
      <w:rPr>
        <w:noProof/>
        <w:lang w:val="es-CO" w:eastAsia="es-CO"/>
      </w:rPr>
      <mc:AlternateContent>
        <mc:Choice Requires="wps">
          <w:drawing>
            <wp:anchor distT="0" distB="0" distL="114300" distR="114300" simplePos="0" relativeHeight="251664384" behindDoc="0" locked="0" layoutInCell="1" allowOverlap="1" wp14:anchorId="7F59C850" wp14:editId="32669EBF">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12A6442" id="Conector recto 6"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663360" behindDoc="0" locked="0" layoutInCell="1" allowOverlap="1" wp14:anchorId="25E4DEA1" wp14:editId="583D86C7">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2336" behindDoc="0" locked="0" layoutInCell="1" allowOverlap="1" wp14:anchorId="4B68544A" wp14:editId="7C76661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60288" behindDoc="1" locked="0" layoutInCell="1" allowOverlap="1" wp14:anchorId="65382818" wp14:editId="36671E86">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5EF"/>
    <w:multiLevelType w:val="hybridMultilevel"/>
    <w:tmpl w:val="B0FE7B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0805E4E"/>
    <w:multiLevelType w:val="hybridMultilevel"/>
    <w:tmpl w:val="3580D4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64066CB"/>
    <w:multiLevelType w:val="hybridMultilevel"/>
    <w:tmpl w:val="6B006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C9265CE"/>
    <w:multiLevelType w:val="hybridMultilevel"/>
    <w:tmpl w:val="BDD4E7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D3C6A7B"/>
    <w:multiLevelType w:val="hybridMultilevel"/>
    <w:tmpl w:val="43EC1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E463E0B"/>
    <w:multiLevelType w:val="hybridMultilevel"/>
    <w:tmpl w:val="E87EC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7" w15:restartNumberingAfterBreak="0">
    <w:nsid w:val="43A1353F"/>
    <w:multiLevelType w:val="hybridMultilevel"/>
    <w:tmpl w:val="03F8B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41B76BC"/>
    <w:multiLevelType w:val="multilevel"/>
    <w:tmpl w:val="24424ED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15:restartNumberingAfterBreak="0">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4E30C8C"/>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3" w15:restartNumberingAfterBreak="0">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E2244A9"/>
    <w:multiLevelType w:val="hybridMultilevel"/>
    <w:tmpl w:val="A1AA6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7146CCF"/>
    <w:multiLevelType w:val="multilevel"/>
    <w:tmpl w:val="315C11EA"/>
    <w:lvl w:ilvl="0">
      <w:start w:val="5"/>
      <w:numFmt w:val="decimal"/>
      <w:lvlText w:val="%1"/>
      <w:lvlJc w:val="left"/>
      <w:pPr>
        <w:ind w:left="600" w:hanging="600"/>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3960" w:hanging="2520"/>
      </w:pPr>
      <w:rPr>
        <w:rFonts w:hint="default"/>
      </w:rPr>
    </w:lvl>
  </w:abstractNum>
  <w:abstractNum w:abstractNumId="29" w15:restartNumberingAfterBreak="0">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87C5E4C"/>
    <w:multiLevelType w:val="hybridMultilevel"/>
    <w:tmpl w:val="9B12B18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1" w15:restartNumberingAfterBreak="0">
    <w:nsid w:val="5A773ED6"/>
    <w:multiLevelType w:val="hybridMultilevel"/>
    <w:tmpl w:val="6DEC99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15:restartNumberingAfterBreak="0">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EFC0890"/>
    <w:multiLevelType w:val="hybridMultilevel"/>
    <w:tmpl w:val="525861A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15:restartNumberingAfterBreak="0">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0" w15:restartNumberingAfterBreak="0">
    <w:nsid w:val="75FF1934"/>
    <w:multiLevelType w:val="hybridMultilevel"/>
    <w:tmpl w:val="369A2A5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1" w15:restartNumberingAfterBreak="0">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34"/>
  </w:num>
  <w:num w:numId="2">
    <w:abstractNumId w:val="30"/>
  </w:num>
  <w:num w:numId="3">
    <w:abstractNumId w:val="40"/>
  </w:num>
  <w:num w:numId="4">
    <w:abstractNumId w:val="21"/>
  </w:num>
  <w:num w:numId="5">
    <w:abstractNumId w:val="32"/>
  </w:num>
  <w:num w:numId="6">
    <w:abstractNumId w:val="35"/>
  </w:num>
  <w:num w:numId="7">
    <w:abstractNumId w:val="2"/>
  </w:num>
  <w:num w:numId="8">
    <w:abstractNumId w:val="29"/>
  </w:num>
  <w:num w:numId="9">
    <w:abstractNumId w:val="38"/>
  </w:num>
  <w:num w:numId="10">
    <w:abstractNumId w:val="4"/>
  </w:num>
  <w:num w:numId="11">
    <w:abstractNumId w:val="19"/>
  </w:num>
  <w:num w:numId="12">
    <w:abstractNumId w:val="14"/>
  </w:num>
  <w:num w:numId="13">
    <w:abstractNumId w:val="9"/>
  </w:num>
  <w:num w:numId="14">
    <w:abstractNumId w:val="12"/>
  </w:num>
  <w:num w:numId="15">
    <w:abstractNumId w:val="37"/>
  </w:num>
  <w:num w:numId="16">
    <w:abstractNumId w:val="17"/>
  </w:num>
  <w:num w:numId="17">
    <w:abstractNumId w:val="0"/>
  </w:num>
  <w:num w:numId="18">
    <w:abstractNumId w:val="10"/>
  </w:num>
  <w:num w:numId="19">
    <w:abstractNumId w:val="31"/>
  </w:num>
  <w:num w:numId="20">
    <w:abstractNumId w:val="42"/>
  </w:num>
  <w:num w:numId="21">
    <w:abstractNumId w:val="39"/>
  </w:num>
  <w:num w:numId="22">
    <w:abstractNumId w:val="23"/>
  </w:num>
  <w:num w:numId="23">
    <w:abstractNumId w:val="27"/>
  </w:num>
  <w:num w:numId="24">
    <w:abstractNumId w:val="3"/>
  </w:num>
  <w:num w:numId="25">
    <w:abstractNumId w:val="16"/>
  </w:num>
  <w:num w:numId="26">
    <w:abstractNumId w:val="41"/>
  </w:num>
  <w:num w:numId="27">
    <w:abstractNumId w:val="11"/>
  </w:num>
  <w:num w:numId="28">
    <w:abstractNumId w:val="7"/>
  </w:num>
  <w:num w:numId="29">
    <w:abstractNumId w:val="26"/>
  </w:num>
  <w:num w:numId="30">
    <w:abstractNumId w:val="15"/>
  </w:num>
  <w:num w:numId="31">
    <w:abstractNumId w:val="25"/>
  </w:num>
  <w:num w:numId="32">
    <w:abstractNumId w:val="13"/>
  </w:num>
  <w:num w:numId="33">
    <w:abstractNumId w:val="20"/>
  </w:num>
  <w:num w:numId="34">
    <w:abstractNumId w:val="6"/>
  </w:num>
  <w:num w:numId="35">
    <w:abstractNumId w:val="24"/>
  </w:num>
  <w:num w:numId="36">
    <w:abstractNumId w:val="36"/>
  </w:num>
  <w:num w:numId="37">
    <w:abstractNumId w:val="1"/>
  </w:num>
  <w:num w:numId="38">
    <w:abstractNumId w:val="5"/>
  </w:num>
  <w:num w:numId="39">
    <w:abstractNumId w:val="8"/>
  </w:num>
  <w:num w:numId="40">
    <w:abstractNumId w:val="33"/>
  </w:num>
  <w:num w:numId="41">
    <w:abstractNumId w:val="28"/>
  </w:num>
  <w:num w:numId="42">
    <w:abstractNumId w:val="22"/>
  </w:num>
  <w:num w:numId="43">
    <w:abstractNumId w:val="18"/>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an Carlos Reyes Guerrero">
    <w15:presenceInfo w15:providerId="Windows Live" w15:userId="1acd7be39fb26eb1"/>
  </w15:person>
  <w15:person w15:author="ANGELA PATRICIA ARENAS AMADO">
    <w15:presenceInfo w15:providerId="Windows Live" w15:userId="eb8038c620af99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visionView w:markup="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341B2"/>
    <w:rsid w:val="000763C5"/>
    <w:rsid w:val="000F68CD"/>
    <w:rsid w:val="001227AE"/>
    <w:rsid w:val="00132991"/>
    <w:rsid w:val="001503F5"/>
    <w:rsid w:val="00190649"/>
    <w:rsid w:val="001A311A"/>
    <w:rsid w:val="00210DD6"/>
    <w:rsid w:val="002355C1"/>
    <w:rsid w:val="002450A6"/>
    <w:rsid w:val="00262938"/>
    <w:rsid w:val="00280985"/>
    <w:rsid w:val="002C00DD"/>
    <w:rsid w:val="002D62A8"/>
    <w:rsid w:val="002F7E34"/>
    <w:rsid w:val="00320875"/>
    <w:rsid w:val="00352B34"/>
    <w:rsid w:val="00395640"/>
    <w:rsid w:val="003B292A"/>
    <w:rsid w:val="003D3E65"/>
    <w:rsid w:val="00416B33"/>
    <w:rsid w:val="00453FA0"/>
    <w:rsid w:val="004F7438"/>
    <w:rsid w:val="005216B1"/>
    <w:rsid w:val="005E12C4"/>
    <w:rsid w:val="005E7897"/>
    <w:rsid w:val="005F1A16"/>
    <w:rsid w:val="006E6C53"/>
    <w:rsid w:val="006F6AE6"/>
    <w:rsid w:val="00746D69"/>
    <w:rsid w:val="00762517"/>
    <w:rsid w:val="0079304A"/>
    <w:rsid w:val="007B0B48"/>
    <w:rsid w:val="007E5F10"/>
    <w:rsid w:val="00837240"/>
    <w:rsid w:val="0086403F"/>
    <w:rsid w:val="00880C6C"/>
    <w:rsid w:val="00896CB8"/>
    <w:rsid w:val="00920C73"/>
    <w:rsid w:val="0099642D"/>
    <w:rsid w:val="009A2958"/>
    <w:rsid w:val="009A39DF"/>
    <w:rsid w:val="009A74AE"/>
    <w:rsid w:val="009C2AFA"/>
    <w:rsid w:val="00A16EB1"/>
    <w:rsid w:val="00A26ED1"/>
    <w:rsid w:val="00A343D6"/>
    <w:rsid w:val="00A41A7E"/>
    <w:rsid w:val="00A74ED3"/>
    <w:rsid w:val="00AD220A"/>
    <w:rsid w:val="00AF45B6"/>
    <w:rsid w:val="00AF600D"/>
    <w:rsid w:val="00B13C31"/>
    <w:rsid w:val="00B25619"/>
    <w:rsid w:val="00B27A1A"/>
    <w:rsid w:val="00BC3840"/>
    <w:rsid w:val="00C13FC8"/>
    <w:rsid w:val="00C304EB"/>
    <w:rsid w:val="00C33839"/>
    <w:rsid w:val="00C34297"/>
    <w:rsid w:val="00C76921"/>
    <w:rsid w:val="00C937B1"/>
    <w:rsid w:val="00CC1B67"/>
    <w:rsid w:val="00CE6F96"/>
    <w:rsid w:val="00D33034"/>
    <w:rsid w:val="00D51B51"/>
    <w:rsid w:val="00D54E0F"/>
    <w:rsid w:val="00D913B5"/>
    <w:rsid w:val="00DB0341"/>
    <w:rsid w:val="00DB125D"/>
    <w:rsid w:val="00E65159"/>
    <w:rsid w:val="00EA2EF8"/>
    <w:rsid w:val="00EF4FE7"/>
    <w:rsid w:val="00F37BA2"/>
    <w:rsid w:val="00F71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Ttulo">
    <w:name w:val="Title"/>
    <w:basedOn w:val="Normal"/>
    <w:next w:val="Normal"/>
    <w:link w:val="Ttul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tuloCar">
    <w:name w:val="Título Car"/>
    <w:basedOn w:val="Fuentedeprrafopredeter"/>
    <w:link w:val="Ttul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8.emf"/><Relationship Id="rId39" Type="http://schemas.openxmlformats.org/officeDocument/2006/relationships/image" Target="media/image21.emf"/><Relationship Id="rId21" Type="http://schemas.openxmlformats.org/officeDocument/2006/relationships/oleObject" Target="embeddings/Microsoft_Visio_2003-2010_Drawing3.vsd"/><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diagramLayout" Target="diagrams/layout2.xml"/><Relationship Id="rId63" Type="http://schemas.openxmlformats.org/officeDocument/2006/relationships/header" Target="header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header" Target="header2.xml"/><Relationship Id="rId41" Type="http://schemas.openxmlformats.org/officeDocument/2006/relationships/image" Target="media/image22.emf"/><Relationship Id="rId54" Type="http://schemas.openxmlformats.org/officeDocument/2006/relationships/diagramData" Target="diagrams/data2.xml"/><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comments" Target="comments.xml"/><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oleObject" Target="embeddings/Microsoft_Visio_2003-2010_Drawing5.vsd"/><Relationship Id="rId45" Type="http://schemas.openxmlformats.org/officeDocument/2006/relationships/image" Target="media/image26.png"/><Relationship Id="rId53" Type="http://schemas.openxmlformats.org/officeDocument/2006/relationships/image" Target="media/image34.png"/><Relationship Id="rId58" Type="http://schemas.microsoft.com/office/2007/relationships/diagramDrawing" Target="diagrams/drawing2.xml"/><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Microsoft_Visio_2003-2010_Drawing.vsd"/><Relationship Id="rId23" Type="http://schemas.openxmlformats.org/officeDocument/2006/relationships/oleObject" Target="embeddings/Microsoft_Visio_2003-2010_Drawing4.vsd"/><Relationship Id="rId28" Type="http://schemas.openxmlformats.org/officeDocument/2006/relationships/footer" Target="footer1.xm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diagramColors" Target="diagrams/colors2.xml"/><Relationship Id="rId61" Type="http://schemas.openxmlformats.org/officeDocument/2006/relationships/header" Target="header3.xml"/><Relationship Id="rId10" Type="http://schemas.openxmlformats.org/officeDocument/2006/relationships/diagramQuickStyle" Target="diagrams/quickStyle1.xml"/><Relationship Id="rId19" Type="http://schemas.openxmlformats.org/officeDocument/2006/relationships/oleObject" Target="embeddings/Microsoft_Visio_2003-2010_Drawing2.vsd"/><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6.emf"/><Relationship Id="rId65" Type="http://schemas.microsoft.com/office/2011/relationships/people" Target="people.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header" Target="header1.xml"/><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diagramQuickStyle" Target="diagrams/quickStyle2.xml"/><Relationship Id="rId64"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32.png"/><Relationship Id="rId3" Type="http://schemas.openxmlformats.org/officeDocument/2006/relationships/settings" Target="settings.xml"/><Relationship Id="rId12" Type="http://schemas.microsoft.com/office/2007/relationships/diagramDrawing" Target="diagrams/drawing1.xml"/><Relationship Id="rId17" Type="http://schemas.openxmlformats.org/officeDocument/2006/relationships/oleObject" Target="embeddings/Microsoft_Visio_2003-2010_Drawing1.vsd"/><Relationship Id="rId25" Type="http://schemas.microsoft.com/office/2011/relationships/commentsExtended" Target="commentsExtended.xm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7.png"/><Relationship Id="rId59" Type="http://schemas.openxmlformats.org/officeDocument/2006/relationships/image" Target="media/image35.emf"/></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10.png"/><Relationship Id="rId1" Type="http://schemas.openxmlformats.org/officeDocument/2006/relationships/image" Target="media/image11.png"/></Relationships>
</file>

<file path=word/_rels/header4.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10.png"/><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pt>
    <dgm:pt modelId="{0514DF8F-770E-4115-BE0C-CC70F2CFDFE4}" type="pres">
      <dgm:prSet presAssocID="{BABD2379-343F-47A5-823B-224360736C39}" presName="descendantText" presStyleLbl="alignAcc1" presStyleIdx="0" presStyleCnt="4">
        <dgm:presLayoutVars>
          <dgm:bulletEnabled val="1"/>
        </dgm:presLayoutVars>
      </dgm:prSet>
      <dgm:spPr/>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pt>
    <dgm:pt modelId="{CCBA1F7B-3D2C-488C-8D77-20353E1B5831}" type="pres">
      <dgm:prSet presAssocID="{202E78E9-7ECE-434E-959B-D55D97C37124}" presName="descendantText" presStyleLbl="alignAcc1" presStyleIdx="1" presStyleCnt="4">
        <dgm:presLayoutVars>
          <dgm:bulletEnabled val="1"/>
        </dgm:presLayoutVars>
      </dgm:prSet>
      <dgm:spPr/>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pt>
    <dgm:pt modelId="{0E096BBC-812D-4B0E-B28B-8AEF3201000E}" type="pres">
      <dgm:prSet presAssocID="{CD8C32E0-13D4-4235-BAD4-EE0061458B65}" presName="descendantText" presStyleLbl="alignAcc1" presStyleIdx="2" presStyleCnt="4">
        <dgm:presLayoutVars>
          <dgm:bulletEnabled val="1"/>
        </dgm:presLayoutVars>
      </dgm:prSet>
      <dgm:spPr/>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pt>
    <dgm:pt modelId="{F19C4BD5-1B16-4E50-94CC-EB7FE747C815}" type="pres">
      <dgm:prSet presAssocID="{F6524DA8-06A7-4701-99CE-BE77F9F3AD49}" presName="descendantText" presStyleLbl="alignAcc1" presStyleIdx="3" presStyleCnt="4">
        <dgm:presLayoutVars>
          <dgm:bulletEnabled val="1"/>
        </dgm:presLayoutVars>
      </dgm:prSet>
      <dgm:spPr/>
    </dgm:pt>
  </dgm:ptLst>
  <dgm:cxnLst>
    <dgm:cxn modelId="{C0FE8D09-6511-48DE-B91E-D5E8B225C9CC}" type="presOf" srcId="{22345D8B-874C-4537-BD30-04E980806A75}" destId="{0E096BBC-812D-4B0E-B28B-8AEF3201000E}" srcOrd="0" destOrd="0" presId="urn:microsoft.com/office/officeart/2005/8/layout/chevron2"/>
    <dgm:cxn modelId="{EEB75B29-0623-432B-AE63-7F35D47E6E32}" type="presOf" srcId="{068B5CC8-57AD-4636-B90A-481C07210CF6}" destId="{CCBA1F7B-3D2C-488C-8D77-20353E1B5831}" srcOrd="0" destOrd="0" presId="urn:microsoft.com/office/officeart/2005/8/layout/chevron2"/>
    <dgm:cxn modelId="{16FD9042-9693-4F80-ADD8-5FD7C402CC9B}" type="presOf" srcId="{BABD2379-343F-47A5-823B-224360736C39}" destId="{F8C150D7-64A4-4116-92BD-05EEB80B6636}" srcOrd="0" destOrd="0" presId="urn:microsoft.com/office/officeart/2005/8/layout/chevron2"/>
    <dgm:cxn modelId="{9A4F3E7F-26DD-4A0C-8263-872BC9803D01}" type="presOf" srcId="{F6524DA8-06A7-4701-99CE-BE77F9F3AD49}" destId="{A5FBD47A-6D83-49BB-A933-B470695E830D}" srcOrd="0" destOrd="0" presId="urn:microsoft.com/office/officeart/2005/8/layout/chevron2"/>
    <dgm:cxn modelId="{C2BEF887-B3EC-41D0-BAB9-E70DDAE1A614}" srcId="{BB8EB9C1-886A-4391-9C84-0FD255C04E1D}" destId="{F6524DA8-06A7-4701-99CE-BE77F9F3AD49}" srcOrd="3" destOrd="0" parTransId="{27CDF950-7D94-4F22-B0E2-4C6CC9B16D15}" sibTransId="{5DE662BE-93BD-4C80-B33D-29CDACE4CC29}"/>
    <dgm:cxn modelId="{E1D2429A-1B50-4E86-9CAF-77ACA1070303}" srcId="{BB8EB9C1-886A-4391-9C84-0FD255C04E1D}" destId="{202E78E9-7ECE-434E-959B-D55D97C37124}" srcOrd="1" destOrd="0" parTransId="{4DDAB1BB-9861-4568-8CB8-7C535F0EF8E4}" sibTransId="{F3624D79-48CE-446F-A7C5-3878C5B3637F}"/>
    <dgm:cxn modelId="{55B76DA3-5477-4474-8B35-CCCF4319CE8B}" srcId="{CD8C32E0-13D4-4235-BAD4-EE0061458B65}" destId="{22345D8B-874C-4537-BD30-04E980806A75}" srcOrd="0" destOrd="0" parTransId="{205D0D9D-A0FD-40C6-BFD7-1D1EC2D89D31}" sibTransId="{425F65D2-5B74-430B-923A-6DC29DEF7902}"/>
    <dgm:cxn modelId="{6D8A5AA8-0A44-4A65-8C1B-4F82FCC91262}" srcId="{BB8EB9C1-886A-4391-9C84-0FD255C04E1D}" destId="{BABD2379-343F-47A5-823B-224360736C39}" srcOrd="0" destOrd="0" parTransId="{E363EB68-3D26-451D-B0FD-CEDEE8A2FF43}" sibTransId="{29B29AD5-5EDB-43C2-B3D1-7760A46CA1B2}"/>
    <dgm:cxn modelId="{30E8D2B2-216B-4F1F-A2F0-0A64BF071FBC}" srcId="{202E78E9-7ECE-434E-959B-D55D97C37124}" destId="{068B5CC8-57AD-4636-B90A-481C07210CF6}" srcOrd="0" destOrd="0" parTransId="{556352DE-7871-4BF7-A88A-1497C98A2600}" sibTransId="{E1BD9897-33C3-4A8D-89B2-B8EE8E955352}"/>
    <dgm:cxn modelId="{0150A8B5-45B0-4CFB-970D-58D51E04AC39}" type="presOf" srcId="{CD8C32E0-13D4-4235-BAD4-EE0061458B65}" destId="{4BC23077-6490-4408-A337-FF3A579D89AF}" srcOrd="0" destOrd="0" presId="urn:microsoft.com/office/officeart/2005/8/layout/chevron2"/>
    <dgm:cxn modelId="{53732CBB-9BC1-467F-83C0-D94C5F77933D}" type="presOf" srcId="{56415445-9530-4471-B195-6C52757DD2A7}" destId="{0514DF8F-770E-4115-BE0C-CC70F2CFDFE4}" srcOrd="0" destOrd="0" presId="urn:microsoft.com/office/officeart/2005/8/layout/chevron2"/>
    <dgm:cxn modelId="{306470D0-A5E5-4088-984C-B31579827439}" srcId="{F6524DA8-06A7-4701-99CE-BE77F9F3AD49}" destId="{74A985CE-7880-49DB-B5F4-BB574779183D}" srcOrd="0" destOrd="0" parTransId="{2C1AE2E8-AC39-4D9D-BAEF-932499C31B96}" sibTransId="{2CC2AC7B-B013-4DF0-A8EC-CDED53E9E30B}"/>
    <dgm:cxn modelId="{81422AD5-B314-4C51-A038-F36A02743B1C}" type="presOf" srcId="{202E78E9-7ECE-434E-959B-D55D97C37124}" destId="{42FF1629-B21A-4D62-A33A-B2F2A5740F24}" srcOrd="0" destOrd="0" presId="urn:microsoft.com/office/officeart/2005/8/layout/chevron2"/>
    <dgm:cxn modelId="{8D015EE0-3017-439B-B1C7-CED60189F413}" type="presOf" srcId="{BB8EB9C1-886A-4391-9C84-0FD255C04E1D}" destId="{6DB7BD36-A8FA-49F5-AF8F-8761020E2274}" srcOrd="0" destOrd="0" presId="urn:microsoft.com/office/officeart/2005/8/layout/chevron2"/>
    <dgm:cxn modelId="{044E39F5-2C47-42F6-980B-035E2B481D8E}" type="presOf" srcId="{74A985CE-7880-49DB-B5F4-BB574779183D}" destId="{F19C4BD5-1B16-4E50-94CC-EB7FE747C815}" srcOrd="0" destOrd="0" presId="urn:microsoft.com/office/officeart/2005/8/layout/chevron2"/>
    <dgm:cxn modelId="{6BA267F5-EC9C-4A52-8617-4846D5326A2C}" srcId="{BB8EB9C1-886A-4391-9C84-0FD255C04E1D}" destId="{CD8C32E0-13D4-4235-BAD4-EE0061458B65}" srcOrd="2" destOrd="0" parTransId="{73F5387E-DA9C-44D5-918C-D998F5B232DD}" sibTransId="{282E005B-5CB5-4F87-A7A7-5C44397C5666}"/>
    <dgm:cxn modelId="{CB46B1F6-CCFB-4683-9F8B-5C101A37C2AB}" srcId="{BABD2379-343F-47A5-823B-224360736C39}" destId="{56415445-9530-4471-B195-6C52757DD2A7}" srcOrd="0" destOrd="0" parTransId="{CF01BBE5-E724-4F3D-B88F-4CC2A5A37819}" sibTransId="{3F1E3512-591D-4D92-B1BA-9CF22EA6357D}"/>
    <dgm:cxn modelId="{072C3113-4D16-4F61-9E2B-5A1568564587}" type="presParOf" srcId="{6DB7BD36-A8FA-49F5-AF8F-8761020E2274}" destId="{718AFB7F-EB24-47AB-9237-A7A855453ABE}" srcOrd="0" destOrd="0" presId="urn:microsoft.com/office/officeart/2005/8/layout/chevron2"/>
    <dgm:cxn modelId="{F7A15F02-A604-4C03-BAC2-66F30C5849A1}" type="presParOf" srcId="{718AFB7F-EB24-47AB-9237-A7A855453ABE}" destId="{F8C150D7-64A4-4116-92BD-05EEB80B6636}" srcOrd="0" destOrd="0" presId="urn:microsoft.com/office/officeart/2005/8/layout/chevron2"/>
    <dgm:cxn modelId="{8EFC1824-3D8D-4518-BF1F-B43155CDCB00}" type="presParOf" srcId="{718AFB7F-EB24-47AB-9237-A7A855453ABE}" destId="{0514DF8F-770E-4115-BE0C-CC70F2CFDFE4}" srcOrd="1" destOrd="0" presId="urn:microsoft.com/office/officeart/2005/8/layout/chevron2"/>
    <dgm:cxn modelId="{01E4765C-2CDF-4F3F-BE4A-122BAE521A10}" type="presParOf" srcId="{6DB7BD36-A8FA-49F5-AF8F-8761020E2274}" destId="{93CC4C4A-32FD-49C4-A967-7679E4F86B95}" srcOrd="1" destOrd="0" presId="urn:microsoft.com/office/officeart/2005/8/layout/chevron2"/>
    <dgm:cxn modelId="{1F5178F1-D0F4-430F-8BAC-470C445708D9}" type="presParOf" srcId="{6DB7BD36-A8FA-49F5-AF8F-8761020E2274}" destId="{A63055E5-D2F3-4B07-BFD4-B877BB9DC5B5}" srcOrd="2" destOrd="0" presId="urn:microsoft.com/office/officeart/2005/8/layout/chevron2"/>
    <dgm:cxn modelId="{B7D0ECAC-D98F-4583-9844-F889F1AF76AE}" type="presParOf" srcId="{A63055E5-D2F3-4B07-BFD4-B877BB9DC5B5}" destId="{42FF1629-B21A-4D62-A33A-B2F2A5740F24}" srcOrd="0" destOrd="0" presId="urn:microsoft.com/office/officeart/2005/8/layout/chevron2"/>
    <dgm:cxn modelId="{FF0B14DD-4149-4490-B7B0-03C376B42773}" type="presParOf" srcId="{A63055E5-D2F3-4B07-BFD4-B877BB9DC5B5}" destId="{CCBA1F7B-3D2C-488C-8D77-20353E1B5831}" srcOrd="1" destOrd="0" presId="urn:microsoft.com/office/officeart/2005/8/layout/chevron2"/>
    <dgm:cxn modelId="{AEE86885-6249-48D4-934D-30F8D6D53875}" type="presParOf" srcId="{6DB7BD36-A8FA-49F5-AF8F-8761020E2274}" destId="{90A50E50-E6D1-46C6-886D-05851F955C1D}" srcOrd="3" destOrd="0" presId="urn:microsoft.com/office/officeart/2005/8/layout/chevron2"/>
    <dgm:cxn modelId="{49FB22F9-A5FC-497C-B75A-54FBBFA7DD9E}" type="presParOf" srcId="{6DB7BD36-A8FA-49F5-AF8F-8761020E2274}" destId="{95A7A3B9-5C6B-4552-AB69-962403C29006}" srcOrd="4" destOrd="0" presId="urn:microsoft.com/office/officeart/2005/8/layout/chevron2"/>
    <dgm:cxn modelId="{C9535C6C-99D5-487E-B21B-46942C3A7AFB}" type="presParOf" srcId="{95A7A3B9-5C6B-4552-AB69-962403C29006}" destId="{4BC23077-6490-4408-A337-FF3A579D89AF}" srcOrd="0" destOrd="0" presId="urn:microsoft.com/office/officeart/2005/8/layout/chevron2"/>
    <dgm:cxn modelId="{EADCB0A2-7241-4C60-87D7-6906CBD4F8B1}" type="presParOf" srcId="{95A7A3B9-5C6B-4552-AB69-962403C29006}" destId="{0E096BBC-812D-4B0E-B28B-8AEF3201000E}" srcOrd="1" destOrd="0" presId="urn:microsoft.com/office/officeart/2005/8/layout/chevron2"/>
    <dgm:cxn modelId="{D8561379-9BE6-487F-AC5A-EA7BABB2FBEB}" type="presParOf" srcId="{6DB7BD36-A8FA-49F5-AF8F-8761020E2274}" destId="{168F85BB-F61C-421E-A70E-12B3E3C6490D}" srcOrd="5" destOrd="0" presId="urn:microsoft.com/office/officeart/2005/8/layout/chevron2"/>
    <dgm:cxn modelId="{DA339665-C074-4251-BE0C-4B84B57FF436}" type="presParOf" srcId="{6DB7BD36-A8FA-49F5-AF8F-8761020E2274}" destId="{1225C8B9-74FD-4FC3-A36E-6ED7231CE008}" srcOrd="6" destOrd="0" presId="urn:microsoft.com/office/officeart/2005/8/layout/chevron2"/>
    <dgm:cxn modelId="{615E398D-66E2-4272-8549-6BC23543A99D}" type="presParOf" srcId="{1225C8B9-74FD-4FC3-A36E-6ED7231CE008}" destId="{A5FBD47A-6D83-49BB-A933-B470695E830D}" srcOrd="0" destOrd="0" presId="urn:microsoft.com/office/officeart/2005/8/layout/chevron2"/>
    <dgm:cxn modelId="{3023D27B-AE1D-48C2-8B12-46ACFAB595DC}"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pt>
    <dgm:pt modelId="{CF0E638A-9253-47FC-B7B2-7F9297CB6325}" type="pres">
      <dgm:prSet presAssocID="{86138532-64E2-4DC2-916B-7DEA38EE64E2}" presName="node" presStyleLbl="node1" presStyleIdx="0" presStyleCnt="4">
        <dgm:presLayoutVars>
          <dgm:bulletEnabled val="1"/>
        </dgm:presLayoutVars>
      </dgm:prSet>
      <dgm:spPr/>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pt>
  </dgm:ptLst>
  <dgm:cxnLst>
    <dgm:cxn modelId="{86372905-44A2-4B5B-A173-38C7F5166A14}" type="presOf" srcId="{A83F0EB7-1C54-4BE8-A62F-EE5CE5762108}" destId="{0504D9F5-7370-4AF6-9176-E1D365A3A4E8}" srcOrd="0" destOrd="0" presId="urn:microsoft.com/office/officeart/2005/8/layout/default"/>
    <dgm:cxn modelId="{839EAA0A-5095-4726-9B88-841C55D1A0AA}" srcId="{62B888D0-4B72-4367-9C09-F89D7E617BB8}" destId="{2366855A-B9AB-41B0-B980-B7622C599C6C}" srcOrd="1" destOrd="0" parTransId="{7CBF1F65-1D3B-4D57-8263-B37AFF9B7913}" sibTransId="{E04658D9-3269-4677-83C0-AF8ACCDB8EB8}"/>
    <dgm:cxn modelId="{DF941B0B-B8D1-4250-AFE6-A63DB0DC7B66}" type="presOf" srcId="{CF3AA8FE-E145-42B3-9806-EDC5360D0FB2}" destId="{590AFD8D-E411-4791-951F-E67276756612}" srcOrd="0" destOrd="0" presId="urn:microsoft.com/office/officeart/2005/8/layout/default"/>
    <dgm:cxn modelId="{9126CF0C-3AD7-4D88-B5A4-5EC8033D0A24}" type="presOf" srcId="{86138532-64E2-4DC2-916B-7DEA38EE64E2}" destId="{CF0E638A-9253-47FC-B7B2-7F9297CB6325}" srcOrd="0" destOrd="0" presId="urn:microsoft.com/office/officeart/2005/8/layout/default"/>
    <dgm:cxn modelId="{4407CB1A-780A-4831-BF23-CAC07CB7AAE3}" srcId="{62B888D0-4B72-4367-9C09-F89D7E617BB8}" destId="{86138532-64E2-4DC2-916B-7DEA38EE64E2}" srcOrd="0" destOrd="0" parTransId="{2B6C48AF-E88B-4245-BE64-F8211B8FE63B}" sibTransId="{37CB8841-4FDB-4320-A26B-209B878424D5}"/>
    <dgm:cxn modelId="{2FB1732B-225F-444C-A35E-3962569684D9}" type="presOf" srcId="{2366855A-B9AB-41B0-B980-B7622C599C6C}" destId="{90AE4E22-E23F-41D7-A83F-119051A40A7A}" srcOrd="0" destOrd="0" presId="urn:microsoft.com/office/officeart/2005/8/layout/default"/>
    <dgm:cxn modelId="{8D4E5B51-7242-48EA-B921-0670198BC80B}" srcId="{62B888D0-4B72-4367-9C09-F89D7E617BB8}" destId="{A83F0EB7-1C54-4BE8-A62F-EE5CE5762108}" srcOrd="3" destOrd="0" parTransId="{29F80775-1EE3-4BA0-82C4-AB5B36374417}" sibTransId="{0B87D167-F55E-482C-A855-A21D0CD8DF11}"/>
    <dgm:cxn modelId="{117EE08C-F7A7-47F9-A39B-430F4122E9A5}" srcId="{62B888D0-4B72-4367-9C09-F89D7E617BB8}" destId="{CF3AA8FE-E145-42B3-9806-EDC5360D0FB2}" srcOrd="2" destOrd="0" parTransId="{0F331A3A-08CF-4F3B-B443-1AE7AB3FA34A}" sibTransId="{366A4E21-301B-493D-A9BC-7C4BB8AB19EB}"/>
    <dgm:cxn modelId="{B7C23BB8-E8C4-4ABC-A803-AB6A91F469AE}" type="presOf" srcId="{62B888D0-4B72-4367-9C09-F89D7E617BB8}" destId="{3D91A445-DD00-421F-AD5C-00C5D28BE59D}" srcOrd="0" destOrd="0" presId="urn:microsoft.com/office/officeart/2005/8/layout/default"/>
    <dgm:cxn modelId="{2514D580-4AEE-49D4-8000-0075424EAEEA}" type="presParOf" srcId="{3D91A445-DD00-421F-AD5C-00C5D28BE59D}" destId="{CF0E638A-9253-47FC-B7B2-7F9297CB6325}" srcOrd="0" destOrd="0" presId="urn:microsoft.com/office/officeart/2005/8/layout/default"/>
    <dgm:cxn modelId="{405095FC-3489-4914-8D49-5BB058D8801F}" type="presParOf" srcId="{3D91A445-DD00-421F-AD5C-00C5D28BE59D}" destId="{5EB893C8-8F93-4B86-9C5C-223CFE239261}" srcOrd="1" destOrd="0" presId="urn:microsoft.com/office/officeart/2005/8/layout/default"/>
    <dgm:cxn modelId="{411141A2-9EB6-4019-8B8C-AFD410A0F9EA}" type="presParOf" srcId="{3D91A445-DD00-421F-AD5C-00C5D28BE59D}" destId="{90AE4E22-E23F-41D7-A83F-119051A40A7A}" srcOrd="2" destOrd="0" presId="urn:microsoft.com/office/officeart/2005/8/layout/default"/>
    <dgm:cxn modelId="{62EC5F6B-08AD-49E9-A50B-0FE004F41CAA}" type="presParOf" srcId="{3D91A445-DD00-421F-AD5C-00C5D28BE59D}" destId="{8357F422-2A28-4206-BC7D-0C48DAE7757F}" srcOrd="3" destOrd="0" presId="urn:microsoft.com/office/officeart/2005/8/layout/default"/>
    <dgm:cxn modelId="{635E0005-487A-48DC-85A4-ECBD22246E02}" type="presParOf" srcId="{3D91A445-DD00-421F-AD5C-00C5D28BE59D}" destId="{590AFD8D-E411-4791-951F-E67276756612}" srcOrd="4" destOrd="0" presId="urn:microsoft.com/office/officeart/2005/8/layout/default"/>
    <dgm:cxn modelId="{C01AC5DB-583D-42DA-BA15-91F188231357}" type="presParOf" srcId="{3D91A445-DD00-421F-AD5C-00C5D28BE59D}" destId="{A7DB1D0F-A70F-4984-B436-DF99CCA79BF9}" srcOrd="5" destOrd="0" presId="urn:microsoft.com/office/officeart/2005/8/layout/default"/>
    <dgm:cxn modelId="{90788698-1C18-4B5F-A731-011D48FEAADD}"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Diseñar, construir e implementar un sistemas de información a la medida para el  analisis de datos de las mediciones.  </a:t>
          </a:r>
          <a:endParaRPr lang="en-US" sz="14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_tradnl" sz="1400" kern="1200">
              <a:latin typeface="Abadi MT Condensed Light"/>
            </a:rPr>
            <a:t>Capacitar a la comunidad en los procesos de control de recursos económicos para el hogar.</a:t>
          </a:r>
          <a:endParaRPr lang="en-US" sz="14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Fortalezas</a:t>
          </a:r>
          <a:endParaRPr lang="en-US" sz="1000" b="1" kern="1200"/>
        </a:p>
        <a:p>
          <a:pPr marL="0" lvl="0" indent="0" algn="l" defTabSz="533400">
            <a:lnSpc>
              <a:spcPct val="90000"/>
            </a:lnSpc>
            <a:spcBef>
              <a:spcPct val="0"/>
            </a:spcBef>
            <a:spcAft>
              <a:spcPct val="35000"/>
            </a:spcAft>
            <a:buNone/>
          </a:pPr>
          <a:r>
            <a:rPr lang="es-ES_tradnl" sz="1000" kern="1200"/>
            <a:t>--Fuerte posicionamiento en el mercado.</a:t>
          </a:r>
          <a:endParaRPr lang="en-US" sz="1000" kern="1200"/>
        </a:p>
        <a:p>
          <a:pPr marL="0" lvl="0" indent="0" algn="l" defTabSz="533400">
            <a:lnSpc>
              <a:spcPct val="90000"/>
            </a:lnSpc>
            <a:spcBef>
              <a:spcPct val="0"/>
            </a:spcBef>
            <a:spcAft>
              <a:spcPct val="35000"/>
            </a:spcAft>
            <a:buNone/>
          </a:pPr>
          <a:r>
            <a:rPr lang="es-ES_tradnl" sz="1000" kern="1200"/>
            <a:t>-Alta capacidad instalada.</a:t>
          </a:r>
          <a:endParaRPr lang="en-US" sz="1000" kern="1200"/>
        </a:p>
        <a:p>
          <a:pPr marL="0" lvl="0" indent="0" algn="l" defTabSz="533400">
            <a:lnSpc>
              <a:spcPct val="90000"/>
            </a:lnSpc>
            <a:spcBef>
              <a:spcPct val="0"/>
            </a:spcBef>
            <a:spcAft>
              <a:spcPct val="35000"/>
            </a:spcAft>
            <a:buNone/>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Oportunidades</a:t>
          </a:r>
          <a:endParaRPr lang="en-US" sz="1000" b="1" kern="1200"/>
        </a:p>
        <a:p>
          <a:pPr marL="0" lvl="0" indent="0" algn="l" defTabSz="533400">
            <a:lnSpc>
              <a:spcPct val="90000"/>
            </a:lnSpc>
            <a:spcBef>
              <a:spcPct val="0"/>
            </a:spcBef>
            <a:spcAft>
              <a:spcPct val="35000"/>
            </a:spcAft>
            <a:buNone/>
          </a:pPr>
          <a:r>
            <a:rPr lang="es-ES_tradnl" sz="1000" kern="1200"/>
            <a:t>-Oportunidad de acceso a nueva tecnología a bajos precios.</a:t>
          </a:r>
          <a:endParaRPr lang="en-US" sz="1000" kern="1200"/>
        </a:p>
        <a:p>
          <a:pPr marL="0" lvl="0" indent="0" algn="l" defTabSz="533400">
            <a:lnSpc>
              <a:spcPct val="90000"/>
            </a:lnSpc>
            <a:spcBef>
              <a:spcPct val="0"/>
            </a:spcBef>
            <a:spcAft>
              <a:spcPct val="35000"/>
            </a:spcAft>
            <a:buNone/>
          </a:pPr>
          <a:r>
            <a:rPr lang="es-ES_tradnl" sz="1000" kern="1200"/>
            <a:t>-Extensión de servicios para el proyecto en la línea de productos.</a:t>
          </a:r>
        </a:p>
        <a:p>
          <a:pPr marL="0" lvl="0" indent="0" algn="l" defTabSz="533400">
            <a:lnSpc>
              <a:spcPct val="90000"/>
            </a:lnSpc>
            <a:spcBef>
              <a:spcPct val="0"/>
            </a:spcBef>
            <a:spcAft>
              <a:spcPct val="35000"/>
            </a:spcAft>
            <a:buNone/>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Debilidades</a:t>
          </a:r>
          <a:endParaRPr lang="en-US" sz="1000" b="1" kern="1200"/>
        </a:p>
        <a:p>
          <a:pPr marL="0" lvl="0" indent="0" algn="l" defTabSz="533400">
            <a:lnSpc>
              <a:spcPct val="90000"/>
            </a:lnSpc>
            <a:spcBef>
              <a:spcPct val="0"/>
            </a:spcBef>
            <a:spcAft>
              <a:spcPct val="35000"/>
            </a:spcAft>
            <a:buNone/>
          </a:pPr>
          <a:r>
            <a:rPr lang="es-ES_tradnl" sz="1000" kern="1200"/>
            <a:t>-Software rígido con variantes de modificación y adaptación muy limitadas.</a:t>
          </a:r>
          <a:endParaRPr lang="en-US" sz="1000" kern="1200"/>
        </a:p>
        <a:p>
          <a:pPr marL="0" lvl="0" indent="0" algn="l" defTabSz="533400">
            <a:lnSpc>
              <a:spcPct val="90000"/>
            </a:lnSpc>
            <a:spcBef>
              <a:spcPct val="0"/>
            </a:spcBef>
            <a:spcAft>
              <a:spcPct val="35000"/>
            </a:spcAft>
            <a:buNone/>
          </a:pPr>
          <a:r>
            <a:rPr lang="es-ES_tradnl" sz="1000" kern="1200"/>
            <a:t>-Precios elevados, debido a la importación del producto y división de utilidades.</a:t>
          </a:r>
          <a:endParaRPr lang="en-US" sz="1000" kern="1200"/>
        </a:p>
        <a:p>
          <a:pPr marL="0" lvl="0" indent="0" algn="l" defTabSz="533400">
            <a:lnSpc>
              <a:spcPct val="90000"/>
            </a:lnSpc>
            <a:spcBef>
              <a:spcPct val="0"/>
            </a:spcBef>
            <a:spcAft>
              <a:spcPct val="35000"/>
            </a:spcAft>
            <a:buNone/>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Amenazas</a:t>
          </a:r>
          <a:endParaRPr lang="en-US" sz="1000" b="1" kern="1200"/>
        </a:p>
        <a:p>
          <a:pPr marL="0" lvl="0" indent="0" algn="l" defTabSz="533400">
            <a:lnSpc>
              <a:spcPct val="90000"/>
            </a:lnSpc>
            <a:spcBef>
              <a:spcPct val="0"/>
            </a:spcBef>
            <a:spcAft>
              <a:spcPct val="35000"/>
            </a:spcAft>
            <a:buNone/>
          </a:pPr>
          <a:r>
            <a:rPr lang="es-ES_tradnl" sz="1000" kern="1200"/>
            <a:t>-Ingreso potencial de empresas con capital extranjero.</a:t>
          </a:r>
          <a:endParaRPr lang="en-US" sz="1000" kern="1200"/>
        </a:p>
        <a:p>
          <a:pPr marL="0" lvl="0" indent="0" algn="l" defTabSz="533400">
            <a:lnSpc>
              <a:spcPct val="90000"/>
            </a:lnSpc>
            <a:spcBef>
              <a:spcPct val="0"/>
            </a:spcBef>
            <a:spcAft>
              <a:spcPct val="35000"/>
            </a:spcAft>
            <a:buNone/>
          </a:pPr>
          <a:r>
            <a:rPr lang="es-ES_tradnl" sz="1000" kern="1200"/>
            <a:t>-Incremento en los costos debido a la fluctuación actual del dólar.</a:t>
          </a:r>
          <a:endParaRPr lang="en-US" sz="1000" kern="1200"/>
        </a:p>
        <a:p>
          <a:pPr marL="0" lvl="0" indent="0" algn="l" defTabSz="533400">
            <a:lnSpc>
              <a:spcPct val="90000"/>
            </a:lnSpc>
            <a:spcBef>
              <a:spcPct val="0"/>
            </a:spcBef>
            <a:spcAft>
              <a:spcPct val="35000"/>
            </a:spcAft>
            <a:buNone/>
          </a:pPr>
          <a:r>
            <a:rPr lang="es-ES_tradnl" sz="1000" kern="1200"/>
            <a:t>-Diversificación del producto.</a:t>
          </a:r>
        </a:p>
        <a:p>
          <a:pPr marL="0" lvl="0" indent="0" algn="l" defTabSz="533400">
            <a:lnSpc>
              <a:spcPct val="90000"/>
            </a:lnSpc>
            <a:spcBef>
              <a:spcPct val="0"/>
            </a:spcBef>
            <a:spcAft>
              <a:spcPct val="35000"/>
            </a:spcAft>
            <a:buNone/>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113</Pages>
  <Words>29700</Words>
  <Characters>163350</Characters>
  <Application>Microsoft Office Word</Application>
  <DocSecurity>0</DocSecurity>
  <Lines>1361</Lines>
  <Paragraphs>385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Verizon</Company>
  <LinksUpToDate>false</LinksUpToDate>
  <CharactersWithSpaces>192665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Martin, Hernan R</dc:creator>
  <cp:lastModifiedBy>Juan Carlos Reyes Guerrero</cp:lastModifiedBy>
  <cp:revision>14</cp:revision>
  <dcterms:created xsi:type="dcterms:W3CDTF">2017-03-08T20:53:00Z</dcterms:created>
  <dcterms:modified xsi:type="dcterms:W3CDTF">2017-03-09T01:20:00Z</dcterms:modified>
</cp:coreProperties>
</file>